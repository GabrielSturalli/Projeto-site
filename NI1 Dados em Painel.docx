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06F97" w14:textId="5E92BDD1" w:rsidR="00DD2E48" w:rsidRPr="008842EB" w:rsidRDefault="00C11734" w:rsidP="008842E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sz w:val="24"/>
          <w:szCs w:val="24"/>
        </w:rPr>
        <w:t>PRIMEIRA LISTA DE EXERCÍCIOS</w:t>
      </w:r>
    </w:p>
    <w:p w14:paraId="1F6ECFE9" w14:textId="77777777" w:rsidR="00DD2E48" w:rsidRDefault="00DD2E48" w:rsidP="00D65809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3BCAF28B" w14:textId="3AE4248D" w:rsidR="003A617C" w:rsidRPr="00BA4CFA" w:rsidRDefault="003A617C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01</w:t>
      </w:r>
      <w:r w:rsidRPr="00BA4CFA">
        <w:rPr>
          <w:rFonts w:ascii="Arial" w:hAnsi="Arial" w:cs="Arial"/>
          <w:sz w:val="24"/>
          <w:szCs w:val="24"/>
        </w:rPr>
        <w:t>) A tabela 16.5 apresenta dados sobre a taxa de desemprego civil (em %) e remuneração por hora na indústria de transformação (em US</w:t>
      </w:r>
      <w:r w:rsidR="002F5997" w:rsidRPr="00BA4CFA">
        <w:rPr>
          <w:rFonts w:ascii="Arial" w:hAnsi="Arial" w:cs="Arial"/>
          <w:sz w:val="24"/>
          <w:szCs w:val="24"/>
        </w:rPr>
        <w:t>$)</w:t>
      </w:r>
      <w:r w:rsidRPr="00BA4CFA">
        <w:rPr>
          <w:rFonts w:ascii="Arial" w:hAnsi="Arial" w:cs="Arial"/>
          <w:sz w:val="24"/>
          <w:szCs w:val="24"/>
        </w:rPr>
        <w:t xml:space="preserve"> para o Canadá, Reino Unido </w:t>
      </w:r>
      <w:r w:rsidR="002F5997" w:rsidRPr="00BA4CFA">
        <w:rPr>
          <w:rFonts w:ascii="Arial" w:hAnsi="Arial" w:cs="Arial"/>
          <w:sz w:val="24"/>
          <w:szCs w:val="24"/>
        </w:rPr>
        <w:t>e EUA</w:t>
      </w:r>
      <w:r w:rsidRPr="00BA4CFA">
        <w:rPr>
          <w:rFonts w:ascii="Arial" w:hAnsi="Arial" w:cs="Arial"/>
          <w:sz w:val="24"/>
          <w:szCs w:val="24"/>
        </w:rPr>
        <w:t xml:space="preserve"> no período de 1980-1999. Considerando o modelo teórico abaixo, responda as perguntas:</w:t>
      </w:r>
    </w:p>
    <w:p w14:paraId="3BCAF28C" w14:textId="3D502192" w:rsidR="003A617C" w:rsidRPr="00BA4CFA" w:rsidRDefault="00000000" w:rsidP="00D65809">
      <w:pPr>
        <w:spacing w:line="240" w:lineRule="auto"/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X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rem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desemp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it</m:t>
              </m:r>
            </m:sub>
          </m:sSub>
        </m:oMath>
      </m:oMathPara>
    </w:p>
    <w:p w14:paraId="3BCAF28D" w14:textId="2C4DD765" w:rsidR="003A617C" w:rsidRPr="00BA4CFA" w:rsidRDefault="00167C15" w:rsidP="00D65809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Arial" w:eastAsiaTheme="minorEastAsia" w:hAnsi="Arial" w:cs="Arial"/>
          <w:b/>
          <w:bCs/>
          <w:sz w:val="24"/>
          <w:szCs w:val="24"/>
        </w:rPr>
      </w:pPr>
      <w:r w:rsidRPr="00BA4CFA">
        <w:rPr>
          <w:rFonts w:ascii="Arial" w:eastAsiaTheme="minorEastAsia" w:hAnsi="Arial" w:cs="Arial"/>
          <w:b/>
          <w:bCs/>
          <w:sz w:val="24"/>
          <w:szCs w:val="24"/>
        </w:rPr>
        <w:t xml:space="preserve">Teoricamente qual é o sinal que você espera para o coeficiente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BA4CFA">
        <w:rPr>
          <w:rFonts w:ascii="Arial" w:eastAsiaTheme="minorEastAsia" w:hAnsi="Arial" w:cs="Arial"/>
          <w:b/>
          <w:bCs/>
          <w:sz w:val="24"/>
          <w:szCs w:val="24"/>
        </w:rPr>
        <w:t>? Justifique a sua resposta.</w:t>
      </w:r>
    </w:p>
    <w:p w14:paraId="713CFD5F" w14:textId="625F5CB9" w:rsidR="00FD6C4B" w:rsidRPr="00BA4CFA" w:rsidRDefault="00FD6C4B" w:rsidP="00D65809">
      <w:pPr>
        <w:spacing w:line="240" w:lineRule="auto"/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 xml:space="preserve">Teoricamente, com o aumento de um ponto percentual na taxa de desemprego, a remuneração seria menor já que haveria um excesso de oferta de trabalho, logo </w:t>
      </w:r>
      <w:r w:rsidR="00273379" w:rsidRPr="00BA4CFA">
        <w:rPr>
          <w:rFonts w:ascii="Arial" w:eastAsiaTheme="minorEastAsia" w:hAnsi="Arial" w:cs="Arial"/>
          <w:sz w:val="24"/>
          <w:szCs w:val="24"/>
        </w:rPr>
        <w:t>β</w:t>
      </w:r>
      <w:r w:rsidRPr="00BA4CFA">
        <w:rPr>
          <w:rFonts w:ascii="Arial" w:eastAsiaTheme="minorEastAsia" w:hAnsi="Arial" w:cs="Arial"/>
          <w:sz w:val="24"/>
          <w:szCs w:val="24"/>
        </w:rPr>
        <w:t>2 teria um sinal negativo.</w:t>
      </w:r>
    </w:p>
    <w:p w14:paraId="6AF6A468" w14:textId="5F73557B" w:rsidR="00483A0D" w:rsidRPr="00BA4CFA" w:rsidRDefault="00167C15" w:rsidP="00D65809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Rode o modelo por MQO Combinados. Interprete a saída de regressão em relação a magnitude dos coeficientes, nível de </w:t>
      </w:r>
      <w:r w:rsidR="0048619F" w:rsidRPr="00BA4CFA">
        <w:rPr>
          <w:rFonts w:ascii="Arial" w:hAnsi="Arial" w:cs="Arial"/>
          <w:b/>
          <w:bCs/>
          <w:sz w:val="24"/>
          <w:szCs w:val="24"/>
        </w:rPr>
        <w:t>significância,</w:t>
      </w:r>
      <w:r w:rsidRPr="00BA4CFA">
        <w:rPr>
          <w:rFonts w:ascii="Arial" w:hAnsi="Arial" w:cs="Arial"/>
          <w:b/>
          <w:bCs/>
          <w:sz w:val="24"/>
          <w:szCs w:val="24"/>
        </w:rPr>
        <w:t xml:space="preserve"> R</w:t>
      </w:r>
      <w:r w:rsidRPr="00BA4CFA">
        <w:rPr>
          <w:rFonts w:ascii="Arial" w:hAnsi="Arial" w:cs="Arial"/>
          <w:b/>
          <w:bCs/>
          <w:sz w:val="24"/>
          <w:szCs w:val="24"/>
          <w:vertAlign w:val="superscript"/>
        </w:rPr>
        <w:t>2</w:t>
      </w:r>
      <w:r w:rsidRPr="00BA4CFA">
        <w:rPr>
          <w:rFonts w:ascii="Arial" w:hAnsi="Arial" w:cs="Arial"/>
          <w:b/>
          <w:bCs/>
          <w:sz w:val="24"/>
          <w:szCs w:val="24"/>
        </w:rPr>
        <w:t xml:space="preserve"> e </w:t>
      </w:r>
      <w:r w:rsidR="002F5997" w:rsidRPr="00BA4CFA">
        <w:rPr>
          <w:rFonts w:ascii="Arial" w:hAnsi="Arial" w:cs="Arial"/>
          <w:b/>
          <w:bCs/>
          <w:sz w:val="24"/>
          <w:szCs w:val="24"/>
        </w:rPr>
        <w:t>autocorreção</w:t>
      </w:r>
      <w:r w:rsidRPr="00BA4CFA">
        <w:rPr>
          <w:rFonts w:ascii="Arial" w:hAnsi="Arial" w:cs="Arial"/>
          <w:b/>
          <w:bCs/>
          <w:sz w:val="24"/>
          <w:szCs w:val="24"/>
        </w:rPr>
        <w:t>.</w:t>
      </w:r>
    </w:p>
    <w:p w14:paraId="130E2185" w14:textId="77777777" w:rsidR="00483A0D" w:rsidRPr="00BA4CFA" w:rsidRDefault="00483A0D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1: MQO agrupado, usando 60 observações</w:t>
      </w:r>
    </w:p>
    <w:p w14:paraId="2028A8FC" w14:textId="77777777" w:rsidR="00483A0D" w:rsidRPr="00BA4CFA" w:rsidRDefault="00483A0D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3 unidades de corte transversal</w:t>
      </w:r>
    </w:p>
    <w:p w14:paraId="52E791D4" w14:textId="77777777" w:rsidR="00483A0D" w:rsidRPr="00BA4CFA" w:rsidRDefault="00483A0D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20</w:t>
      </w:r>
    </w:p>
    <w:p w14:paraId="18D25A65" w14:textId="77777777" w:rsidR="00483A0D" w:rsidRPr="00BA4CFA" w:rsidRDefault="00483A0D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Rem6</w:t>
      </w:r>
    </w:p>
    <w:p w14:paraId="58E28924" w14:textId="77777777" w:rsidR="00483A0D" w:rsidRPr="00BA4CFA" w:rsidRDefault="00483A0D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483A0D" w:rsidRPr="00BA4CFA" w14:paraId="54D665EF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5B4099E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6E19636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4C8F13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19B69A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87EFE99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AFA0674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3A0D" w:rsidRPr="00BA4CFA" w14:paraId="4A4BE472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0115AD7" w14:textId="46A2BE72" w:rsidR="00483A0D" w:rsidRPr="00BA4CFA" w:rsidRDefault="0027337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C</w:t>
            </w:r>
            <w:r w:rsidR="00483A0D" w:rsidRPr="00BA4CFA">
              <w:rPr>
                <w:rFonts w:ascii="Arial" w:hAnsi="Arial" w:cs="Arial"/>
                <w:sz w:val="24"/>
                <w:szCs w:val="24"/>
              </w:rPr>
              <w:t>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D6BBD9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794,337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CF17A8D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58,9503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6F763D8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13,47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BBE093E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4757D12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483A0D" w:rsidRPr="00BA4CFA" w14:paraId="5C02ECFC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C87B923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Desemp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DD657BE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−38,0454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2F100AC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7,01396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B3887E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−5,424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C884AF3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3B042E4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774A5650" w14:textId="77777777" w:rsidR="00483A0D" w:rsidRPr="00BA4CFA" w:rsidRDefault="00483A0D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8534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9"/>
        <w:gridCol w:w="477"/>
        <w:gridCol w:w="827"/>
        <w:gridCol w:w="401"/>
        <w:gridCol w:w="76"/>
        <w:gridCol w:w="401"/>
        <w:gridCol w:w="2032"/>
        <w:gridCol w:w="477"/>
        <w:gridCol w:w="827"/>
        <w:gridCol w:w="477"/>
      </w:tblGrid>
      <w:tr w:rsidR="00483A0D" w:rsidRPr="00BA4CFA" w14:paraId="62BF943A" w14:textId="77777777" w:rsidTr="0038083D">
        <w:trPr>
          <w:gridAfter w:val="1"/>
          <w:wAfter w:w="477" w:type="dxa"/>
          <w:trHeight w:val="172"/>
          <w:jc w:val="center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</w:tcPr>
          <w:p w14:paraId="79DE21F0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C8DD29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483,9500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09D95A2B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64E927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516C97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133,5965</w:t>
            </w:r>
          </w:p>
        </w:tc>
      </w:tr>
      <w:tr w:rsidR="00483A0D" w:rsidRPr="00BA4CFA" w14:paraId="2E2D3894" w14:textId="77777777" w:rsidTr="0038083D">
        <w:trPr>
          <w:gridAfter w:val="1"/>
          <w:wAfter w:w="477" w:type="dxa"/>
          <w:trHeight w:val="172"/>
          <w:jc w:val="center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</w:tcPr>
          <w:p w14:paraId="6AA657D3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Soma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. quadrados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8422EE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698630,8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0A3CBFCF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971647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3E96D4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109,7513</w:t>
            </w:r>
          </w:p>
        </w:tc>
      </w:tr>
      <w:tr w:rsidR="00483A0D" w:rsidRPr="00BA4CFA" w14:paraId="3B7182C8" w14:textId="77777777" w:rsidTr="0038083D">
        <w:trPr>
          <w:gridAfter w:val="1"/>
          <w:wAfter w:w="477" w:type="dxa"/>
          <w:trHeight w:val="172"/>
          <w:jc w:val="center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</w:tcPr>
          <w:p w14:paraId="17E05F62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B7EF5F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0,336554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4C66CEE7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1C4106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ajustado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F73323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0,325116</w:t>
            </w:r>
          </w:p>
        </w:tc>
      </w:tr>
      <w:tr w:rsidR="00483A0D" w:rsidRPr="00BA4CFA" w14:paraId="3937A1BF" w14:textId="77777777" w:rsidTr="0038083D">
        <w:trPr>
          <w:gridAfter w:val="1"/>
          <w:wAfter w:w="477" w:type="dxa"/>
          <w:trHeight w:val="172"/>
          <w:jc w:val="center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</w:tcPr>
          <w:p w14:paraId="0CB30DEC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BA4CFA">
              <w:rPr>
                <w:rFonts w:ascii="Arial" w:hAnsi="Arial" w:cs="Arial"/>
                <w:sz w:val="24"/>
                <w:szCs w:val="24"/>
              </w:rPr>
              <w:t>F(</w:t>
            </w:r>
            <w:proofErr w:type="gramEnd"/>
            <w:r w:rsidRPr="00BA4CFA">
              <w:rPr>
                <w:rFonts w:ascii="Arial" w:hAnsi="Arial" w:cs="Arial"/>
                <w:sz w:val="24"/>
                <w:szCs w:val="24"/>
              </w:rPr>
              <w:t>1, 58)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29D35A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29,42239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7B9DFB82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C6A5EE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D89778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1,19e-06</w:t>
            </w:r>
          </w:p>
        </w:tc>
      </w:tr>
      <w:tr w:rsidR="00483A0D" w:rsidRPr="00BA4CFA" w14:paraId="636554CF" w14:textId="77777777" w:rsidTr="0038083D">
        <w:trPr>
          <w:gridAfter w:val="1"/>
          <w:wAfter w:w="477" w:type="dxa"/>
          <w:trHeight w:val="172"/>
          <w:jc w:val="center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</w:tcPr>
          <w:p w14:paraId="2644FD59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B7F475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−366,0123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0F29FE07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9031DFF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A2961A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736,0246</w:t>
            </w:r>
          </w:p>
        </w:tc>
      </w:tr>
      <w:tr w:rsidR="00483A0D" w:rsidRPr="00BA4CFA" w14:paraId="1CE204E0" w14:textId="77777777" w:rsidTr="0038083D">
        <w:trPr>
          <w:gridAfter w:val="1"/>
          <w:wAfter w:w="477" w:type="dxa"/>
          <w:trHeight w:val="172"/>
          <w:jc w:val="center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</w:tcPr>
          <w:p w14:paraId="41738295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6571DD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740,2133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59CDD5B1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8BE029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235E36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737,6630</w:t>
            </w:r>
          </w:p>
        </w:tc>
      </w:tr>
      <w:tr w:rsidR="00483A0D" w:rsidRPr="00BA4CFA" w14:paraId="60A53C5D" w14:textId="77777777" w:rsidTr="0038083D">
        <w:trPr>
          <w:gridAfter w:val="1"/>
          <w:wAfter w:w="477" w:type="dxa"/>
          <w:trHeight w:val="172"/>
          <w:jc w:val="center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</w:tcPr>
          <w:p w14:paraId="25E1D540" w14:textId="43979AA2" w:rsidR="00483A0D" w:rsidRPr="00BA4CFA" w:rsidRDefault="0027337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</w:t>
            </w:r>
            <w:r w:rsidR="00483A0D" w:rsidRPr="00BA4CFA">
              <w:rPr>
                <w:rFonts w:ascii="Arial" w:hAnsi="Arial" w:cs="Arial"/>
                <w:sz w:val="24"/>
                <w:szCs w:val="24"/>
              </w:rPr>
              <w:t>ô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BEC3DA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0,773014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286C669A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A8E4B4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Durbin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-Watson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5AC787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0,235823</w:t>
            </w:r>
          </w:p>
        </w:tc>
      </w:tr>
      <w:tr w:rsidR="002F5997" w:rsidRPr="00BA4CFA" w14:paraId="1BA5BB3D" w14:textId="77777777" w:rsidTr="0038083D">
        <w:trPr>
          <w:trHeight w:val="172"/>
          <w:jc w:val="center"/>
        </w:trPr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7AF8C8" w14:textId="35731EA5" w:rsidR="002F5997" w:rsidRPr="00BA4CFA" w:rsidRDefault="002F5997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A6C9FB" w14:textId="77777777" w:rsidR="002F5997" w:rsidRPr="00BA4CFA" w:rsidRDefault="002F5997" w:rsidP="00D6580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699F53EF" w14:textId="77777777" w:rsidR="002F5997" w:rsidRPr="00BA4CFA" w:rsidRDefault="002F5997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63E90B" w14:textId="77777777" w:rsidR="002F5997" w:rsidRPr="00BA4CFA" w:rsidRDefault="002F5997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F01015" w14:textId="77777777" w:rsidR="002F5997" w:rsidRPr="00BA4CFA" w:rsidRDefault="002F5997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0521EFC" w14:textId="77777777" w:rsidR="00D9734A" w:rsidRPr="00BA4CFA" w:rsidRDefault="00D9734A" w:rsidP="00D65809">
      <w:pPr>
        <w:jc w:val="both"/>
        <w:rPr>
          <w:rFonts w:ascii="Arial" w:hAnsi="Arial" w:cs="Arial"/>
          <w:sz w:val="24"/>
          <w:szCs w:val="24"/>
        </w:rPr>
      </w:pPr>
    </w:p>
    <w:p w14:paraId="32AB3C0E" w14:textId="7AE1BC81" w:rsidR="002F5997" w:rsidRPr="00BA4CFA" w:rsidRDefault="00273379" w:rsidP="00D6580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Magnitude</w:t>
      </w:r>
      <w:r w:rsidR="00D65809" w:rsidRPr="00BA4CFA">
        <w:rPr>
          <w:rFonts w:ascii="Arial" w:hAnsi="Arial" w:cs="Arial"/>
          <w:b/>
          <w:sz w:val="24"/>
          <w:szCs w:val="24"/>
        </w:rPr>
        <w:t xml:space="preserve"> dos Coeficientes </w:t>
      </w:r>
    </w:p>
    <w:p w14:paraId="1CD5B7F7" w14:textId="59F5E639" w:rsidR="002F5997" w:rsidRPr="00BA4CFA" w:rsidRDefault="002F5997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CONST: o valor da remuneração em dólar é de US$ 794,337, quando a variável desemprego for igual a zero.</w:t>
      </w:r>
      <w:r w:rsidRPr="00BA4CFA">
        <w:rPr>
          <w:rFonts w:ascii="Arial" w:hAnsi="Arial" w:cs="Arial"/>
          <w:sz w:val="24"/>
          <w:szCs w:val="24"/>
        </w:rPr>
        <w:br/>
      </w:r>
      <w:r w:rsidRPr="00BA4CFA">
        <w:rPr>
          <w:rFonts w:ascii="Arial" w:hAnsi="Arial" w:cs="Arial"/>
          <w:sz w:val="24"/>
          <w:szCs w:val="24"/>
        </w:rPr>
        <w:br/>
        <w:t>DESEMP: Com o aumento de 1</w:t>
      </w:r>
      <w:r w:rsidR="00273379" w:rsidRPr="00BA4CFA">
        <w:rPr>
          <w:rFonts w:ascii="Arial" w:hAnsi="Arial" w:cs="Arial"/>
          <w:sz w:val="24"/>
          <w:szCs w:val="24"/>
        </w:rPr>
        <w:t xml:space="preserve"> ponto percentual</w:t>
      </w:r>
      <w:r w:rsidRPr="00BA4CFA">
        <w:rPr>
          <w:rFonts w:ascii="Arial" w:hAnsi="Arial" w:cs="Arial"/>
          <w:sz w:val="24"/>
          <w:szCs w:val="24"/>
        </w:rPr>
        <w:t xml:space="preserve"> do desemprego há uma redução de US$ 38,0454 da remuneração.</w:t>
      </w:r>
    </w:p>
    <w:p w14:paraId="38D15CA0" w14:textId="77777777" w:rsidR="00D65809" w:rsidRDefault="00D6580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682100D" w14:textId="77777777" w:rsidR="00D9734A" w:rsidRPr="00BA4CFA" w:rsidRDefault="00D9734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6AA0E84" w14:textId="59631382" w:rsidR="00273379" w:rsidRPr="00BA4CFA" w:rsidRDefault="003F4CC5" w:rsidP="003F4CC5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Significância Estatística</w:t>
      </w:r>
    </w:p>
    <w:p w14:paraId="760EA651" w14:textId="77777777" w:rsidR="00273379" w:rsidRPr="00BA4CFA" w:rsidRDefault="00273379" w:rsidP="002733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2277B15" w14:textId="18B75209" w:rsidR="00273379" w:rsidRPr="00BA4CFA" w:rsidRDefault="00273379" w:rsidP="002733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β1 (CONST) é estatisticamente significante ao nível de 1%, ou seja, rejeitamos H0, assim, podemos concluir que a variável é diferente zero.</w:t>
      </w:r>
    </w:p>
    <w:p w14:paraId="1863C820" w14:textId="14C655AE" w:rsidR="00273379" w:rsidRPr="00BA4CFA" w:rsidRDefault="00273379" w:rsidP="002733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β2 (DESEMP) é estatisticamente significante ao nível de 1%, ou seja, rejeitamos H0, logo o desemprego pode afetar a remuneração</w:t>
      </w:r>
    </w:p>
    <w:p w14:paraId="657C3815" w14:textId="77777777" w:rsidR="00273379" w:rsidRPr="00BA4CFA" w:rsidRDefault="00273379" w:rsidP="002733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30522C0" w14:textId="5D951319" w:rsidR="002F5997" w:rsidRPr="00BA4CFA" w:rsidRDefault="00D65809" w:rsidP="00D6580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R²:</w:t>
      </w:r>
    </w:p>
    <w:p w14:paraId="4712C8D0" w14:textId="2C71AAEC" w:rsidR="002F5997" w:rsidRPr="00BA4CFA" w:rsidRDefault="0027337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R² ajustado estimado foi de 0,3251, ou seja, 32,51% das variações na remuneração foram causadas por variações na taxa de desemprego.</w:t>
      </w:r>
    </w:p>
    <w:p w14:paraId="36AE9BB8" w14:textId="77777777" w:rsidR="002F5997" w:rsidRPr="00BA4CFA" w:rsidRDefault="002F5997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B0AA024" w14:textId="43E8652B" w:rsidR="00D65809" w:rsidRPr="00BA4CFA" w:rsidRDefault="00D65809" w:rsidP="00D6580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Autocorrelação:</w:t>
      </w:r>
    </w:p>
    <w:p w14:paraId="07736262" w14:textId="1E4E58B8" w:rsidR="00483A0D" w:rsidRPr="00BA4CFA" w:rsidRDefault="002F5997" w:rsidP="00D65809">
      <w:pPr>
        <w:spacing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Há autocorreção entre os resíduos, pois o valor do </w:t>
      </w:r>
      <w:proofErr w:type="spellStart"/>
      <w:r w:rsidRPr="00BA4CFA">
        <w:rPr>
          <w:rFonts w:ascii="Arial" w:hAnsi="Arial" w:cs="Arial"/>
          <w:sz w:val="24"/>
          <w:szCs w:val="24"/>
        </w:rPr>
        <w:t>Durbin</w:t>
      </w:r>
      <w:proofErr w:type="spellEnd"/>
      <w:r w:rsidRPr="00BA4CFA">
        <w:rPr>
          <w:rFonts w:ascii="Arial" w:hAnsi="Arial" w:cs="Arial"/>
          <w:sz w:val="24"/>
          <w:szCs w:val="24"/>
        </w:rPr>
        <w:t>-Watson é próximo de zero</w:t>
      </w:r>
      <w:r w:rsidR="00273379" w:rsidRPr="00BA4CFA">
        <w:rPr>
          <w:rFonts w:ascii="Arial" w:hAnsi="Arial" w:cs="Arial"/>
          <w:sz w:val="24"/>
          <w:szCs w:val="24"/>
        </w:rPr>
        <w:t xml:space="preserve"> (0,235823)</w:t>
      </w:r>
      <w:r w:rsidRPr="00BA4CFA">
        <w:rPr>
          <w:rFonts w:ascii="Arial" w:hAnsi="Arial" w:cs="Arial"/>
          <w:sz w:val="24"/>
          <w:szCs w:val="24"/>
        </w:rPr>
        <w:t>.</w:t>
      </w:r>
      <w:r w:rsidRPr="00BA4CFA">
        <w:rPr>
          <w:rFonts w:ascii="Arial" w:hAnsi="Arial" w:cs="Arial"/>
          <w:sz w:val="24"/>
          <w:szCs w:val="24"/>
        </w:rPr>
        <w:br/>
      </w:r>
    </w:p>
    <w:p w14:paraId="3BCAF28F" w14:textId="2AE76E3E" w:rsidR="00526FA4" w:rsidRPr="00BA4CFA" w:rsidRDefault="00167C15" w:rsidP="00D65809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Rode o modelo </w:t>
      </w:r>
      <w:r w:rsidR="00526FA4" w:rsidRPr="00BA4CFA">
        <w:rPr>
          <w:rFonts w:ascii="Arial" w:hAnsi="Arial" w:cs="Arial"/>
          <w:b/>
          <w:bCs/>
          <w:sz w:val="24"/>
          <w:szCs w:val="24"/>
        </w:rPr>
        <w:t xml:space="preserve">de Regressão com Variáveis </w:t>
      </w:r>
      <w:proofErr w:type="spellStart"/>
      <w:r w:rsidR="00526FA4" w:rsidRPr="00BA4CFA">
        <w:rPr>
          <w:rFonts w:ascii="Arial" w:hAnsi="Arial" w:cs="Arial"/>
          <w:b/>
          <w:bCs/>
          <w:sz w:val="24"/>
          <w:szCs w:val="24"/>
        </w:rPr>
        <w:t>Dummy</w:t>
      </w:r>
      <w:proofErr w:type="spellEnd"/>
      <w:r w:rsidR="00526FA4" w:rsidRPr="00BA4CFA">
        <w:rPr>
          <w:rFonts w:ascii="Arial" w:hAnsi="Arial" w:cs="Arial"/>
          <w:b/>
          <w:bCs/>
          <w:sz w:val="24"/>
          <w:szCs w:val="24"/>
        </w:rPr>
        <w:t xml:space="preserve">. </w:t>
      </w:r>
      <w:r w:rsidR="0038083D" w:rsidRPr="00BA4CFA">
        <w:rPr>
          <w:rFonts w:ascii="Arial" w:hAnsi="Arial" w:cs="Arial"/>
          <w:b/>
          <w:bCs/>
          <w:sz w:val="24"/>
          <w:szCs w:val="24"/>
        </w:rPr>
        <w:t>Interprete a</w:t>
      </w:r>
      <w:r w:rsidR="00526FA4" w:rsidRPr="00BA4CFA">
        <w:rPr>
          <w:rFonts w:ascii="Arial" w:hAnsi="Arial" w:cs="Arial"/>
          <w:b/>
          <w:bCs/>
          <w:sz w:val="24"/>
          <w:szCs w:val="24"/>
        </w:rPr>
        <w:t xml:space="preserve"> saída de regressão e apresente os interceptos verticais</w:t>
      </w:r>
      <w:r w:rsidR="00526FA4" w:rsidRPr="00BA4CFA">
        <w:rPr>
          <w:rFonts w:ascii="Arial" w:hAnsi="Arial" w:cs="Arial"/>
          <w:sz w:val="24"/>
          <w:szCs w:val="24"/>
        </w:rPr>
        <w:t xml:space="preserve">. </w:t>
      </w:r>
    </w:p>
    <w:p w14:paraId="565D9334" w14:textId="77777777" w:rsidR="00926F7E" w:rsidRPr="00BA4CFA" w:rsidRDefault="00926F7E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EE5208F" w14:textId="77777777" w:rsidR="00926F7E" w:rsidRPr="00BA4CFA" w:rsidRDefault="00926F7E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8: MQO agrupado, usando 60 observações</w:t>
      </w:r>
    </w:p>
    <w:p w14:paraId="171EF2A8" w14:textId="77777777" w:rsidR="00926F7E" w:rsidRPr="00BA4CFA" w:rsidRDefault="00926F7E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3 unidades de corte transversal</w:t>
      </w:r>
    </w:p>
    <w:p w14:paraId="194FCF4E" w14:textId="77777777" w:rsidR="00926F7E" w:rsidRPr="00BA4CFA" w:rsidRDefault="00926F7E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20</w:t>
      </w:r>
    </w:p>
    <w:p w14:paraId="25D0A6A0" w14:textId="77777777" w:rsidR="00926F7E" w:rsidRPr="00BA4CFA" w:rsidRDefault="00926F7E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Rem6</w:t>
      </w:r>
    </w:p>
    <w:p w14:paraId="5094FFF2" w14:textId="77777777" w:rsidR="00926F7E" w:rsidRPr="00BA4CFA" w:rsidRDefault="00926F7E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926F7E" w:rsidRPr="00BA4CFA" w14:paraId="6EFB5BF2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F2BCD1D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68C872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DEA172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BE458B3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22B8D0A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BCE9372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6F7E" w:rsidRPr="00BA4CFA" w14:paraId="19CEA8F5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C034388" w14:textId="418D73F0" w:rsidR="00926F7E" w:rsidRPr="00BA4CFA" w:rsidRDefault="0027337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C</w:t>
            </w:r>
            <w:r w:rsidR="00926F7E" w:rsidRPr="00BA4CFA">
              <w:rPr>
                <w:rFonts w:ascii="Arial" w:hAnsi="Arial" w:cs="Arial"/>
                <w:sz w:val="24"/>
                <w:szCs w:val="24"/>
              </w:rPr>
              <w:t>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442928B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800,220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FCCC0A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61,9388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52C8AE7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12,92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8D98FA4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D686A9C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926F7E" w:rsidRPr="00BA4CFA" w14:paraId="155E3A14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8348104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Desemp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465145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−40,3846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A87D3E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8,73235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7D95757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−4,625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7F88334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3CE1DEA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926F7E" w:rsidRPr="00BA4CFA" w14:paraId="5DB9D97E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AE6E136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du_2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65ACD8D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32,3422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8C7A81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40,4945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C44905C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0,7987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D631008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0,4278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C6AF159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6F7E" w:rsidRPr="00BA4CFA" w14:paraId="4DC75B1A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DD9A1D9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du_3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122CAF6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7,26108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ED12400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42,0344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5EC54E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0,1727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6C408BE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0,8635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9903ED6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3FED998" w14:textId="77777777" w:rsidR="00926F7E" w:rsidRPr="00BA4CFA" w:rsidRDefault="00926F7E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926F7E" w:rsidRPr="00BA4CFA" w14:paraId="7F1BAC36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2EEA4AB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82FDEC1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483,9500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F817985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51F89E7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5FA51A9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133,5965</w:t>
            </w:r>
          </w:p>
        </w:tc>
      </w:tr>
      <w:tr w:rsidR="00926F7E" w:rsidRPr="00BA4CFA" w14:paraId="64B7ABE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3AAA26E" w14:textId="660642D8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Soma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893A7E" w:rsidRPr="00BA4CFA">
              <w:rPr>
                <w:rFonts w:ascii="Arial" w:hAnsi="Arial" w:cs="Arial"/>
                <w:sz w:val="24"/>
                <w:szCs w:val="24"/>
              </w:rPr>
              <w:t>Q</w:t>
            </w:r>
            <w:r w:rsidRPr="00BA4CFA">
              <w:rPr>
                <w:rFonts w:ascii="Arial" w:hAnsi="Arial" w:cs="Arial"/>
                <w:sz w:val="24"/>
                <w:szCs w:val="24"/>
              </w:rPr>
              <w:t>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42637E5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688451,8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93B0F2D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9C21A06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66D2881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110,8773</w:t>
            </w:r>
          </w:p>
        </w:tc>
      </w:tr>
      <w:tr w:rsidR="00926F7E" w:rsidRPr="00BA4CFA" w14:paraId="695A59C8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54AFBAF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8A653F2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0,346221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FEF4FFD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ADC9E64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ajustado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CB51103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0,311197</w:t>
            </w:r>
          </w:p>
        </w:tc>
      </w:tr>
      <w:tr w:rsidR="00926F7E" w:rsidRPr="00BA4CFA" w14:paraId="379A4E4D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A33489D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BA4CFA">
              <w:rPr>
                <w:rFonts w:ascii="Arial" w:hAnsi="Arial" w:cs="Arial"/>
                <w:sz w:val="24"/>
                <w:szCs w:val="24"/>
              </w:rPr>
              <w:t>F(</w:t>
            </w:r>
            <w:proofErr w:type="gramEnd"/>
            <w:r w:rsidRPr="00BA4CFA">
              <w:rPr>
                <w:rFonts w:ascii="Arial" w:hAnsi="Arial" w:cs="Arial"/>
                <w:sz w:val="24"/>
                <w:szCs w:val="24"/>
              </w:rPr>
              <w:t>3, 56)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C758BA6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9,885276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47B2643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377B2B3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20F7F7A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0,000025</w:t>
            </w:r>
          </w:p>
        </w:tc>
      </w:tr>
      <w:tr w:rsidR="00926F7E" w:rsidRPr="00BA4CFA" w14:paraId="34488BF7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5BAB7CA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72995BA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−365,5720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161D623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160E730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D91FAA0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739,1440</w:t>
            </w:r>
          </w:p>
        </w:tc>
      </w:tr>
      <w:tr w:rsidR="00926F7E" w:rsidRPr="00BA4CFA" w14:paraId="05F677D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E2E5347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23DAEC0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747,5214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365BB12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0C6414E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0C44E24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742,4208</w:t>
            </w:r>
          </w:p>
        </w:tc>
      </w:tr>
      <w:tr w:rsidR="00926F7E" w:rsidRPr="00BA4CFA" w14:paraId="02993603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B607F39" w14:textId="6EC8CA93" w:rsidR="00926F7E" w:rsidRPr="00BA4CFA" w:rsidRDefault="0027337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</w:t>
            </w:r>
            <w:r w:rsidR="00926F7E" w:rsidRPr="00BA4CFA">
              <w:rPr>
                <w:rFonts w:ascii="Arial" w:hAnsi="Arial" w:cs="Arial"/>
                <w:sz w:val="24"/>
                <w:szCs w:val="24"/>
              </w:rPr>
              <w:t>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FFD864F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0,757093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C163BB2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BFD01F1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Durbin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4405212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0,258442</w:t>
            </w:r>
          </w:p>
        </w:tc>
      </w:tr>
    </w:tbl>
    <w:p w14:paraId="5FE230A0" w14:textId="77777777" w:rsidR="00926F7E" w:rsidRDefault="00926F7E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7E3344E" w14:textId="77777777" w:rsidR="003F4CC5" w:rsidRDefault="003F4CC5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53863E1" w14:textId="77777777" w:rsidR="003F4CC5" w:rsidRDefault="003F4CC5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9D3FFC1" w14:textId="77777777" w:rsidR="003F4CC5" w:rsidRDefault="003F4CC5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3A0A05F" w14:textId="77777777" w:rsidR="003F4CC5" w:rsidRDefault="003F4CC5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7D1F39B" w14:textId="77777777" w:rsidR="003F4CC5" w:rsidRDefault="003F4CC5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92A1001" w14:textId="77777777" w:rsidR="003F4CC5" w:rsidRDefault="003F4CC5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B56BB91" w14:textId="77777777" w:rsidR="003F4CC5" w:rsidRDefault="003F4CC5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9A59519" w14:textId="77777777" w:rsidR="003F4CC5" w:rsidRDefault="003F4CC5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FA893FF" w14:textId="77777777" w:rsidR="003F4CC5" w:rsidRPr="00BA4CFA" w:rsidRDefault="003F4CC5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A9E3C99" w14:textId="6A10B3BD" w:rsidR="00D65809" w:rsidRPr="00BA4CFA" w:rsidRDefault="00FD270C" w:rsidP="00D6580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Magnitude</w:t>
      </w:r>
      <w:r w:rsidR="00D65809" w:rsidRPr="00BA4CFA">
        <w:rPr>
          <w:rFonts w:ascii="Arial" w:hAnsi="Arial" w:cs="Arial"/>
          <w:b/>
          <w:sz w:val="24"/>
          <w:szCs w:val="24"/>
        </w:rPr>
        <w:t xml:space="preserve"> dos Coeficientes </w:t>
      </w:r>
    </w:p>
    <w:p w14:paraId="0231A650" w14:textId="1E654372" w:rsidR="0038083D" w:rsidRPr="00BA4CFA" w:rsidRDefault="00925000" w:rsidP="00D65809">
      <w:pPr>
        <w:spacing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CONST: o valor da remuneração em dólar é de US$800,220, quando a variável desemprego for igual a zero.</w:t>
      </w:r>
      <w:r w:rsidR="00492A4B" w:rsidRPr="00BA4CFA">
        <w:rPr>
          <w:rFonts w:ascii="Arial" w:hAnsi="Arial" w:cs="Arial"/>
          <w:sz w:val="24"/>
          <w:szCs w:val="24"/>
        </w:rPr>
        <w:br/>
      </w:r>
      <w:r w:rsidR="00492A4B" w:rsidRPr="00BA4CFA">
        <w:rPr>
          <w:rFonts w:ascii="Arial" w:hAnsi="Arial" w:cs="Arial"/>
          <w:sz w:val="24"/>
          <w:szCs w:val="24"/>
        </w:rPr>
        <w:br/>
      </w:r>
      <w:r w:rsidR="0038083D" w:rsidRPr="00BA4CFA">
        <w:rPr>
          <w:rFonts w:ascii="Arial" w:hAnsi="Arial" w:cs="Arial"/>
          <w:sz w:val="24"/>
          <w:szCs w:val="24"/>
        </w:rPr>
        <w:t>DESEMP: Para cada aumento de 1p. p do desemprego, há uma redução de US$ 40,3846 da remuneração.</w:t>
      </w:r>
      <w:r w:rsidR="0048619F" w:rsidRPr="00BA4CFA">
        <w:rPr>
          <w:rFonts w:ascii="Arial" w:hAnsi="Arial" w:cs="Arial"/>
          <w:sz w:val="24"/>
          <w:szCs w:val="24"/>
        </w:rPr>
        <w:br/>
      </w:r>
      <w:r w:rsidR="0048619F" w:rsidRPr="00BA4CFA">
        <w:rPr>
          <w:rFonts w:ascii="Arial" w:hAnsi="Arial" w:cs="Arial"/>
          <w:sz w:val="24"/>
          <w:szCs w:val="24"/>
        </w:rPr>
        <w:br/>
        <w:t>.</w:t>
      </w:r>
    </w:p>
    <w:p w14:paraId="1BBB2409" w14:textId="77777777" w:rsidR="00D65809" w:rsidRPr="00BA4CFA" w:rsidRDefault="0038083D" w:rsidP="00D65809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DU_2: O intercepto vertical do país Canada é 32,3422 maior que o intercepto vertical dos Estados Unidos.</w:t>
      </w:r>
    </w:p>
    <w:p w14:paraId="32BA1956" w14:textId="2E80DD29" w:rsidR="003F4CC5" w:rsidRDefault="0038083D" w:rsidP="00D65809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DU_3: O intercepto vertical do Reino Unido é 7,26108 maior que o </w:t>
      </w:r>
      <w:proofErr w:type="spellStart"/>
      <w:r w:rsidRPr="00BA4CFA">
        <w:rPr>
          <w:rFonts w:ascii="Arial" w:hAnsi="Arial" w:cs="Arial"/>
          <w:sz w:val="24"/>
          <w:szCs w:val="24"/>
        </w:rPr>
        <w:t>o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intercepto vertical dos Estados Unidos.</w:t>
      </w:r>
    </w:p>
    <w:p w14:paraId="49878696" w14:textId="4527D5AB" w:rsidR="00663B7D" w:rsidRPr="00663B7D" w:rsidRDefault="00663B7D" w:rsidP="00663B7D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Significância Estatística</w:t>
      </w:r>
    </w:p>
    <w:p w14:paraId="4CC5CB41" w14:textId="6484FC28" w:rsidR="00663B7D" w:rsidRDefault="00663B7D" w:rsidP="000424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β</w:t>
      </w:r>
      <w:r w:rsidRPr="00BA4CFA">
        <w:rPr>
          <w:rFonts w:ascii="Arial" w:hAnsi="Arial" w:cs="Arial"/>
          <w:sz w:val="24"/>
          <w:szCs w:val="24"/>
        </w:rPr>
        <w:t>1 (CONST) é estatisticamente significante ao nível de 1%, ou seja, rejeitamos H0, assim, podemos concluir que a variável é diferente zero.</w:t>
      </w:r>
    </w:p>
    <w:p w14:paraId="22E819E0" w14:textId="5FBF72FA" w:rsidR="003F4CC5" w:rsidRPr="00BA4CFA" w:rsidRDefault="001E3BEA" w:rsidP="00D658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β</w:t>
      </w:r>
      <w:r w:rsidRPr="00BA4CFA">
        <w:rPr>
          <w:rFonts w:ascii="Arial" w:hAnsi="Arial" w:cs="Arial"/>
          <w:sz w:val="24"/>
          <w:szCs w:val="24"/>
        </w:rPr>
        <w:t>2 (DESEMP) é estatisticamente significante ao nível de 1%, ou seja, rejeitamos H0, assim, podemos concluir que o desemprego pode afetar a remuneração</w:t>
      </w:r>
    </w:p>
    <w:p w14:paraId="4A8BFD38" w14:textId="120E492D" w:rsidR="00D65809" w:rsidRPr="00BA4CFA" w:rsidRDefault="00D65809" w:rsidP="00D6580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R²:</w:t>
      </w:r>
    </w:p>
    <w:p w14:paraId="165AC590" w14:textId="01CA8258" w:rsidR="00893A7E" w:rsidRDefault="0038083D" w:rsidP="00D65809">
      <w:pPr>
        <w:spacing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R- quadrado ajustado- A variável desemp</w:t>
      </w:r>
      <w:r w:rsidR="002E7AF2" w:rsidRPr="00BA4CFA">
        <w:rPr>
          <w:rFonts w:ascii="Arial" w:hAnsi="Arial" w:cs="Arial"/>
          <w:sz w:val="24"/>
          <w:szCs w:val="24"/>
        </w:rPr>
        <w:t>rego</w:t>
      </w:r>
      <w:r w:rsidRPr="00BA4CFA">
        <w:rPr>
          <w:rFonts w:ascii="Arial" w:hAnsi="Arial" w:cs="Arial"/>
          <w:sz w:val="24"/>
          <w:szCs w:val="24"/>
        </w:rPr>
        <w:t xml:space="preserve"> </w:t>
      </w:r>
      <w:r w:rsidR="002E7AF2" w:rsidRPr="00BA4CFA">
        <w:rPr>
          <w:rFonts w:ascii="Arial" w:hAnsi="Arial" w:cs="Arial"/>
          <w:sz w:val="24"/>
          <w:szCs w:val="24"/>
        </w:rPr>
        <w:t>explica</w:t>
      </w:r>
      <w:r w:rsidRPr="00BA4CFA">
        <w:rPr>
          <w:rFonts w:ascii="Arial" w:hAnsi="Arial" w:cs="Arial"/>
          <w:sz w:val="24"/>
          <w:szCs w:val="24"/>
        </w:rPr>
        <w:t xml:space="preserve"> 31,12% da variação da variável remuneração</w:t>
      </w:r>
      <w:r w:rsidR="002E7AF2" w:rsidRPr="00BA4CFA">
        <w:rPr>
          <w:rFonts w:ascii="Arial" w:hAnsi="Arial" w:cs="Arial"/>
          <w:sz w:val="24"/>
          <w:szCs w:val="24"/>
        </w:rPr>
        <w:t>.</w:t>
      </w:r>
    </w:p>
    <w:p w14:paraId="313D4698" w14:textId="77777777" w:rsidR="001E3BEA" w:rsidRPr="00BA4CFA" w:rsidRDefault="001E3BEA" w:rsidP="00D65809">
      <w:pPr>
        <w:spacing w:line="240" w:lineRule="auto"/>
        <w:rPr>
          <w:rFonts w:ascii="Arial" w:hAnsi="Arial" w:cs="Arial"/>
          <w:sz w:val="24"/>
          <w:szCs w:val="24"/>
        </w:rPr>
      </w:pPr>
    </w:p>
    <w:p w14:paraId="7E3AFDF2" w14:textId="77777777" w:rsidR="00D65809" w:rsidRPr="00BA4CFA" w:rsidRDefault="002E7AF2" w:rsidP="00D65809">
      <w:pPr>
        <w:pStyle w:val="PargrafodaLista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Interceptos Verticais:</w:t>
      </w:r>
    </w:p>
    <w:p w14:paraId="23EBC3B5" w14:textId="4E967CB5" w:rsidR="00AC445F" w:rsidRPr="00BA4CFA" w:rsidRDefault="00EC46F7" w:rsidP="00D65809">
      <w:pPr>
        <w:spacing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EUA= 800,220</w:t>
      </w:r>
    </w:p>
    <w:p w14:paraId="07A7833D" w14:textId="64C568A0" w:rsidR="00EC46F7" w:rsidRPr="00BA4CFA" w:rsidRDefault="00EC46F7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CANADA= 800,220+ 32,3422= 832,5622</w:t>
      </w:r>
    </w:p>
    <w:p w14:paraId="403D7C5D" w14:textId="080DDCBE" w:rsidR="00926F7E" w:rsidRPr="00BA4CFA" w:rsidRDefault="00EC46F7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REINO UNIDO=800,220+7,26108= 807,48108</w:t>
      </w:r>
    </w:p>
    <w:p w14:paraId="5C8BD3D7" w14:textId="77777777" w:rsidR="001E3BEA" w:rsidRDefault="001E3BEA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040A414" w14:textId="77777777" w:rsidR="001E3BEA" w:rsidRDefault="001E3BEA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949594A" w14:textId="77777777" w:rsidR="001E3BEA" w:rsidRDefault="001E3BEA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5850162" w14:textId="77777777" w:rsidR="001E3BEA" w:rsidRDefault="001E3BEA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16E456A" w14:textId="77777777" w:rsidR="001E3BEA" w:rsidRDefault="001E3BEA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7AD9268" w14:textId="77777777" w:rsidR="001E3BEA" w:rsidRDefault="001E3BEA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6CD76D0" w14:textId="77777777" w:rsidR="000424A9" w:rsidRDefault="000424A9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BCAF290" w14:textId="4EAABACF" w:rsidR="00526FA4" w:rsidRPr="00BA4CFA" w:rsidRDefault="0038083D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br/>
      </w:r>
      <w:r w:rsidR="00526FA4" w:rsidRPr="00BA4CFA">
        <w:rPr>
          <w:rFonts w:ascii="Arial" w:hAnsi="Arial" w:cs="Arial"/>
          <w:b/>
          <w:bCs/>
          <w:sz w:val="24"/>
          <w:szCs w:val="24"/>
        </w:rPr>
        <w:t xml:space="preserve">d) Teste a hipótese de que não existe diferença entre </w:t>
      </w:r>
      <w:r w:rsidR="002E7AF2" w:rsidRPr="00BA4CFA">
        <w:rPr>
          <w:rFonts w:ascii="Arial" w:hAnsi="Arial" w:cs="Arial"/>
          <w:b/>
          <w:bCs/>
          <w:sz w:val="24"/>
          <w:szCs w:val="24"/>
        </w:rPr>
        <w:t>os interceptos</w:t>
      </w:r>
      <w:r w:rsidR="00526FA4" w:rsidRPr="00BA4CFA">
        <w:rPr>
          <w:rFonts w:ascii="Arial" w:hAnsi="Arial" w:cs="Arial"/>
          <w:b/>
          <w:bCs/>
          <w:sz w:val="24"/>
          <w:szCs w:val="24"/>
        </w:rPr>
        <w:t xml:space="preserve"> verticais calculados no item (c).</w:t>
      </w:r>
    </w:p>
    <w:p w14:paraId="4E1766EB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no Modelo 8</w:t>
      </w:r>
    </w:p>
    <w:p w14:paraId="72D424E7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F98A276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 Hipótese nula: os parâmetros de regressão para as variáveis valem zero.</w:t>
      </w:r>
    </w:p>
    <w:p w14:paraId="2D9D5C1D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   du_2, du_3</w:t>
      </w:r>
    </w:p>
    <w:p w14:paraId="08E396CF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 Estatística de teste: F(2, 56) = 0,41399, p-valor 0,663014</w:t>
      </w:r>
    </w:p>
    <w:p w14:paraId="0BA901CA" w14:textId="1E1D479C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 A exclusão de variáveis melhorou 3 de 3 critérios de informação.</w:t>
      </w:r>
    </w:p>
    <w:p w14:paraId="125EAF00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DB655B5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10: MQO agrupado, usando 60 observações</w:t>
      </w:r>
    </w:p>
    <w:p w14:paraId="0702EADB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3 unidades de corte transversal</w:t>
      </w:r>
    </w:p>
    <w:p w14:paraId="15F88ED4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20</w:t>
      </w:r>
    </w:p>
    <w:p w14:paraId="7B8C287D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Rem6</w:t>
      </w:r>
    </w:p>
    <w:p w14:paraId="4AFA3C92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9B23A6" w:rsidRPr="00BA4CFA" w14:paraId="1D74BDDF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CF27BEF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D898A4A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08B2C80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636E878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380FF63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6D250DC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23A6" w:rsidRPr="00BA4CFA" w14:paraId="005D5164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2A4E576" w14:textId="5851C5A2" w:rsidR="009B23A6" w:rsidRPr="00BA4CFA" w:rsidRDefault="001E3BE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C</w:t>
            </w:r>
            <w:r w:rsidR="009B23A6" w:rsidRPr="00BA4CFA">
              <w:rPr>
                <w:rFonts w:ascii="Arial" w:hAnsi="Arial" w:cs="Arial"/>
                <w:sz w:val="24"/>
                <w:szCs w:val="24"/>
              </w:rPr>
              <w:t>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03A45A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794,337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5C4EB49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58,9503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E831A26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13,47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68EFA58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626FA4D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9B23A6" w:rsidRPr="00BA4CFA" w14:paraId="1EF83886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7080EA5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Desemp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2694F4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−38,0454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22D21A7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7,01396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870B486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−5,424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6CA3CA5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78546C2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339D416D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9B23A6" w:rsidRPr="00BA4CFA" w14:paraId="6D10F0BA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2E3B6C9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4E7FBBC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483,9500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2B13669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3812F30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DFC247F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133,5965</w:t>
            </w:r>
          </w:p>
        </w:tc>
      </w:tr>
      <w:tr w:rsidR="009B23A6" w:rsidRPr="00BA4CFA" w14:paraId="758BA2D8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DF0128C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Soma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E044BD1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698630,8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5DD6B4A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A69D1F8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8A8FA00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109,7513</w:t>
            </w:r>
          </w:p>
        </w:tc>
      </w:tr>
      <w:tr w:rsidR="009B23A6" w:rsidRPr="00BA4CFA" w14:paraId="74DCF03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8F3384D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5C390F3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0,336554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A9CB635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906F9E1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ajustado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BACF26C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0,325116</w:t>
            </w:r>
          </w:p>
        </w:tc>
      </w:tr>
      <w:tr w:rsidR="009B23A6" w:rsidRPr="00BA4CFA" w14:paraId="42B38F1A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AF8B67D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F(1, 58)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27DB5F3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29,42239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BB9EB43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6836E31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B27033A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1,19e-06</w:t>
            </w:r>
          </w:p>
        </w:tc>
      </w:tr>
      <w:tr w:rsidR="009B23A6" w:rsidRPr="00BA4CFA" w14:paraId="463861A3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D85B9C6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E34DF43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−366,0123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D65CA69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512D30B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E372FFB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736,0246</w:t>
            </w:r>
          </w:p>
        </w:tc>
      </w:tr>
      <w:tr w:rsidR="009B23A6" w:rsidRPr="00BA4CFA" w14:paraId="56892FBA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C067F8E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0586685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740,2133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A61C093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325B374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86219EC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737,6630</w:t>
            </w:r>
          </w:p>
        </w:tc>
      </w:tr>
      <w:tr w:rsidR="009B23A6" w:rsidRPr="00BA4CFA" w14:paraId="7F9CF722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7F8C6DD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rô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DF1F363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0,773014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612F468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03712A6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Durbin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BD32E1D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0,235823</w:t>
            </w:r>
          </w:p>
        </w:tc>
      </w:tr>
    </w:tbl>
    <w:p w14:paraId="70A6627B" w14:textId="77777777" w:rsidR="009F7977" w:rsidRPr="00BA4CFA" w:rsidRDefault="009F7977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9D8C088" w14:textId="491A08CE" w:rsidR="00D65809" w:rsidRPr="00BA4CFA" w:rsidRDefault="002E7AF2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Ao rodar o teste e omitir as variáveis, podemos concluir que n</w:t>
      </w:r>
      <w:r w:rsidR="009B23A6" w:rsidRPr="00BA4CFA">
        <w:rPr>
          <w:rFonts w:ascii="Arial" w:hAnsi="Arial" w:cs="Arial"/>
          <w:sz w:val="24"/>
          <w:szCs w:val="24"/>
        </w:rPr>
        <w:t xml:space="preserve">ão rejeitamos H0, ou seja, não rejeitamos a hipótese de que </w:t>
      </w:r>
      <w:r w:rsidR="009F7977" w:rsidRPr="00BA4CFA">
        <w:rPr>
          <w:rFonts w:ascii="Arial" w:hAnsi="Arial" w:cs="Arial"/>
          <w:sz w:val="24"/>
          <w:szCs w:val="24"/>
        </w:rPr>
        <w:t>os grupos possuem interceptos comuns</w:t>
      </w:r>
      <w:r w:rsidR="009B23A6" w:rsidRPr="00BA4CFA">
        <w:rPr>
          <w:rFonts w:ascii="Arial" w:hAnsi="Arial" w:cs="Arial"/>
          <w:sz w:val="24"/>
          <w:szCs w:val="24"/>
        </w:rPr>
        <w:t>, o</w:t>
      </w:r>
      <w:r w:rsidR="009F7977" w:rsidRPr="00BA4CFA">
        <w:rPr>
          <w:rFonts w:ascii="Arial" w:hAnsi="Arial" w:cs="Arial"/>
          <w:sz w:val="24"/>
          <w:szCs w:val="24"/>
        </w:rPr>
        <w:t xml:space="preserve"> que significa que </w:t>
      </w:r>
      <w:r w:rsidRPr="00BA4CFA">
        <w:rPr>
          <w:rFonts w:ascii="Arial" w:hAnsi="Arial" w:cs="Arial"/>
          <w:sz w:val="24"/>
          <w:szCs w:val="24"/>
        </w:rPr>
        <w:t xml:space="preserve">o modelo de </w:t>
      </w:r>
      <w:r w:rsidR="009F7977" w:rsidRPr="00BA4CFA">
        <w:rPr>
          <w:rFonts w:ascii="Arial" w:hAnsi="Arial" w:cs="Arial"/>
          <w:sz w:val="24"/>
          <w:szCs w:val="24"/>
        </w:rPr>
        <w:t>efeito fixo é melhor</w:t>
      </w:r>
      <w:r w:rsidRPr="00BA4CFA">
        <w:rPr>
          <w:rFonts w:ascii="Arial" w:hAnsi="Arial" w:cs="Arial"/>
          <w:sz w:val="24"/>
          <w:szCs w:val="24"/>
        </w:rPr>
        <w:t>, comparado ao modelo MQO.</w:t>
      </w:r>
      <w:r w:rsidR="0048619F" w:rsidRPr="00BA4CFA">
        <w:rPr>
          <w:rFonts w:ascii="Arial" w:hAnsi="Arial" w:cs="Arial"/>
          <w:sz w:val="24"/>
          <w:szCs w:val="24"/>
        </w:rPr>
        <w:br/>
      </w:r>
    </w:p>
    <w:p w14:paraId="0D3A894F" w14:textId="77777777" w:rsidR="000424A9" w:rsidRDefault="000424A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B296546" w14:textId="77777777" w:rsidR="000424A9" w:rsidRDefault="000424A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92AFE30" w14:textId="77777777" w:rsidR="000424A9" w:rsidRDefault="000424A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150D430" w14:textId="77777777" w:rsidR="000424A9" w:rsidRDefault="000424A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AC2A207" w14:textId="77777777" w:rsidR="000424A9" w:rsidRDefault="000424A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EC62329" w14:textId="77777777" w:rsidR="000424A9" w:rsidRDefault="000424A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C2F7864" w14:textId="77777777" w:rsidR="000424A9" w:rsidRDefault="000424A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8FF8E3E" w14:textId="77777777" w:rsidR="000424A9" w:rsidRDefault="000424A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BCAF291" w14:textId="042A6208" w:rsidR="00167C15" w:rsidRPr="00BA4CFA" w:rsidRDefault="00526FA4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lastRenderedPageBreak/>
        <w:t xml:space="preserve">e) </w:t>
      </w:r>
      <w:r w:rsidR="00506FB9" w:rsidRPr="00BA4CFA">
        <w:rPr>
          <w:rFonts w:ascii="Arial" w:hAnsi="Arial" w:cs="Arial"/>
          <w:b/>
          <w:bCs/>
          <w:sz w:val="24"/>
          <w:szCs w:val="24"/>
        </w:rPr>
        <w:t>Rode o modelo de efeitos fixos</w:t>
      </w:r>
      <w:r w:rsidR="00BB2BE2" w:rsidRPr="00BA4CFA">
        <w:rPr>
          <w:rFonts w:ascii="Arial" w:hAnsi="Arial" w:cs="Arial"/>
          <w:b/>
          <w:bCs/>
          <w:sz w:val="24"/>
          <w:szCs w:val="24"/>
        </w:rPr>
        <w:t xml:space="preserve"> </w:t>
      </w:r>
      <w:r w:rsidR="009C7065" w:rsidRPr="00BA4CFA">
        <w:rPr>
          <w:rFonts w:ascii="Arial" w:hAnsi="Arial" w:cs="Arial"/>
          <w:b/>
          <w:bCs/>
          <w:sz w:val="24"/>
          <w:szCs w:val="24"/>
        </w:rPr>
        <w:t>s</w:t>
      </w:r>
      <w:r w:rsidR="00BB2BE2" w:rsidRPr="00BA4CFA">
        <w:rPr>
          <w:rFonts w:ascii="Arial" w:hAnsi="Arial" w:cs="Arial"/>
          <w:b/>
          <w:bCs/>
          <w:sz w:val="24"/>
          <w:szCs w:val="24"/>
        </w:rPr>
        <w:t>em efeitos de tempo</w:t>
      </w:r>
      <w:r w:rsidR="00506FB9" w:rsidRPr="00BA4CFA">
        <w:rPr>
          <w:rFonts w:ascii="Arial" w:hAnsi="Arial" w:cs="Arial"/>
          <w:b/>
          <w:bCs/>
          <w:sz w:val="24"/>
          <w:szCs w:val="24"/>
        </w:rPr>
        <w:t>. Interprete a saída de regressão e apresente os interceptos verticais.</w:t>
      </w:r>
    </w:p>
    <w:p w14:paraId="66A76400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EB44717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9: Efeitos-fixos, usando 60 observações</w:t>
      </w:r>
    </w:p>
    <w:p w14:paraId="25181732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3 unidades de corte transversal</w:t>
      </w:r>
    </w:p>
    <w:p w14:paraId="283EAAD6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20</w:t>
      </w:r>
    </w:p>
    <w:p w14:paraId="072CAD23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Rem6</w:t>
      </w:r>
    </w:p>
    <w:p w14:paraId="57FABF93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AB4085" w:rsidRPr="00BA4CFA" w14:paraId="753C2436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9945C85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BAE264B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2FFEC21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F128281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4258ADF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F4D582B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4085" w:rsidRPr="00BA4CFA" w14:paraId="23D9FFD2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F462D78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const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4B2630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813,421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804F838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72,6653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1B3750D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11,19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C9E658B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3AA35AD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AB4085" w:rsidRPr="00BA4CFA" w14:paraId="51C431EB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D37EA2F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Desemp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520178A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−40,3846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33FCC0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8,73235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4740FA4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−4,625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88E1C4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549F838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6EBBD956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AB4085" w:rsidRPr="00BA4CFA" w14:paraId="6121A8D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78DB7B2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2CD0074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483,9500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D974559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F4C2DB0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881A848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133,5965</w:t>
            </w:r>
          </w:p>
        </w:tc>
      </w:tr>
      <w:tr w:rsidR="00AB4085" w:rsidRPr="00BA4CFA" w14:paraId="61EF7DA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3576CBD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Soma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BF37BAF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688451,8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6DCA711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A01FD62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9627A02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110,8773</w:t>
            </w:r>
          </w:p>
        </w:tc>
      </w:tr>
      <w:tr w:rsidR="00AB4085" w:rsidRPr="00BA4CFA" w14:paraId="2F03A8E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BB49B8E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LSDV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AC0644A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0,346221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1D42C38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3B1492C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Dentro de 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350D4E1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0,276373</w:t>
            </w:r>
          </w:p>
        </w:tc>
      </w:tr>
      <w:tr w:rsidR="00AB4085" w:rsidRPr="00BA4CFA" w14:paraId="5D828B8C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A73BF12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F(3, 56) LSDV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575F9DF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9,885276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9FF9BCF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E0905B9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B2D8CE2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0,000025</w:t>
            </w:r>
          </w:p>
        </w:tc>
      </w:tr>
      <w:tr w:rsidR="00AB4085" w:rsidRPr="00BA4CFA" w14:paraId="667DD372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43064B4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F944E57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−365,5720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78E50AB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9B9B412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43DEB6F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739,1440</w:t>
            </w:r>
          </w:p>
        </w:tc>
      </w:tr>
      <w:tr w:rsidR="00AB4085" w:rsidRPr="00BA4CFA" w14:paraId="3FA83F70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4259941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175081D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747,5214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1C50E88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FCB7AFB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C39C787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742,4208</w:t>
            </w:r>
          </w:p>
        </w:tc>
      </w:tr>
      <w:tr w:rsidR="00AB4085" w:rsidRPr="00BA4CFA" w14:paraId="6B7D026F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4968AC6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rô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E5694AA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0,757093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A920338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E923D6E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Durbin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B4B86BF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0,258442</w:t>
            </w:r>
          </w:p>
        </w:tc>
      </w:tr>
    </w:tbl>
    <w:p w14:paraId="35D34D3E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647132D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conjunto nos </w:t>
      </w:r>
      <w:proofErr w:type="spellStart"/>
      <w:r w:rsidRPr="00BA4CFA">
        <w:rPr>
          <w:rFonts w:ascii="Arial" w:hAnsi="Arial" w:cs="Arial"/>
          <w:sz w:val="24"/>
          <w:szCs w:val="24"/>
        </w:rPr>
        <w:t>regressores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designados -</w:t>
      </w:r>
    </w:p>
    <w:p w14:paraId="6FB75C0B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teste: F(1, 56) = 21,3879</w:t>
      </w:r>
    </w:p>
    <w:p w14:paraId="685302C3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P(F(1, 56) &gt; 21,3879) = 2,25812e-05</w:t>
      </w:r>
    </w:p>
    <w:p w14:paraId="539DDAEA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9E4284F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para diferenciar interceptos de grupos -</w:t>
      </w:r>
    </w:p>
    <w:p w14:paraId="70EB4EB7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Os grupos têm um intercepto comum</w:t>
      </w:r>
    </w:p>
    <w:p w14:paraId="0E37B187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teste: F(2, 56) = 0,41399</w:t>
      </w:r>
    </w:p>
    <w:p w14:paraId="09A24304" w14:textId="583DFE0B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P(F(2, 56) &gt; 0,41399) = 0,663014</w:t>
      </w:r>
    </w:p>
    <w:p w14:paraId="5D47E1C8" w14:textId="16E38FB0" w:rsidR="002E7AF2" w:rsidRPr="00BA4CFA" w:rsidRDefault="002E7AF2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551C734" w14:textId="77777777" w:rsidR="00BD5F63" w:rsidRPr="00BA4CFA" w:rsidRDefault="00BD5F63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7850326" w14:textId="5AAB6F7C" w:rsidR="002E7AF2" w:rsidRPr="00BA4CFA" w:rsidRDefault="00FD270C" w:rsidP="00D6580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Magnitude</w:t>
      </w:r>
      <w:r w:rsidR="00D65809" w:rsidRPr="00BA4CFA">
        <w:rPr>
          <w:rFonts w:ascii="Arial" w:hAnsi="Arial" w:cs="Arial"/>
          <w:b/>
          <w:sz w:val="24"/>
          <w:szCs w:val="24"/>
        </w:rPr>
        <w:t xml:space="preserve"> dos Coeficientes e Significância Estatística:</w:t>
      </w:r>
    </w:p>
    <w:p w14:paraId="0580291E" w14:textId="7100604D" w:rsidR="002E7AF2" w:rsidRPr="00BA4CFA" w:rsidRDefault="00925000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CONST: o valor da remuneração em dólar é de US$813,421, quando a variável desemprego for igual a zero.</w:t>
      </w:r>
      <w:r w:rsidR="0048619F" w:rsidRPr="00BA4CFA">
        <w:rPr>
          <w:rFonts w:ascii="Arial" w:hAnsi="Arial" w:cs="Arial"/>
          <w:sz w:val="24"/>
          <w:szCs w:val="24"/>
        </w:rPr>
        <w:br/>
      </w:r>
    </w:p>
    <w:p w14:paraId="0236E0E5" w14:textId="2BD6DE85" w:rsidR="002F7720" w:rsidRPr="00076126" w:rsidRDefault="00083577" w:rsidP="000761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DESEMP: Para cada aumento de 1p. p do desemprego, há uma redução de US$ 40,3846 da remuneração.</w:t>
      </w:r>
      <w:r w:rsidR="0048619F" w:rsidRPr="00BA4CFA">
        <w:rPr>
          <w:rFonts w:ascii="Arial" w:hAnsi="Arial" w:cs="Arial"/>
          <w:sz w:val="24"/>
          <w:szCs w:val="24"/>
        </w:rPr>
        <w:br/>
      </w:r>
    </w:p>
    <w:p w14:paraId="4C393997" w14:textId="184DF82F" w:rsidR="000424A9" w:rsidRPr="002F7720" w:rsidRDefault="000424A9" w:rsidP="000424A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Significância Estatística</w:t>
      </w:r>
    </w:p>
    <w:p w14:paraId="74558A80" w14:textId="1028DC39" w:rsidR="002F7720" w:rsidRDefault="002F7720" w:rsidP="002F772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β</w:t>
      </w:r>
      <w:r w:rsidRPr="00BA4CFA">
        <w:rPr>
          <w:rFonts w:ascii="Arial" w:hAnsi="Arial" w:cs="Arial"/>
          <w:sz w:val="24"/>
          <w:szCs w:val="24"/>
        </w:rPr>
        <w:t>1 (CONST) é estatisticamente significante ao nível de 1%, ou seja, rejeitamos H0, assim, podemos concluir que a variável é diferente zero.</w:t>
      </w:r>
    </w:p>
    <w:p w14:paraId="53320EBA" w14:textId="7237E756" w:rsidR="002F7720" w:rsidRPr="002F7720" w:rsidRDefault="002F7720" w:rsidP="002F772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β</w:t>
      </w:r>
      <w:r w:rsidRPr="00BA4CFA">
        <w:rPr>
          <w:rFonts w:ascii="Arial" w:hAnsi="Arial" w:cs="Arial"/>
          <w:sz w:val="24"/>
          <w:szCs w:val="24"/>
        </w:rPr>
        <w:t>2 (DESEMP) é estatisticamente significante ao nível de 1%, 5% e 10%, ou seja, rejeitamos H0, assim, podemos concluir que o desemprego pode afetar a remuneração.</w:t>
      </w:r>
    </w:p>
    <w:p w14:paraId="6C4656F0" w14:textId="7EDD5EFD" w:rsidR="00D65809" w:rsidRPr="00BA4CFA" w:rsidRDefault="00D65809" w:rsidP="00D6580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lastRenderedPageBreak/>
        <w:t>R²:</w:t>
      </w:r>
    </w:p>
    <w:p w14:paraId="1069341C" w14:textId="60F32E5C" w:rsidR="00083577" w:rsidRPr="00BA4CFA" w:rsidRDefault="00083577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Dentro de R-quadrado- A variável desemprego explica 27,64% da variação da variável remuneração.</w:t>
      </w:r>
    </w:p>
    <w:p w14:paraId="48195F48" w14:textId="77777777" w:rsidR="00083577" w:rsidRPr="00BA4CFA" w:rsidRDefault="00083577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1E36800" w14:textId="4B3E35DA" w:rsidR="00D65809" w:rsidRPr="00BA4CFA" w:rsidRDefault="00083577" w:rsidP="00D65809">
      <w:pPr>
        <w:pStyle w:val="PargrafodaLista"/>
        <w:numPr>
          <w:ilvl w:val="0"/>
          <w:numId w:val="6"/>
        </w:numPr>
        <w:spacing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Interceptos </w:t>
      </w:r>
      <w:r w:rsidR="00BA1DCE" w:rsidRPr="00BA4CFA">
        <w:rPr>
          <w:rFonts w:ascii="Arial" w:hAnsi="Arial" w:cs="Arial"/>
          <w:b/>
          <w:bCs/>
          <w:sz w:val="24"/>
          <w:szCs w:val="24"/>
        </w:rPr>
        <w:t>V</w:t>
      </w:r>
      <w:r w:rsidRPr="00BA4CFA">
        <w:rPr>
          <w:rFonts w:ascii="Arial" w:hAnsi="Arial" w:cs="Arial"/>
          <w:b/>
          <w:bCs/>
          <w:sz w:val="24"/>
          <w:szCs w:val="24"/>
        </w:rPr>
        <w:t>erticais:</w:t>
      </w:r>
    </w:p>
    <w:p w14:paraId="16B01BD3" w14:textId="2D4BD97D" w:rsidR="00083577" w:rsidRPr="00BA4CFA" w:rsidRDefault="00083577" w:rsidP="00D65809">
      <w:pPr>
        <w:spacing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EUA= 800,220</w:t>
      </w:r>
    </w:p>
    <w:p w14:paraId="7D281A4E" w14:textId="3542567B" w:rsidR="00083577" w:rsidRPr="00BA4CFA" w:rsidRDefault="00083577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CANADA= 832,5622</w:t>
      </w:r>
    </w:p>
    <w:p w14:paraId="6D4A2A2C" w14:textId="4F50D02F" w:rsidR="00AB4085" w:rsidRPr="00BA4CFA" w:rsidRDefault="00083577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REINO UNIDO= 807,48108</w:t>
      </w:r>
    </w:p>
    <w:p w14:paraId="3BCAF292" w14:textId="0EC030E8" w:rsidR="00506FB9" w:rsidRPr="00BA4CFA" w:rsidRDefault="00506FB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f) Compare os resultados do item (e) e do item (c). O que você pode dizer a respeito?</w:t>
      </w:r>
    </w:p>
    <w:p w14:paraId="32CEE2E9" w14:textId="7E20E727" w:rsidR="00EC46F7" w:rsidRPr="00BA4CFA" w:rsidRDefault="00904BEC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No item (e) e (c) o coeficiente B2 do desemprego apresentam o mesmo valor, o teste p do modelo também são idênticos com uma diferença insignificante nos interceptos verticais. Podemos concluir que os testes não possuem tanta diferença.</w:t>
      </w:r>
    </w:p>
    <w:p w14:paraId="3BCAF293" w14:textId="47FC8782" w:rsidR="00506FB9" w:rsidRPr="00BA4CFA" w:rsidRDefault="00506FB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g) Faça um teste que permita que você compare o modelo de efeitos fixos com o modelo de MQO Agrupados. Qual modelo você escolheria? Justifique a sua resposta.</w:t>
      </w:r>
    </w:p>
    <w:p w14:paraId="39E3EBC7" w14:textId="77777777" w:rsidR="00083577" w:rsidRPr="00BA4CFA" w:rsidRDefault="00083577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para diferenciar interceptos de grupos -</w:t>
      </w:r>
    </w:p>
    <w:p w14:paraId="77D9141F" w14:textId="77777777" w:rsidR="00083577" w:rsidRPr="00BA4CFA" w:rsidRDefault="00083577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Os grupos têm um intercepto comum</w:t>
      </w:r>
    </w:p>
    <w:p w14:paraId="5DE5D981" w14:textId="77777777" w:rsidR="00083577" w:rsidRPr="00BA4CFA" w:rsidRDefault="00083577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teste: F(2, 56) = 0,41399</w:t>
      </w:r>
    </w:p>
    <w:p w14:paraId="5BCA66F8" w14:textId="70FB56BB" w:rsidR="0007253A" w:rsidRPr="00BA4CFA" w:rsidRDefault="00083577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P(F(2, 56) &gt; 0,41399) = 0,663014</w:t>
      </w:r>
    </w:p>
    <w:p w14:paraId="7E279F15" w14:textId="77777777" w:rsidR="00D65809" w:rsidRPr="00BA4CFA" w:rsidRDefault="00D6580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D58D088" w14:textId="510ED8F2" w:rsidR="0007253A" w:rsidRPr="00BA4CFA" w:rsidRDefault="00083577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Analisando o teste de</w:t>
      </w:r>
      <w:r w:rsidR="00925000" w:rsidRPr="00BA4CFA">
        <w:rPr>
          <w:rFonts w:ascii="Arial" w:hAnsi="Arial" w:cs="Arial"/>
          <w:sz w:val="24"/>
          <w:szCs w:val="24"/>
        </w:rPr>
        <w:t xml:space="preserve"> interceptos de grupos não</w:t>
      </w:r>
      <w:r w:rsidR="0007253A" w:rsidRPr="00BA4CFA">
        <w:rPr>
          <w:rFonts w:ascii="Arial" w:hAnsi="Arial" w:cs="Arial"/>
          <w:sz w:val="24"/>
          <w:szCs w:val="24"/>
        </w:rPr>
        <w:t xml:space="preserve"> rejeitamos a Hipótese nula</w:t>
      </w:r>
      <w:r w:rsidR="00925000" w:rsidRPr="00BA4CFA">
        <w:rPr>
          <w:rFonts w:ascii="Arial" w:hAnsi="Arial" w:cs="Arial"/>
          <w:sz w:val="24"/>
          <w:szCs w:val="24"/>
        </w:rPr>
        <w:t xml:space="preserve">, </w:t>
      </w:r>
      <w:r w:rsidR="0007253A" w:rsidRPr="00BA4CFA">
        <w:rPr>
          <w:rFonts w:ascii="Arial" w:hAnsi="Arial" w:cs="Arial"/>
          <w:sz w:val="24"/>
          <w:szCs w:val="24"/>
        </w:rPr>
        <w:t>logo não há diferença entre os interceptos verticais, os grupos possuem interceptos comuns que significa que</w:t>
      </w:r>
      <w:r w:rsidRPr="00BA4CFA">
        <w:rPr>
          <w:rFonts w:ascii="Arial" w:hAnsi="Arial" w:cs="Arial"/>
          <w:sz w:val="24"/>
          <w:szCs w:val="24"/>
        </w:rPr>
        <w:t xml:space="preserve"> o modelo de efeitos</w:t>
      </w:r>
      <w:r w:rsidR="0007253A" w:rsidRPr="00BA4CFA">
        <w:rPr>
          <w:rFonts w:ascii="Arial" w:hAnsi="Arial" w:cs="Arial"/>
          <w:sz w:val="24"/>
          <w:szCs w:val="24"/>
        </w:rPr>
        <w:t xml:space="preserve"> fixo</w:t>
      </w:r>
      <w:r w:rsidRPr="00BA4CFA">
        <w:rPr>
          <w:rFonts w:ascii="Arial" w:hAnsi="Arial" w:cs="Arial"/>
          <w:sz w:val="24"/>
          <w:szCs w:val="24"/>
        </w:rPr>
        <w:t>s</w:t>
      </w:r>
      <w:r w:rsidR="0007253A" w:rsidRPr="00BA4CFA">
        <w:rPr>
          <w:rFonts w:ascii="Arial" w:hAnsi="Arial" w:cs="Arial"/>
          <w:sz w:val="24"/>
          <w:szCs w:val="24"/>
        </w:rPr>
        <w:t xml:space="preserve"> é</w:t>
      </w:r>
      <w:r w:rsidR="00925000" w:rsidRPr="00BA4CFA">
        <w:rPr>
          <w:rFonts w:ascii="Arial" w:hAnsi="Arial" w:cs="Arial"/>
          <w:sz w:val="24"/>
          <w:szCs w:val="24"/>
        </w:rPr>
        <w:t xml:space="preserve"> mais eficiente</w:t>
      </w:r>
      <w:r w:rsidRPr="00BA4CFA">
        <w:rPr>
          <w:rFonts w:ascii="Arial" w:hAnsi="Arial" w:cs="Arial"/>
          <w:sz w:val="24"/>
          <w:szCs w:val="24"/>
        </w:rPr>
        <w:t xml:space="preserve"> que o modelo de MQO</w:t>
      </w:r>
      <w:r w:rsidR="00925000" w:rsidRPr="00BA4CFA">
        <w:rPr>
          <w:rFonts w:ascii="Arial" w:hAnsi="Arial" w:cs="Arial"/>
          <w:sz w:val="24"/>
          <w:szCs w:val="24"/>
        </w:rPr>
        <w:t>.</w:t>
      </w:r>
    </w:p>
    <w:p w14:paraId="4725BB94" w14:textId="77777777" w:rsidR="00811959" w:rsidRDefault="0081195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6172F11" w14:textId="77777777" w:rsidR="002F7720" w:rsidRDefault="002F7720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97AC7A5" w14:textId="77777777" w:rsidR="002F7720" w:rsidRDefault="002F7720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2994DF7" w14:textId="77777777" w:rsidR="00076126" w:rsidRDefault="00076126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B0895F6" w14:textId="77777777" w:rsidR="00076126" w:rsidRDefault="00076126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551BA5B" w14:textId="77777777" w:rsidR="00076126" w:rsidRDefault="00076126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67ABB5D" w14:textId="77777777" w:rsidR="00076126" w:rsidRDefault="00076126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4C887CE" w14:textId="77777777" w:rsidR="00076126" w:rsidRDefault="00076126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F4A2071" w14:textId="77777777" w:rsidR="00076126" w:rsidRDefault="00076126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776788C" w14:textId="77777777" w:rsidR="002F7720" w:rsidRDefault="002F7720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BCAF294" w14:textId="3649C77B" w:rsidR="00735B5C" w:rsidRPr="00BA4CFA" w:rsidRDefault="00735B5C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lastRenderedPageBreak/>
        <w:t xml:space="preserve">h) Rode o modelo de </w:t>
      </w:r>
      <w:r w:rsidR="00E54D09" w:rsidRPr="00BA4CFA">
        <w:rPr>
          <w:rFonts w:ascii="Arial" w:hAnsi="Arial" w:cs="Arial"/>
          <w:b/>
          <w:bCs/>
          <w:sz w:val="24"/>
          <w:szCs w:val="24"/>
        </w:rPr>
        <w:t>E</w:t>
      </w:r>
      <w:r w:rsidRPr="00BA4CFA">
        <w:rPr>
          <w:rFonts w:ascii="Arial" w:hAnsi="Arial" w:cs="Arial"/>
          <w:b/>
          <w:bCs/>
          <w:sz w:val="24"/>
          <w:szCs w:val="24"/>
        </w:rPr>
        <w:t xml:space="preserve">feitos </w:t>
      </w:r>
      <w:r w:rsidR="0006530F" w:rsidRPr="00BA4CFA">
        <w:rPr>
          <w:rFonts w:ascii="Arial" w:hAnsi="Arial" w:cs="Arial"/>
          <w:b/>
          <w:bCs/>
          <w:sz w:val="24"/>
          <w:szCs w:val="24"/>
        </w:rPr>
        <w:t>A</w:t>
      </w:r>
      <w:r w:rsidRPr="00BA4CFA">
        <w:rPr>
          <w:rFonts w:ascii="Arial" w:hAnsi="Arial" w:cs="Arial"/>
          <w:b/>
          <w:bCs/>
          <w:sz w:val="24"/>
          <w:szCs w:val="24"/>
        </w:rPr>
        <w:t>leatórios</w:t>
      </w:r>
      <w:r w:rsidR="008476B8" w:rsidRPr="00BA4CFA">
        <w:rPr>
          <w:rFonts w:ascii="Arial" w:hAnsi="Arial" w:cs="Arial"/>
          <w:b/>
          <w:bCs/>
          <w:sz w:val="24"/>
          <w:szCs w:val="24"/>
        </w:rPr>
        <w:t xml:space="preserve"> </w:t>
      </w:r>
      <w:r w:rsidR="0006530F" w:rsidRPr="00BA4CFA">
        <w:rPr>
          <w:rFonts w:ascii="Arial" w:hAnsi="Arial" w:cs="Arial"/>
          <w:b/>
          <w:bCs/>
          <w:sz w:val="24"/>
          <w:szCs w:val="24"/>
        </w:rPr>
        <w:t>U</w:t>
      </w:r>
      <w:r w:rsidR="008476B8" w:rsidRPr="00BA4CFA">
        <w:rPr>
          <w:rFonts w:ascii="Arial" w:hAnsi="Arial" w:cs="Arial"/>
          <w:b/>
          <w:bCs/>
          <w:sz w:val="24"/>
          <w:szCs w:val="24"/>
        </w:rPr>
        <w:t>nidirecional.</w:t>
      </w:r>
      <w:r w:rsidRPr="00BA4CFA">
        <w:rPr>
          <w:rFonts w:ascii="Arial" w:hAnsi="Arial" w:cs="Arial"/>
          <w:b/>
          <w:bCs/>
          <w:sz w:val="24"/>
          <w:szCs w:val="24"/>
        </w:rPr>
        <w:t xml:space="preserve"> Interprete a saída de regressão</w:t>
      </w:r>
      <w:r w:rsidR="008010AD" w:rsidRPr="00BA4CFA">
        <w:rPr>
          <w:rFonts w:ascii="Arial" w:hAnsi="Arial" w:cs="Arial"/>
          <w:b/>
          <w:bCs/>
          <w:sz w:val="24"/>
          <w:szCs w:val="24"/>
        </w:rPr>
        <w:t>.</w:t>
      </w:r>
    </w:p>
    <w:p w14:paraId="26009B07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0482FB1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11: Efeitos-aleatórios (GLS), usando 60 observações</w:t>
      </w:r>
    </w:p>
    <w:p w14:paraId="6C5A4C1A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3 unidades de corte transversal</w:t>
      </w:r>
    </w:p>
    <w:p w14:paraId="5F266121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20</w:t>
      </w:r>
    </w:p>
    <w:p w14:paraId="5E691590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Rem6</w:t>
      </w:r>
    </w:p>
    <w:p w14:paraId="006D28B5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07253A" w:rsidRPr="00BA4CFA" w14:paraId="55B25A35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6BF50BD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894A37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1F0E00B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0CFEB73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z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388725E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49866F3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253A" w:rsidRPr="00BA4CFA" w14:paraId="70851F8F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63B8C9B" w14:textId="4A45224F" w:rsidR="0007253A" w:rsidRPr="00BA4CFA" w:rsidRDefault="00BA1DC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C</w:t>
            </w:r>
            <w:r w:rsidR="0007253A" w:rsidRPr="00BA4CFA">
              <w:rPr>
                <w:rFonts w:ascii="Arial" w:hAnsi="Arial" w:cs="Arial"/>
                <w:sz w:val="24"/>
                <w:szCs w:val="24"/>
              </w:rPr>
              <w:t>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58DD89F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794,337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DBC1C16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58,9503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8E470B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13,47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1483CAD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B4C7DDB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07253A" w:rsidRPr="00BA4CFA" w14:paraId="27AC3C39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E18AB75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Desemp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37680BE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−38,0454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435DFAE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7,01396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1D2C3D8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−5,424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DB000B3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4179497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158F289B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07253A" w:rsidRPr="00BA4CFA" w14:paraId="7064F58B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0158A3E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5652E63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483,9500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5B158D7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FAA17E2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B630289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133,5965</w:t>
            </w:r>
          </w:p>
        </w:tc>
      </w:tr>
      <w:tr w:rsidR="0007253A" w:rsidRPr="00BA4CFA" w14:paraId="478E2AF5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C2CC30A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Soma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C43460E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698630,8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BE33E76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7DFF143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5375A40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108,8173</w:t>
            </w:r>
          </w:p>
        </w:tc>
      </w:tr>
      <w:tr w:rsidR="0007253A" w:rsidRPr="00BA4CFA" w14:paraId="2FACF5B6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412CD73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0608374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−366,0123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19FC858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9D58B39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04AC679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736,0246</w:t>
            </w:r>
          </w:p>
        </w:tc>
      </w:tr>
      <w:tr w:rsidR="0007253A" w:rsidRPr="00BA4CFA" w14:paraId="4A8AF5CD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95B1439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6237EA9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740,2133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ABEFCD3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BF605E9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84DC4FD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737,6630</w:t>
            </w:r>
          </w:p>
        </w:tc>
      </w:tr>
      <w:tr w:rsidR="0007253A" w:rsidRPr="00BA4CFA" w14:paraId="1355B5FC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00495C9" w14:textId="56B1F542" w:rsidR="0007253A" w:rsidRPr="00BA4CFA" w:rsidRDefault="00BA1DC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</w:t>
            </w:r>
            <w:r w:rsidR="0007253A" w:rsidRPr="00BA4CFA">
              <w:rPr>
                <w:rFonts w:ascii="Arial" w:hAnsi="Arial" w:cs="Arial"/>
                <w:sz w:val="24"/>
                <w:szCs w:val="24"/>
              </w:rPr>
              <w:t>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AF31177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0,757093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9F1ED14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120F2DB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Durbin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8118630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0,258442</w:t>
            </w:r>
          </w:p>
        </w:tc>
      </w:tr>
    </w:tbl>
    <w:p w14:paraId="5A333027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8CB3D6D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8008911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entre' a variância = 0</w:t>
      </w:r>
    </w:p>
    <w:p w14:paraId="37971E6D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dentro' da variância = 12293,8</w:t>
      </w:r>
    </w:p>
    <w:p w14:paraId="3B771FDA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 xml:space="preserve">teta utilizado para </w:t>
      </w:r>
      <w:proofErr w:type="spellStart"/>
      <w:r w:rsidRPr="00BA4CFA">
        <w:rPr>
          <w:rFonts w:ascii="Arial" w:hAnsi="Arial" w:cs="Arial"/>
          <w:sz w:val="24"/>
          <w:szCs w:val="24"/>
        </w:rPr>
        <w:t>quasi-desmediação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= 0</w:t>
      </w:r>
    </w:p>
    <w:p w14:paraId="640DC962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conjunto nos </w:t>
      </w:r>
      <w:proofErr w:type="spellStart"/>
      <w:r w:rsidRPr="00BA4CFA">
        <w:rPr>
          <w:rFonts w:ascii="Arial" w:hAnsi="Arial" w:cs="Arial"/>
          <w:sz w:val="24"/>
          <w:szCs w:val="24"/>
        </w:rPr>
        <w:t>regressores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designados -</w:t>
      </w:r>
    </w:p>
    <w:p w14:paraId="7FF3909C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-quadrado(1) = 29,4224</w:t>
      </w:r>
    </w:p>
    <w:p w14:paraId="3DFFB2F9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5,82013e-08</w:t>
      </w:r>
    </w:p>
    <w:p w14:paraId="1581CF81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002418F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de </w:t>
      </w:r>
      <w:proofErr w:type="spellStart"/>
      <w:r w:rsidRPr="00BA4CFA">
        <w:rPr>
          <w:rFonts w:ascii="Arial" w:hAnsi="Arial" w:cs="Arial"/>
          <w:sz w:val="24"/>
          <w:szCs w:val="24"/>
        </w:rPr>
        <w:t>Breusch-Pagan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-</w:t>
      </w:r>
    </w:p>
    <w:p w14:paraId="6199DF8B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Variância do erro de unidade-específica = 0</w:t>
      </w:r>
    </w:p>
    <w:p w14:paraId="6721B41B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-quadrado(1) = 0,850331</w:t>
      </w:r>
    </w:p>
    <w:p w14:paraId="13075D22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0,356459</w:t>
      </w:r>
    </w:p>
    <w:p w14:paraId="1C8C955B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84A79C8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de </w:t>
      </w:r>
      <w:proofErr w:type="spellStart"/>
      <w:r w:rsidRPr="00BA4CFA">
        <w:rPr>
          <w:rFonts w:ascii="Arial" w:hAnsi="Arial" w:cs="Arial"/>
          <w:sz w:val="24"/>
          <w:szCs w:val="24"/>
        </w:rPr>
        <w:t>Hausman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-</w:t>
      </w:r>
    </w:p>
    <w:p w14:paraId="3C2ED090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As estimativas GLS são consistentes</w:t>
      </w:r>
    </w:p>
    <w:p w14:paraId="6B03F528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-quadrado(1) = 0,222646</w:t>
      </w:r>
    </w:p>
    <w:p w14:paraId="11E0FF5D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0,637031</w:t>
      </w:r>
    </w:p>
    <w:p w14:paraId="2808B063" w14:textId="77777777" w:rsidR="00D65809" w:rsidRPr="00BA4CFA" w:rsidRDefault="00D6580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A0CCC2A" w14:textId="26FB7BE9" w:rsidR="00D65809" w:rsidRPr="00BA4CFA" w:rsidRDefault="00C97B55" w:rsidP="00D6580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Magnitude</w:t>
      </w:r>
      <w:r w:rsidR="00D65809" w:rsidRPr="00BA4CFA">
        <w:rPr>
          <w:rFonts w:ascii="Arial" w:hAnsi="Arial" w:cs="Arial"/>
          <w:b/>
          <w:sz w:val="24"/>
          <w:szCs w:val="24"/>
        </w:rPr>
        <w:t xml:space="preserve"> dos Coeficientes </w:t>
      </w:r>
    </w:p>
    <w:p w14:paraId="323C4D22" w14:textId="072FC786" w:rsidR="00925000" w:rsidRPr="00BA4CFA" w:rsidRDefault="00925000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CONST: </w:t>
      </w:r>
      <w:r w:rsidR="00492A4B" w:rsidRPr="00BA4CFA">
        <w:rPr>
          <w:rFonts w:ascii="Arial" w:hAnsi="Arial" w:cs="Arial"/>
          <w:sz w:val="24"/>
          <w:szCs w:val="24"/>
        </w:rPr>
        <w:t xml:space="preserve"> Em média, </w:t>
      </w:r>
      <w:r w:rsidRPr="00BA4CFA">
        <w:rPr>
          <w:rFonts w:ascii="Arial" w:hAnsi="Arial" w:cs="Arial"/>
          <w:sz w:val="24"/>
          <w:szCs w:val="24"/>
        </w:rPr>
        <w:t>o valor da remuneração em dólar é de US$794,337, quando a variável desemprego for igual a zero.</w:t>
      </w:r>
      <w:r w:rsidR="00492A4B" w:rsidRPr="00BA4CFA">
        <w:rPr>
          <w:rFonts w:ascii="Arial" w:hAnsi="Arial" w:cs="Arial"/>
          <w:sz w:val="24"/>
          <w:szCs w:val="24"/>
        </w:rPr>
        <w:t xml:space="preserve"> </w:t>
      </w:r>
      <w:r w:rsidRPr="00BA4CFA">
        <w:rPr>
          <w:rFonts w:ascii="Arial" w:hAnsi="Arial" w:cs="Arial"/>
          <w:sz w:val="24"/>
          <w:szCs w:val="24"/>
        </w:rPr>
        <w:br/>
      </w:r>
    </w:p>
    <w:p w14:paraId="4E67E02D" w14:textId="1275E070" w:rsidR="00925000" w:rsidRPr="00BA4CFA" w:rsidRDefault="00925000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DESEMP: Para cada aumento de 1p. p do desemprego, há uma redução de US$ −38,0454 da remuneração</w:t>
      </w:r>
      <w:r w:rsidR="00492A4B" w:rsidRPr="00BA4CFA">
        <w:rPr>
          <w:rFonts w:ascii="Arial" w:hAnsi="Arial" w:cs="Arial"/>
          <w:sz w:val="24"/>
          <w:szCs w:val="24"/>
        </w:rPr>
        <w:t>, tudo mais constante.</w:t>
      </w:r>
    </w:p>
    <w:p w14:paraId="58254126" w14:textId="77777777" w:rsidR="00492A4B" w:rsidRPr="00BA4CFA" w:rsidRDefault="00492A4B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E32D2AF" w14:textId="77777777" w:rsidR="00006F21" w:rsidRDefault="00006F21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093E6F3" w14:textId="62F222ED" w:rsidR="0007253A" w:rsidRDefault="00925000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br/>
      </w:r>
    </w:p>
    <w:p w14:paraId="655A8C96" w14:textId="63D3ECE2" w:rsidR="0025657A" w:rsidRPr="0025657A" w:rsidRDefault="0025657A" w:rsidP="0025657A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5657A">
        <w:rPr>
          <w:rFonts w:ascii="Arial" w:hAnsi="Arial" w:cs="Arial"/>
          <w:b/>
          <w:bCs/>
          <w:sz w:val="24"/>
          <w:szCs w:val="24"/>
        </w:rPr>
        <w:lastRenderedPageBreak/>
        <w:t>Significância Estatística</w:t>
      </w:r>
    </w:p>
    <w:p w14:paraId="1739DA49" w14:textId="11B4D35B" w:rsidR="0025657A" w:rsidRDefault="00006F21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β</w:t>
      </w:r>
      <w:r w:rsidR="0025657A" w:rsidRPr="00BA4CFA">
        <w:rPr>
          <w:rFonts w:ascii="Arial" w:hAnsi="Arial" w:cs="Arial"/>
          <w:sz w:val="24"/>
          <w:szCs w:val="24"/>
        </w:rPr>
        <w:t>1 (CONST) é estatisticamente significante ao nível de 1%, ou seja, rejeitamos H0, assim, podemos concluir que a variável é diferente zero.</w:t>
      </w:r>
    </w:p>
    <w:p w14:paraId="1819A446" w14:textId="3EDB941A" w:rsidR="0025657A" w:rsidRPr="00BA4CFA" w:rsidRDefault="00006F21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β</w:t>
      </w:r>
      <w:r w:rsidR="0025657A" w:rsidRPr="00BA4CFA">
        <w:rPr>
          <w:rFonts w:ascii="Arial" w:hAnsi="Arial" w:cs="Arial"/>
          <w:sz w:val="24"/>
          <w:szCs w:val="24"/>
        </w:rPr>
        <w:t>2 (DESEMP) é estatisticamente significante ao nível de 1%, 5% e 10%, ou seja, rejeitamos H0, assim, podemos concluir que o desemprego pode afetar a remuneração.</w:t>
      </w:r>
    </w:p>
    <w:p w14:paraId="4FF90873" w14:textId="1879EEA5" w:rsidR="0007253A" w:rsidRDefault="008010AD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i) Calcule </w:t>
      </w:r>
      <w:r w:rsidR="005855AB" w:rsidRPr="00BA4CFA">
        <w:rPr>
          <w:rFonts w:ascii="Arial" w:hAnsi="Arial" w:cs="Arial"/>
          <w:b/>
          <w:bCs/>
          <w:sz w:val="24"/>
          <w:szCs w:val="24"/>
        </w:rPr>
        <w:t xml:space="preserve">a </w:t>
      </w:r>
      <w:r w:rsidR="00A275B7" w:rsidRPr="00BA4CFA">
        <w:rPr>
          <w:rFonts w:ascii="Arial" w:hAnsi="Arial" w:cs="Arial"/>
          <w:b/>
          <w:bCs/>
          <w:sz w:val="24"/>
          <w:szCs w:val="24"/>
        </w:rPr>
        <w:t>divisão da variância dos componentes do erro.</w:t>
      </w:r>
      <w:r w:rsidR="007408D9" w:rsidRPr="00BA4C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273F64D" w14:textId="76A35355" w:rsidR="00933053" w:rsidRDefault="005851C3" w:rsidP="00933053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851C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822B177" wp14:editId="15FF219D">
            <wp:extent cx="571580" cy="314369"/>
            <wp:effectExtent l="0" t="0" r="0" b="9525"/>
            <wp:docPr id="960611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11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874C" w14:textId="595404CE" w:rsidR="005851C3" w:rsidRPr="00D2367D" w:rsidRDefault="003B0B9E" w:rsidP="00933053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D2367D">
        <w:rPr>
          <w:rFonts w:ascii="Arial" w:hAnsi="Arial" w:cs="Arial"/>
          <w:sz w:val="24"/>
          <w:szCs w:val="24"/>
        </w:rPr>
        <w:t>Por entre:</w:t>
      </w:r>
      <w:r w:rsidR="005F2087" w:rsidRPr="00D2367D">
        <w:rPr>
          <w:rFonts w:ascii="Arial" w:hAnsi="Arial" w:cs="Arial"/>
          <w:sz w:val="24"/>
          <w:szCs w:val="24"/>
        </w:rPr>
        <w:t xml:space="preserve"> </w:t>
      </w:r>
      <w:r w:rsidR="002C54EC" w:rsidRPr="00D2367D">
        <w:rPr>
          <w:rFonts w:ascii="Arial" w:hAnsi="Arial" w:cs="Arial"/>
          <w:sz w:val="24"/>
          <w:szCs w:val="24"/>
        </w:rPr>
        <w:t>0 / 12293,8 + 0 = 0</w:t>
      </w:r>
      <w:r w:rsidR="00933053" w:rsidRPr="00D2367D">
        <w:rPr>
          <w:rFonts w:ascii="Arial" w:hAnsi="Arial" w:cs="Arial"/>
          <w:sz w:val="24"/>
          <w:szCs w:val="24"/>
        </w:rPr>
        <w:t>%</w:t>
      </w:r>
    </w:p>
    <w:p w14:paraId="08452DB1" w14:textId="522351BE" w:rsidR="005851C3" w:rsidRPr="00D2367D" w:rsidRDefault="003B0B9E" w:rsidP="003B0B9E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D2367D">
        <w:rPr>
          <w:rFonts w:ascii="Arial" w:hAnsi="Arial" w:cs="Arial"/>
          <w:sz w:val="24"/>
          <w:szCs w:val="24"/>
        </w:rPr>
        <w:t>Por dentro = 12</w:t>
      </w:r>
      <w:r w:rsidR="00373B91" w:rsidRPr="00D2367D">
        <w:rPr>
          <w:rFonts w:ascii="Arial" w:hAnsi="Arial" w:cs="Arial"/>
          <w:sz w:val="24"/>
          <w:szCs w:val="24"/>
        </w:rPr>
        <w:t>293,8</w:t>
      </w:r>
      <w:r w:rsidR="00AC52F5" w:rsidRPr="00D2367D">
        <w:rPr>
          <w:rFonts w:ascii="Arial" w:hAnsi="Arial" w:cs="Arial"/>
          <w:sz w:val="24"/>
          <w:szCs w:val="24"/>
        </w:rPr>
        <w:t xml:space="preserve"> / 0 + 12</w:t>
      </w:r>
      <w:r w:rsidR="00790AFC" w:rsidRPr="00D2367D">
        <w:rPr>
          <w:rFonts w:ascii="Arial" w:hAnsi="Arial" w:cs="Arial"/>
          <w:sz w:val="24"/>
          <w:szCs w:val="24"/>
        </w:rPr>
        <w:t>293,8 = 100%</w:t>
      </w:r>
    </w:p>
    <w:p w14:paraId="5AD1C814" w14:textId="35F1AAE2" w:rsidR="007D6D44" w:rsidRPr="00BA4CFA" w:rsidRDefault="007D6D44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 variância ‘por entre’ é 0</w:t>
      </w:r>
      <w:r w:rsidRPr="4CE46DB9">
        <w:rPr>
          <w:rFonts w:ascii="Arial" w:hAnsi="Arial" w:cs="Arial"/>
          <w:sz w:val="24"/>
          <w:szCs w:val="24"/>
        </w:rPr>
        <w:t>%</w:t>
      </w:r>
      <w:r w:rsidR="4F0DA6B5" w:rsidRPr="0A21D605">
        <w:rPr>
          <w:rFonts w:ascii="Arial" w:hAnsi="Arial" w:cs="Arial"/>
          <w:sz w:val="24"/>
          <w:szCs w:val="24"/>
        </w:rPr>
        <w:t xml:space="preserve"> </w:t>
      </w:r>
    </w:p>
    <w:p w14:paraId="5571E4BD" w14:textId="0C24AA33" w:rsidR="0007253A" w:rsidRPr="00BA4CFA" w:rsidRDefault="007D6D44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A variância ‘por dentro’ é igual a 100% </w:t>
      </w:r>
    </w:p>
    <w:p w14:paraId="4CE10A60" w14:textId="42494D46" w:rsidR="00E54D09" w:rsidRPr="00BA4CFA" w:rsidRDefault="00180A69" w:rsidP="00180A69">
      <w:pPr>
        <w:spacing w:line="240" w:lineRule="auto"/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j) </w:t>
      </w:r>
      <w:r w:rsidRPr="00BA4CFA">
        <w:rPr>
          <w:rFonts w:ascii="Arial" w:eastAsiaTheme="minorEastAsia" w:hAnsi="Arial" w:cs="Arial"/>
          <w:b/>
          <w:bCs/>
          <w:sz w:val="24"/>
          <w:szCs w:val="24"/>
        </w:rPr>
        <w:t xml:space="preserve"> </w:t>
      </w:r>
      <w:r w:rsidR="00281A60" w:rsidRPr="00BA4CFA">
        <w:rPr>
          <w:rFonts w:ascii="Arial" w:eastAsiaTheme="minorEastAsia" w:hAnsi="Arial" w:cs="Arial"/>
          <w:b/>
          <w:bCs/>
          <w:sz w:val="24"/>
          <w:szCs w:val="24"/>
        </w:rPr>
        <w:t xml:space="preserve">O modelo do item h está mais próximo </w:t>
      </w:r>
      <w:r w:rsidR="00A002BB" w:rsidRPr="00BA4CFA">
        <w:rPr>
          <w:rFonts w:ascii="Arial" w:eastAsiaTheme="minorEastAsia" w:hAnsi="Arial" w:cs="Arial"/>
          <w:b/>
          <w:bCs/>
          <w:sz w:val="24"/>
          <w:szCs w:val="24"/>
        </w:rPr>
        <w:t>de um modelo de Efeitos Fixos ou de um modelo de MQO Agrupados? Justifique a sua resposta.</w:t>
      </w:r>
    </w:p>
    <w:p w14:paraId="0EE5329F" w14:textId="6F805564" w:rsidR="0097274D" w:rsidRDefault="0097274D" w:rsidP="00D65809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Considerando o valor de </w:t>
      </w:r>
      <w:r w:rsidR="00430A32">
        <w:rPr>
          <w:rFonts w:ascii="Arial" w:eastAsiaTheme="minorEastAsia" w:hAnsi="Arial" w:cs="Arial"/>
          <w:sz w:val="24"/>
          <w:szCs w:val="24"/>
        </w:rPr>
        <w:t>teta (ou λ)</w:t>
      </w:r>
      <w:r w:rsidR="008F0198">
        <w:rPr>
          <w:rFonts w:ascii="Arial" w:eastAsiaTheme="minorEastAsia" w:hAnsi="Arial" w:cs="Arial"/>
          <w:sz w:val="24"/>
          <w:szCs w:val="24"/>
        </w:rPr>
        <w:t xml:space="preserve">, que é igual a zero, podemos afirmar que o modelo do item h está mais próximo de um modelo de </w:t>
      </w:r>
      <w:r w:rsidR="009335F6">
        <w:rPr>
          <w:rFonts w:ascii="Arial" w:eastAsiaTheme="minorEastAsia" w:hAnsi="Arial" w:cs="Arial"/>
          <w:sz w:val="24"/>
          <w:szCs w:val="24"/>
        </w:rPr>
        <w:t>MQO Agrupados.</w:t>
      </w:r>
    </w:p>
    <w:p w14:paraId="054BD093" w14:textId="77777777" w:rsidR="0097274D" w:rsidRDefault="0097274D" w:rsidP="00D65809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38848450" w14:textId="5D1B8F0D" w:rsidR="00510EF9" w:rsidRPr="00BA4CFA" w:rsidRDefault="005D5DE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eastAsiaTheme="minorEastAsia" w:hAnsi="Arial" w:cs="Arial"/>
          <w:b/>
          <w:bCs/>
          <w:sz w:val="24"/>
          <w:szCs w:val="24"/>
        </w:rPr>
        <w:t>k</w:t>
      </w:r>
      <w:r w:rsidR="00E54D09" w:rsidRPr="00BA4CFA">
        <w:rPr>
          <w:rFonts w:ascii="Arial" w:eastAsiaTheme="minorEastAsia" w:hAnsi="Arial" w:cs="Arial"/>
          <w:b/>
          <w:bCs/>
          <w:sz w:val="24"/>
          <w:szCs w:val="24"/>
        </w:rPr>
        <w:t xml:space="preserve">) Teste a hipótese de que o modelo de Efeitos Aleatórios </w:t>
      </w:r>
      <w:r w:rsidR="0006530F" w:rsidRPr="00BA4CFA">
        <w:rPr>
          <w:rFonts w:ascii="Arial" w:eastAsiaTheme="minorEastAsia" w:hAnsi="Arial" w:cs="Arial"/>
          <w:b/>
          <w:bCs/>
          <w:sz w:val="24"/>
          <w:szCs w:val="24"/>
        </w:rPr>
        <w:t>não possui efeitos de tempo.</w:t>
      </w:r>
    </w:p>
    <w:p w14:paraId="4ED4CE0C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7: Efeitos-aleatórios (GLS), usando 60 observações</w:t>
      </w:r>
    </w:p>
    <w:p w14:paraId="54F18C28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3 unidades de corte transversal</w:t>
      </w:r>
    </w:p>
    <w:p w14:paraId="519AC6A7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20</w:t>
      </w:r>
    </w:p>
    <w:p w14:paraId="39C3D2A1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Rem6</w:t>
      </w:r>
    </w:p>
    <w:p w14:paraId="28743BCA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510EF9" w:rsidRPr="00BA4CFA" w14:paraId="442D5378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E266AE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E10F4A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F147A20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F9DFB5D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z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AC0DB2E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3A536A0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10EF9" w:rsidRPr="00BA4CFA" w14:paraId="1DFF6E02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9E7F70A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const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FD094E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483,698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05AEAE5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53,2096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AF2533E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9,090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D705BB2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A7AA458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35ADC2B0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B2BF26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Desemp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FFE612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−26,3518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CE2275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6,46958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B0C902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−4,073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C02BD3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0220F33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5089A743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612A56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5FD22E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58,0141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0F1B4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36,4672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D967AA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1,591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0EBA51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0,1116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B2A4AE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10EF9" w:rsidRPr="00BA4CFA" w14:paraId="17D990D8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BE2A50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0E3039E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131,474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00EB61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41,7739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F6B72B5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3,147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81C5D0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0,0016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3289B4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41F5F681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0965BB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49BD5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148,694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EF0C8F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43,3297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65A34A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3,432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DA28F75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0,0006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0665C77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0A9F1127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3FE9253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8403D5D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126,099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37EF000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40,1475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CA1A52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3,141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F60B25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0,0017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BA601C7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2F5D91D7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361C130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83D14D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122,723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A567EF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38,7235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5175E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3,169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726587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0,0015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51CDD2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7B4920C6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3B0A91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52C15A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136,182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0D05AC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37,7456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4388B1E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3,608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3DE885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0,0003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A0E225D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5B392E99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F7B47B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7AEDA7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152,822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1FC0605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36,2209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7FCC73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4,219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DD3416D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C81D0E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5C2D02EF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BBD9240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A085F3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160,878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33FC047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35,3797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FC02728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4,547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9AAE852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C9F73E0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43010A71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5D66B42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DDD940C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164,389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8857EB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35,5914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5B94C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4,619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66EBF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F76FE27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1824871C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9FA56A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3DB616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221,738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2351F6A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35,4585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B02DB4E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6,253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7A4293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FCDE058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3B2E59A1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C5FE97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68BEE65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311,814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14557B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36,4672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C428B6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8,551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FE9CCCD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7628FA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4A3398CB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C314C67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A4D003C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364,009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70EB82A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38,3809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ABC1035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9,484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BC678C7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814349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76FA7DA7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879863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91E464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336,931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97B771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38,2978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093E6D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8,798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50BEF98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5F36F1D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05419C5C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2B372D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4A8A9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316,857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BB3717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36,3650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E14ABF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8,713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A15CC0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1409283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0E39C3E8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118370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90518C8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310,776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394A4CC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35,5266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82EE6A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8,748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2013D37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4961F4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5BE6C738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91D43B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lastRenderedPageBreak/>
              <w:t>dt_17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2BC512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308,184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835DF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35,4447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3B91AD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8,695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F4837FE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09915D2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1ED0C303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F759672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196ADC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311,059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252C6C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35,4736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261568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8,769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101F7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9939BE7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1856933E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9D6189D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57B26A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312,448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0870340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35,9657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69490A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8,687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C7D5D48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0708978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6B5240F7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C5B726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dt_20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B410B85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309,688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63E44E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37,3143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83A48E5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8,299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F0B5AB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1A53E4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4D933F96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510EF9" w:rsidRPr="00BA4CFA" w14:paraId="0B44948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4FB4113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5FC38BD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483,9500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819856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61F729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F7D0C10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133,5965</w:t>
            </w:r>
          </w:p>
        </w:tc>
      </w:tr>
      <w:tr w:rsidR="00510EF9" w:rsidRPr="00BA4CFA" w14:paraId="490D9CE1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10313A0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Soma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E14C262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82194,81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D71FA9A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8A7A6F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2BDDE8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45,33068</w:t>
            </w:r>
          </w:p>
        </w:tc>
      </w:tr>
      <w:tr w:rsidR="00510EF9" w:rsidRPr="00BA4CFA" w14:paraId="4002210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A484F6A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31B60A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−301,8114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C58145A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A119C2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0A1889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645,6228</w:t>
            </w:r>
          </w:p>
        </w:tc>
      </w:tr>
      <w:tr w:rsidR="00510EF9" w:rsidRPr="00BA4CFA" w14:paraId="16202C03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CBA2CBD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D5319A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689,6040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80C61C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E0FF307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4EAFE08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662,8263</w:t>
            </w:r>
          </w:p>
        </w:tc>
      </w:tr>
      <w:tr w:rsidR="00510EF9" w:rsidRPr="00BA4CFA" w14:paraId="38893D1F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B451DE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rô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599AE5D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0,854432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3C3188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E8FC3DC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Durbin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C59B53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0,416301</w:t>
            </w:r>
          </w:p>
        </w:tc>
      </w:tr>
    </w:tbl>
    <w:p w14:paraId="03FA8EB4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E414AF6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9E5825A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entre' a variância = 286,057</w:t>
      </w:r>
    </w:p>
    <w:p w14:paraId="24C69F5F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dentro' da variância = 1875</w:t>
      </w:r>
    </w:p>
    <w:p w14:paraId="72DCCFD5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 xml:space="preserve">teta utilizado para </w:t>
      </w:r>
      <w:proofErr w:type="spellStart"/>
      <w:r w:rsidRPr="00BA4CFA">
        <w:rPr>
          <w:rFonts w:ascii="Arial" w:hAnsi="Arial" w:cs="Arial"/>
          <w:sz w:val="24"/>
          <w:szCs w:val="24"/>
        </w:rPr>
        <w:t>quasi-desmediação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= 0,503175</w:t>
      </w:r>
    </w:p>
    <w:p w14:paraId="63DEC382" w14:textId="77777777" w:rsidR="00180A69" w:rsidRPr="00BA4CFA" w:rsidRDefault="00180A6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C1E13CB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conjunto nos </w:t>
      </w:r>
      <w:proofErr w:type="spellStart"/>
      <w:r w:rsidRPr="00BA4CFA">
        <w:rPr>
          <w:rFonts w:ascii="Arial" w:hAnsi="Arial" w:cs="Arial"/>
          <w:sz w:val="24"/>
          <w:szCs w:val="24"/>
        </w:rPr>
        <w:t>regressores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designados -</w:t>
      </w:r>
    </w:p>
    <w:p w14:paraId="48EA1E80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-quadrado(1) = 16,5908</w:t>
      </w:r>
    </w:p>
    <w:p w14:paraId="58A0E07A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4,63759e-05</w:t>
      </w:r>
    </w:p>
    <w:p w14:paraId="2ED08934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12C646A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de Wald conjunto nas </w:t>
      </w:r>
      <w:proofErr w:type="spellStart"/>
      <w:r w:rsidRPr="00BA4CFA">
        <w:rPr>
          <w:rFonts w:ascii="Arial" w:hAnsi="Arial" w:cs="Arial"/>
          <w:sz w:val="24"/>
          <w:szCs w:val="24"/>
        </w:rPr>
        <w:t>dummies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temporais -</w:t>
      </w:r>
    </w:p>
    <w:p w14:paraId="6F14E5C9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Sem efeitos temporais</w:t>
      </w:r>
    </w:p>
    <w:p w14:paraId="0FC04177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-quadrado(19) = 329,138</w:t>
      </w:r>
    </w:p>
    <w:p w14:paraId="5D9C2601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2,05999e-58</w:t>
      </w:r>
    </w:p>
    <w:p w14:paraId="4A6AE1E8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169708E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de </w:t>
      </w:r>
      <w:proofErr w:type="spellStart"/>
      <w:r w:rsidRPr="00BA4CFA">
        <w:rPr>
          <w:rFonts w:ascii="Arial" w:hAnsi="Arial" w:cs="Arial"/>
          <w:sz w:val="24"/>
          <w:szCs w:val="24"/>
        </w:rPr>
        <w:t>Breusch-Pagan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-</w:t>
      </w:r>
    </w:p>
    <w:p w14:paraId="450FA0F2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Variância do erro de unidade-específica = 0</w:t>
      </w:r>
    </w:p>
    <w:p w14:paraId="039E47F3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-quadrado(1) = 1,83493</w:t>
      </w:r>
    </w:p>
    <w:p w14:paraId="6A3AE0A9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0,175546</w:t>
      </w:r>
    </w:p>
    <w:p w14:paraId="6FC993C0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3361D38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de </w:t>
      </w:r>
      <w:proofErr w:type="spellStart"/>
      <w:r w:rsidRPr="00BA4CFA">
        <w:rPr>
          <w:rFonts w:ascii="Arial" w:hAnsi="Arial" w:cs="Arial"/>
          <w:sz w:val="24"/>
          <w:szCs w:val="24"/>
        </w:rPr>
        <w:t>Hausman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-</w:t>
      </w:r>
    </w:p>
    <w:p w14:paraId="6E0BB98B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As estimativas GLS são consistentes</w:t>
      </w:r>
    </w:p>
    <w:p w14:paraId="52D9FF48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-quadrado(1) = 1,66175</w:t>
      </w:r>
    </w:p>
    <w:p w14:paraId="15380CF6" w14:textId="73FF404B" w:rsidR="00E54D09" w:rsidRPr="00BA4CFA" w:rsidRDefault="00510EF9" w:rsidP="00180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0,197367</w:t>
      </w:r>
    </w:p>
    <w:p w14:paraId="50A961B3" w14:textId="77777777" w:rsidR="00180A69" w:rsidRPr="00BA4CFA" w:rsidRDefault="00180A69" w:rsidP="00180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86539F3" w14:textId="433F9831" w:rsidR="00180A69" w:rsidRPr="00BA4CFA" w:rsidRDefault="00510EF9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Analisando o teste de Wald, rejeitamos a H0, ou seja, possuí efeitos de tempo no modelo de efeito aleatórios</w:t>
      </w:r>
    </w:p>
    <w:p w14:paraId="19DC54C3" w14:textId="77777777" w:rsidR="00180A69" w:rsidRPr="00BA4CFA" w:rsidRDefault="00180A69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7785585" w14:textId="77777777" w:rsidR="008B37FE" w:rsidRPr="00BA4CFA" w:rsidRDefault="008B37FE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E9766DD" w14:textId="77777777" w:rsidR="008B37FE" w:rsidRPr="00BA4CFA" w:rsidRDefault="008B37FE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4207B99" w14:textId="77777777" w:rsidR="008B37FE" w:rsidRPr="00BA4CFA" w:rsidRDefault="008B37FE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B954C51" w14:textId="77777777" w:rsidR="008B37FE" w:rsidRPr="00BA4CFA" w:rsidRDefault="008B37FE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CD169F5" w14:textId="77777777" w:rsidR="008B37FE" w:rsidRPr="00BA4CFA" w:rsidRDefault="008B37FE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lastRenderedPageBreak/>
        <w:t>02)</w:t>
      </w:r>
      <w:r w:rsidRPr="00BA4CFA">
        <w:rPr>
          <w:rFonts w:ascii="Arial" w:hAnsi="Arial" w:cs="Arial"/>
          <w:sz w:val="24"/>
          <w:szCs w:val="24"/>
        </w:rPr>
        <w:t xml:space="preserve"> </w:t>
      </w:r>
      <w:r w:rsidRPr="00BA4CFA">
        <w:rPr>
          <w:rFonts w:ascii="Arial" w:hAnsi="Arial" w:cs="Arial"/>
          <w:b/>
          <w:bCs/>
          <w:sz w:val="24"/>
          <w:szCs w:val="24"/>
        </w:rPr>
        <w:t>O arquivo de Excel “gasolina” apresenta dados em nível de um modelo de demanda por gasolina de 18 países no período de 1960 a 1978. Considerando o modelo teórico abaixo, responda as perguntas:</w:t>
      </w:r>
    </w:p>
    <w:p w14:paraId="78DA970B" w14:textId="77777777" w:rsidR="008B37FE" w:rsidRPr="00BA4CFA" w:rsidRDefault="00000000" w:rsidP="008B37FE">
      <w:pPr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lgaspcar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lincomep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lcarpcap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lrpmg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it</m:t>
              </m:r>
            </m:sub>
          </m:sSub>
        </m:oMath>
      </m:oMathPara>
    </w:p>
    <w:p w14:paraId="74E1864A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 xml:space="preserve">Onde: </w:t>
      </w:r>
    </w:p>
    <w:p w14:paraId="0AE9CA7C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lgaspcar é o consumo de gasolina por carro</m:t>
          </m:r>
        </m:oMath>
      </m:oMathPara>
    </w:p>
    <w:p w14:paraId="4609A56D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lincomep é a renda real per capita</m:t>
          </m:r>
        </m:oMath>
      </m:oMathPara>
    </w:p>
    <w:p w14:paraId="7B1C3124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lcarpcap é o preço real do carro a gasolina</m:t>
          </m:r>
        </m:oMath>
      </m:oMathPara>
    </w:p>
    <w:p w14:paraId="03963D86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lrpmg é o estoque de carros per capita.</m:t>
          </m:r>
        </m:oMath>
      </m:oMathPara>
    </w:p>
    <w:p w14:paraId="35C2F281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12DE1AE1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b/>
          <w:bCs/>
          <w:sz w:val="24"/>
          <w:szCs w:val="24"/>
        </w:rPr>
      </w:pPr>
      <w:r w:rsidRPr="00BA4CFA">
        <w:rPr>
          <w:rFonts w:ascii="Arial" w:eastAsiaTheme="minorEastAsia" w:hAnsi="Arial" w:cs="Arial"/>
          <w:b/>
          <w:bCs/>
          <w:sz w:val="24"/>
          <w:szCs w:val="24"/>
        </w:rPr>
        <w:t>a) Teoricamente qual é o sinal que você espera para todos os coeficientes? Justifique a sua resposta.</w:t>
      </w:r>
    </w:p>
    <w:p w14:paraId="6DB9DF4F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Consumo de gasolina por carro: espera-se que o coeficiente seja positivo, dado que a renda real per capita tem uma relação direta com o consumo (demanda);</w:t>
      </w:r>
    </w:p>
    <w:p w14:paraId="0EB8D509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Preço real do carro a gasolina: espera-se que o coeficiente seja negativo, dado que o preço real do carro a gasolina tem uma relação inversa com o consumo (demanda);</w:t>
      </w:r>
    </w:p>
    <w:p w14:paraId="4656F537" w14:textId="46166739" w:rsidR="008B37FE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Estoque de carros per capita: espera-se que o coeficiente seja negativo, dado que quanto maior o estoque de carros per capita, menor é a quantidade demandada de gasolina.</w:t>
      </w:r>
    </w:p>
    <w:p w14:paraId="50A5B2E2" w14:textId="77777777" w:rsidR="006B688F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5DFBB60D" w14:textId="77777777" w:rsidR="006B688F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0CB05DA4" w14:textId="77777777" w:rsidR="006B688F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108A60A3" w14:textId="77777777" w:rsidR="006B688F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4192C4D5" w14:textId="77777777" w:rsidR="006B688F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330AE511" w14:textId="77777777" w:rsidR="006B688F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32AD4306" w14:textId="77777777" w:rsidR="006B688F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27A8D38C" w14:textId="77777777" w:rsidR="006B688F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2CF6F977" w14:textId="77777777" w:rsidR="006B688F" w:rsidRPr="00BA4CFA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110A0F28" w14:textId="77777777" w:rsidR="008B37FE" w:rsidRPr="00BA4CFA" w:rsidRDefault="008B37FE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eastAsiaTheme="minorEastAsia" w:hAnsi="Arial" w:cs="Arial"/>
          <w:b/>
          <w:bCs/>
          <w:sz w:val="24"/>
          <w:szCs w:val="24"/>
        </w:rPr>
        <w:lastRenderedPageBreak/>
        <w:t xml:space="preserve">b) </w:t>
      </w:r>
      <w:r w:rsidRPr="00BA4CFA">
        <w:rPr>
          <w:rFonts w:ascii="Arial" w:hAnsi="Arial" w:cs="Arial"/>
          <w:b/>
          <w:bCs/>
          <w:sz w:val="24"/>
          <w:szCs w:val="24"/>
        </w:rPr>
        <w:t>Rode o modelo por MQO Agrupados. Interprete a saída de regressão em relação a magnitude dos coeficientes, nível de significância, R</w:t>
      </w:r>
      <w:r w:rsidRPr="00BA4CFA">
        <w:rPr>
          <w:rFonts w:ascii="Arial" w:hAnsi="Arial" w:cs="Arial"/>
          <w:b/>
          <w:bCs/>
          <w:sz w:val="24"/>
          <w:szCs w:val="24"/>
          <w:vertAlign w:val="superscript"/>
        </w:rPr>
        <w:t>2</w:t>
      </w:r>
      <w:r w:rsidRPr="00BA4CFA">
        <w:rPr>
          <w:rFonts w:ascii="Arial" w:hAnsi="Arial" w:cs="Arial"/>
          <w:b/>
          <w:bCs/>
          <w:sz w:val="24"/>
          <w:szCs w:val="24"/>
        </w:rPr>
        <w:t xml:space="preserve"> e autocorrelação.</w:t>
      </w:r>
    </w:p>
    <w:p w14:paraId="49F432A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2: MQO agrupado, usando 342 observações</w:t>
      </w:r>
    </w:p>
    <w:p w14:paraId="3847B7DD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18 unidades de corte transversal</w:t>
      </w:r>
    </w:p>
    <w:p w14:paraId="32655D8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19</w:t>
      </w:r>
    </w:p>
    <w:p w14:paraId="75C2898A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LGASPCAR</w:t>
      </w:r>
    </w:p>
    <w:p w14:paraId="4323707D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8B37FE" w:rsidRPr="00BA4CFA" w14:paraId="1431428A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19F40E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589C16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0CE2E7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0D96A1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FC7CC8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EFEE8A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0EF5C0BC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0D26E31" w14:textId="6EC4AA01" w:rsidR="008B37FE" w:rsidRPr="00BA4CFA" w:rsidRDefault="00A55BE9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C</w:t>
            </w:r>
            <w:r w:rsidR="008B37FE" w:rsidRPr="00BA4CFA">
              <w:rPr>
                <w:rFonts w:ascii="Arial" w:hAnsi="Arial" w:cs="Arial"/>
                <w:sz w:val="24"/>
                <w:szCs w:val="24"/>
              </w:rPr>
              <w:t>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DA214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14,3480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23B3B3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0,701606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55C97E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20,45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3D809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E7A254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145DCB14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4EFA3E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LINCOMEP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86F597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5,33977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C8ED5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0,214835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145459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24,86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98CAEA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514A72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71CDB38C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D44896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LRPMG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958AED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−5,35079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A37D6A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0,181888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32A43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−29,42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0D2291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97E6AA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20792212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B6DF4D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LCARPCAP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58085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−4,58024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0440EA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0,111650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DF1EBF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−41,02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4F716E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636D43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621CD452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8B37FE" w:rsidRPr="00BA4CFA" w14:paraId="59B0727E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70A281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BB05C6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25,77745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7D502A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1D2AAF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9F57C5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3,293443</w:t>
            </w:r>
          </w:p>
        </w:tc>
      </w:tr>
      <w:tr w:rsidR="008B37FE" w:rsidRPr="00BA4CFA" w14:paraId="71D34269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12537E5" w14:textId="3C4A4BAE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Soma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BDE2A2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536,5569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503EB7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26D113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D3A54C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1,259939</w:t>
            </w:r>
          </w:p>
        </w:tc>
      </w:tr>
      <w:tr w:rsidR="008B37FE" w:rsidRPr="00BA4CFA" w14:paraId="19069B88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0A7BA8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DAC3ED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0,854935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3F3778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E3C489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ajustado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9B9693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0,853648</w:t>
            </w:r>
          </w:p>
        </w:tc>
      </w:tr>
      <w:tr w:rsidR="008B37FE" w:rsidRPr="00BA4CFA" w14:paraId="566B3BEF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D89727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F(3, 338)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CFA2D8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663,9993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4B27BF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E4BD68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E72D53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2,7e-141</w:t>
            </w:r>
          </w:p>
        </w:tc>
      </w:tr>
      <w:tr w:rsidR="008B37FE" w:rsidRPr="00BA4CFA" w14:paraId="35DC572A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AE7113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D8B8F0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−562,2888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DFB77C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32F04E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DDB01A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1132,578</w:t>
            </w:r>
          </w:p>
        </w:tc>
      </w:tr>
      <w:tr w:rsidR="008B37FE" w:rsidRPr="00BA4CFA" w14:paraId="62712E8B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108AFC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54BACF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1147,917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336A95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30B37E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06BCBA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1138,688</w:t>
            </w:r>
          </w:p>
        </w:tc>
      </w:tr>
      <w:tr w:rsidR="008B37FE" w:rsidRPr="00BA4CFA" w14:paraId="12B322CD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B13790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516653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0,922946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735FC3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D19D93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Durbin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3B004C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0,130504</w:t>
            </w:r>
          </w:p>
        </w:tc>
      </w:tr>
    </w:tbl>
    <w:p w14:paraId="7D4ADF45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</w:p>
    <w:p w14:paraId="3C64613D" w14:textId="19CD0B59" w:rsidR="008B37FE" w:rsidRPr="007232C4" w:rsidRDefault="008B37FE" w:rsidP="007232C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7232C4">
        <w:rPr>
          <w:rFonts w:ascii="Arial" w:hAnsi="Arial" w:cs="Arial"/>
          <w:b/>
          <w:sz w:val="24"/>
          <w:szCs w:val="24"/>
        </w:rPr>
        <w:t xml:space="preserve">Magnitude dos </w:t>
      </w:r>
      <w:r w:rsidR="007232C4">
        <w:rPr>
          <w:rFonts w:ascii="Arial" w:hAnsi="Arial" w:cs="Arial"/>
          <w:b/>
          <w:sz w:val="24"/>
          <w:szCs w:val="24"/>
        </w:rPr>
        <w:t>C</w:t>
      </w:r>
      <w:r w:rsidRPr="007232C4">
        <w:rPr>
          <w:rFonts w:ascii="Arial" w:hAnsi="Arial" w:cs="Arial"/>
          <w:b/>
          <w:sz w:val="24"/>
          <w:szCs w:val="24"/>
        </w:rPr>
        <w:t>oeficientes</w:t>
      </w:r>
      <w:r w:rsidR="007232C4">
        <w:rPr>
          <w:rFonts w:ascii="Arial" w:hAnsi="Arial" w:cs="Arial"/>
          <w:b/>
          <w:sz w:val="24"/>
          <w:szCs w:val="24"/>
        </w:rPr>
        <w:t xml:space="preserve"> </w:t>
      </w:r>
    </w:p>
    <w:p w14:paraId="71F32EB5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β0 (constante): 14,35 – É a média do consumo da gasolina por carro quando a renda per capita, o estoque de carros per capita e o preço real do carro a gasolina são iguais a zero.</w:t>
      </w:r>
    </w:p>
    <w:p w14:paraId="1953D5E2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β1 (LINCOMEP): 5,34 - Para o aumento de uma unidade na renda real per capita, o consumo de gasolina por carro aumenta, em média, 5,33 unidades mantendo as demais variáveis constantes.</w:t>
      </w:r>
    </w:p>
    <w:p w14:paraId="404109F5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 xml:space="preserve">β2 (LRPMG): -5,35 - Para o aumento de uma unidade no estoque de carros per capita, a quantidade demanda de gasolina diminui, em média, 5,35 unidades, mantendo as demais variáveis constantes. </w:t>
      </w:r>
    </w:p>
    <w:p w14:paraId="477A60A8" w14:textId="0946266F" w:rsidR="008B37FE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β3 (LCARCAP): -4,58 – Para o aumento de uma unidade no preço real da gasolina, a quantidade demandada de gasolina diminui, em média, 4,58 unidades, mantendo as demais variáveis constantes.</w:t>
      </w:r>
    </w:p>
    <w:p w14:paraId="4C0088A4" w14:textId="77777777" w:rsidR="006B688F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0D54AB74" w14:textId="77777777" w:rsidR="006B688F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7C1175BF" w14:textId="77777777" w:rsidR="006B688F" w:rsidRPr="00BA4CFA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3CDAD9D5" w14:textId="35F06FD5" w:rsidR="008B37FE" w:rsidRPr="006B688F" w:rsidRDefault="006B688F" w:rsidP="006B688F">
      <w:pPr>
        <w:pStyle w:val="PargrafodaLista"/>
        <w:numPr>
          <w:ilvl w:val="0"/>
          <w:numId w:val="6"/>
        </w:numPr>
        <w:jc w:val="both"/>
        <w:rPr>
          <w:rFonts w:ascii="Arial" w:eastAsiaTheme="minorEastAsia" w:hAnsi="Arial" w:cs="Arial"/>
          <w:b/>
          <w:sz w:val="24"/>
          <w:szCs w:val="24"/>
        </w:rPr>
      </w:pPr>
      <w:r>
        <w:rPr>
          <w:rFonts w:ascii="Arial" w:eastAsiaTheme="minorEastAsia" w:hAnsi="Arial" w:cs="Arial"/>
          <w:b/>
          <w:sz w:val="24"/>
          <w:szCs w:val="24"/>
        </w:rPr>
        <w:lastRenderedPageBreak/>
        <w:t>Significância Estatística</w:t>
      </w:r>
    </w:p>
    <w:p w14:paraId="32E3A130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β0 (constante): p-valor = 4,58e-061 – O parâmetro é estatisticamente significante ao nível de 1%. Rejeita-se a hipótese nula, ou seja, o consumo de gasolina por carro é diferente de zero.</w:t>
      </w:r>
    </w:p>
    <w:p w14:paraId="61AB7BFD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β1 (LINCOMEP): p-valor = 2,74e-078– O parâmetro é estatisticamente significante ao nível de 1%. Rejeita-se a hipótese nula, ou seja, a renda real per capita parece afetar o consumo de gasolina por carro.</w:t>
      </w:r>
    </w:p>
    <w:p w14:paraId="0AC072AE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β2 (LRPMG): p-valor = 3,20e-095 – O parâmetro é estatisticamente significante ao nível de 1%. Rejeita-se a hipótese nula, ou seja, o estoque de carros per capita parece afetar o consumo de gasolina por carro.</w:t>
      </w:r>
    </w:p>
    <w:p w14:paraId="13FC218E" w14:textId="77777777" w:rsidR="008B37FE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β3 (LCARCAP): p-valor = 2,67e-133 – O parâmetro é estatisticamente significante ao nível de 1%. Rejeita-se a hipótese nula, ou seja, o preço real da gasolina parece afetar o consumo de gasolina por carro.</w:t>
      </w:r>
    </w:p>
    <w:p w14:paraId="4A9FFBBC" w14:textId="77777777" w:rsidR="008B37FE" w:rsidRPr="006B688F" w:rsidRDefault="008B37FE" w:rsidP="006B688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6B688F">
        <w:rPr>
          <w:rFonts w:ascii="Arial" w:hAnsi="Arial" w:cs="Arial"/>
          <w:b/>
          <w:sz w:val="24"/>
          <w:szCs w:val="24"/>
        </w:rPr>
        <w:t>R²</w:t>
      </w:r>
    </w:p>
    <w:p w14:paraId="3C84B648" w14:textId="4ED88554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R² ajustado da regressão foi de 0,8536, ou seja, cerca de 85,36% das variações no consumo de gasolina foram causadas por variações na </w:t>
      </w:r>
      <w:r w:rsidRPr="00BA4CFA">
        <w:rPr>
          <w:rFonts w:ascii="Arial" w:eastAsiaTheme="minorEastAsia" w:hAnsi="Arial" w:cs="Arial"/>
          <w:sz w:val="24"/>
          <w:szCs w:val="24"/>
        </w:rPr>
        <w:t>renda per capita, no estoque de carros per capita e no preço real do carro a gasolina.</w:t>
      </w:r>
    </w:p>
    <w:p w14:paraId="06FC6615" w14:textId="77777777" w:rsidR="008B37FE" w:rsidRPr="006B688F" w:rsidRDefault="008B37FE" w:rsidP="006B688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6B688F">
        <w:rPr>
          <w:rFonts w:ascii="Arial" w:hAnsi="Arial" w:cs="Arial"/>
          <w:b/>
          <w:sz w:val="24"/>
          <w:szCs w:val="24"/>
        </w:rPr>
        <w:t>Autocorrelação</w:t>
      </w:r>
    </w:p>
    <w:p w14:paraId="1BE4EE00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Teste de </w:t>
      </w:r>
      <w:proofErr w:type="spellStart"/>
      <w:r w:rsidRPr="00BA4CFA">
        <w:rPr>
          <w:rFonts w:ascii="Arial" w:hAnsi="Arial" w:cs="Arial"/>
          <w:sz w:val="24"/>
          <w:szCs w:val="24"/>
        </w:rPr>
        <w:t>Durbin</w:t>
      </w:r>
      <w:proofErr w:type="spellEnd"/>
      <w:r w:rsidRPr="00BA4CFA">
        <w:rPr>
          <w:rFonts w:ascii="Arial" w:hAnsi="Arial" w:cs="Arial"/>
          <w:sz w:val="24"/>
          <w:szCs w:val="24"/>
        </w:rPr>
        <w:t>-Watson apresenta valor estimado de 0,13, portanto, há indícios de autocorrelação serial positiva.</w:t>
      </w:r>
    </w:p>
    <w:p w14:paraId="7B2BE7DF" w14:textId="77777777" w:rsidR="00324373" w:rsidRDefault="00324373" w:rsidP="008B37FE">
      <w:pPr>
        <w:jc w:val="both"/>
        <w:rPr>
          <w:rFonts w:ascii="Arial" w:hAnsi="Arial" w:cs="Arial"/>
          <w:sz w:val="24"/>
          <w:szCs w:val="24"/>
        </w:rPr>
      </w:pPr>
    </w:p>
    <w:p w14:paraId="3EC75F30" w14:textId="77777777" w:rsidR="006B688F" w:rsidRDefault="006B688F" w:rsidP="008B37FE">
      <w:pPr>
        <w:jc w:val="both"/>
        <w:rPr>
          <w:rFonts w:ascii="Arial" w:hAnsi="Arial" w:cs="Arial"/>
          <w:sz w:val="24"/>
          <w:szCs w:val="24"/>
        </w:rPr>
      </w:pPr>
    </w:p>
    <w:p w14:paraId="493AB99E" w14:textId="77777777" w:rsidR="006B688F" w:rsidRDefault="006B688F" w:rsidP="008B37FE">
      <w:pPr>
        <w:jc w:val="both"/>
        <w:rPr>
          <w:rFonts w:ascii="Arial" w:hAnsi="Arial" w:cs="Arial"/>
          <w:sz w:val="24"/>
          <w:szCs w:val="24"/>
        </w:rPr>
      </w:pPr>
    </w:p>
    <w:p w14:paraId="4506C26F" w14:textId="77777777" w:rsidR="006B688F" w:rsidRDefault="006B688F" w:rsidP="008B37FE">
      <w:pPr>
        <w:jc w:val="both"/>
        <w:rPr>
          <w:rFonts w:ascii="Arial" w:hAnsi="Arial" w:cs="Arial"/>
          <w:sz w:val="24"/>
          <w:szCs w:val="24"/>
        </w:rPr>
      </w:pPr>
    </w:p>
    <w:p w14:paraId="41550AF7" w14:textId="77777777" w:rsidR="006B688F" w:rsidRDefault="006B688F" w:rsidP="008B37FE">
      <w:pPr>
        <w:jc w:val="both"/>
        <w:rPr>
          <w:rFonts w:ascii="Arial" w:hAnsi="Arial" w:cs="Arial"/>
          <w:sz w:val="24"/>
          <w:szCs w:val="24"/>
        </w:rPr>
      </w:pPr>
    </w:p>
    <w:p w14:paraId="6EFB0146" w14:textId="77777777" w:rsidR="006B688F" w:rsidRDefault="006B688F" w:rsidP="008B37FE">
      <w:pPr>
        <w:jc w:val="both"/>
        <w:rPr>
          <w:rFonts w:ascii="Arial" w:hAnsi="Arial" w:cs="Arial"/>
          <w:sz w:val="24"/>
          <w:szCs w:val="24"/>
        </w:rPr>
      </w:pPr>
    </w:p>
    <w:p w14:paraId="21234991" w14:textId="77777777" w:rsidR="006B688F" w:rsidRDefault="006B688F" w:rsidP="008B37FE">
      <w:pPr>
        <w:jc w:val="both"/>
        <w:rPr>
          <w:rFonts w:ascii="Arial" w:hAnsi="Arial" w:cs="Arial"/>
          <w:sz w:val="24"/>
          <w:szCs w:val="24"/>
        </w:rPr>
      </w:pPr>
    </w:p>
    <w:p w14:paraId="1D4AFC48" w14:textId="77777777" w:rsidR="006B688F" w:rsidRDefault="006B688F" w:rsidP="008B37FE">
      <w:pPr>
        <w:jc w:val="both"/>
        <w:rPr>
          <w:rFonts w:ascii="Arial" w:hAnsi="Arial" w:cs="Arial"/>
          <w:sz w:val="24"/>
          <w:szCs w:val="24"/>
        </w:rPr>
      </w:pPr>
    </w:p>
    <w:p w14:paraId="4EA0439A" w14:textId="77777777" w:rsidR="006B688F" w:rsidRDefault="006B688F" w:rsidP="008B37FE">
      <w:pPr>
        <w:jc w:val="both"/>
        <w:rPr>
          <w:rFonts w:ascii="Arial" w:hAnsi="Arial" w:cs="Arial"/>
          <w:sz w:val="24"/>
          <w:szCs w:val="24"/>
        </w:rPr>
      </w:pPr>
    </w:p>
    <w:p w14:paraId="56E8423C" w14:textId="77777777" w:rsidR="006B688F" w:rsidRDefault="006B688F" w:rsidP="008B37FE">
      <w:pPr>
        <w:jc w:val="both"/>
        <w:rPr>
          <w:rFonts w:ascii="Arial" w:hAnsi="Arial" w:cs="Arial"/>
          <w:sz w:val="24"/>
          <w:szCs w:val="24"/>
        </w:rPr>
      </w:pPr>
    </w:p>
    <w:p w14:paraId="1DD68684" w14:textId="77777777" w:rsidR="006B688F" w:rsidRPr="00BA4CFA" w:rsidRDefault="006B688F" w:rsidP="008B37FE">
      <w:pPr>
        <w:jc w:val="both"/>
        <w:rPr>
          <w:rFonts w:ascii="Arial" w:hAnsi="Arial" w:cs="Arial"/>
          <w:sz w:val="24"/>
          <w:szCs w:val="24"/>
        </w:rPr>
      </w:pPr>
    </w:p>
    <w:p w14:paraId="388B3C95" w14:textId="77777777" w:rsidR="008B37FE" w:rsidRPr="00BA4CFA" w:rsidRDefault="008B37FE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lastRenderedPageBreak/>
        <w:t>c) Considerando o formato de um Modelo de Componentes de Erro Unidirecional, rode o modelo de efeitos fixos. Interprete a saída de regressão e apresente os interceptos verticais.</w:t>
      </w:r>
    </w:p>
    <w:p w14:paraId="509FFE03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4E0A9C9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3: Efeitos-fixos, usando 342 observações</w:t>
      </w:r>
    </w:p>
    <w:p w14:paraId="59DE3EB0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18 unidades de corte transversal</w:t>
      </w:r>
    </w:p>
    <w:p w14:paraId="3E17C86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19</w:t>
      </w:r>
    </w:p>
    <w:p w14:paraId="316F9818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LGASPCAR</w:t>
      </w:r>
    </w:p>
    <w:p w14:paraId="212A9C8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8B37FE" w:rsidRPr="00BA4CFA" w14:paraId="2460AA42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AC479C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E81B09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060B2A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B1843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28D3A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24D23B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794F45A7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B7059F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Const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038A7E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14,4160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8E522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1,35186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6F3CC4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10,66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1F0E5F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1B3C9B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2C358B7F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1300A6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LINCOMEP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B0B2F0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3,97350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718599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0,440316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C31D03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9,024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E0DD06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301EED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1263A00B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D3560A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LRPMG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3CAA90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−1,93021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0C29B9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0,264596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4D82FA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−7,295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4A9B35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D5148D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4BDDCCAF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2FF943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LCARPCAP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1E61A7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−3,84290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391ECD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0,178073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037FB8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−21,58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EB83FF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D7A676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17022F7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8B37FE" w:rsidRPr="00BA4CFA" w14:paraId="46B689C0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9E4A70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3E972F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25,77745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DED48E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311819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1A5F50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3,293443</w:t>
            </w:r>
          </w:p>
        </w:tc>
      </w:tr>
      <w:tr w:rsidR="008B37FE" w:rsidRPr="00BA4CFA" w14:paraId="0A26CF9A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3CF740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Soma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8A2EBE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98,51367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D4037E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3ADB45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9EB7CF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0,553982</w:t>
            </w:r>
          </w:p>
        </w:tc>
      </w:tr>
      <w:tr w:rsidR="008B37FE" w:rsidRPr="00BA4CFA" w14:paraId="2AFFD1B0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DF70AA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LSDV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96196D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0,973366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FE4A9F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2587BB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Dentro de 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78EC3F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0,839603</w:t>
            </w:r>
          </w:p>
        </w:tc>
      </w:tr>
      <w:tr w:rsidR="008B37FE" w:rsidRPr="00BA4CFA" w14:paraId="480476CF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31C1E5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F(20, 321) LSDV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8C3A09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586,5556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3F42C7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95B0E9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54AF77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3,9e-239</w:t>
            </w:r>
          </w:p>
        </w:tc>
      </w:tr>
      <w:tr w:rsidR="008B37FE" w:rsidRPr="00BA4CFA" w14:paraId="7CDDEE76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E4EB03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BCB706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−272,4477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6A4A08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4AE09F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3C237A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586,8955</w:t>
            </w:r>
          </w:p>
        </w:tc>
      </w:tr>
      <w:tr w:rsidR="008B37FE" w:rsidRPr="00BA4CFA" w14:paraId="4910AA2B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9121B2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6A9865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667,4265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094384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141143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8B1D3A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618,9768</w:t>
            </w:r>
          </w:p>
        </w:tc>
      </w:tr>
      <w:tr w:rsidR="008B37FE" w:rsidRPr="00BA4CFA" w14:paraId="4DBB9BAD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F5D15E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11F0AE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0,778510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EF2FA2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A7415D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Durbin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275D6B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0,310244</w:t>
            </w:r>
          </w:p>
        </w:tc>
      </w:tr>
    </w:tbl>
    <w:p w14:paraId="31500A39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6A5066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conjunto nos </w:t>
      </w:r>
      <w:proofErr w:type="spellStart"/>
      <w:r w:rsidRPr="00BA4CFA">
        <w:rPr>
          <w:rFonts w:ascii="Arial" w:hAnsi="Arial" w:cs="Arial"/>
          <w:sz w:val="24"/>
          <w:szCs w:val="24"/>
        </w:rPr>
        <w:t>regressores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designados -</w:t>
      </w:r>
    </w:p>
    <w:p w14:paraId="63F33ACA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teste: F(3, 321) = 560,093</w:t>
      </w:r>
    </w:p>
    <w:p w14:paraId="0523390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P(F(3, 321) &gt; 560,093) = 3,5703e-127</w:t>
      </w:r>
    </w:p>
    <w:p w14:paraId="334F1BE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CEF4C41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para diferenciar interceptos de grupos -</w:t>
      </w:r>
    </w:p>
    <w:p w14:paraId="034D4EC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Os grupos têm um intercepto comum</w:t>
      </w:r>
    </w:p>
    <w:p w14:paraId="47D4EB9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teste: F(17, 321) = 83,9608</w:t>
      </w:r>
    </w:p>
    <w:p w14:paraId="4E5F910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P(F(17, 321) &gt; 83,9608) = 4,73576e-107</w:t>
      </w:r>
    </w:p>
    <w:p w14:paraId="434C4DE1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De acordo com a saída da regressão, as variáveis estimadas são estatisticamente significantes ao nível de 1%. </w:t>
      </w:r>
    </w:p>
    <w:p w14:paraId="61548661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Para o Modelo de Efeitos Fixos, esses são os impactos causados pelas variáveis sobre a variável dependente:</w:t>
      </w:r>
    </w:p>
    <w:p w14:paraId="02B428AF" w14:textId="50B59398" w:rsidR="008B37FE" w:rsidRPr="007232C4" w:rsidRDefault="008B37FE" w:rsidP="007232C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7232C4">
        <w:rPr>
          <w:rFonts w:ascii="Arial" w:hAnsi="Arial" w:cs="Arial"/>
          <w:b/>
          <w:sz w:val="24"/>
          <w:szCs w:val="24"/>
        </w:rPr>
        <w:t xml:space="preserve">Magnitude dos </w:t>
      </w:r>
      <w:r w:rsidR="007232C4">
        <w:rPr>
          <w:rFonts w:ascii="Arial" w:hAnsi="Arial" w:cs="Arial"/>
          <w:b/>
          <w:sz w:val="24"/>
          <w:szCs w:val="24"/>
        </w:rPr>
        <w:t>C</w:t>
      </w:r>
      <w:r w:rsidRPr="007232C4">
        <w:rPr>
          <w:rFonts w:ascii="Arial" w:hAnsi="Arial" w:cs="Arial"/>
          <w:b/>
          <w:sz w:val="24"/>
          <w:szCs w:val="24"/>
        </w:rPr>
        <w:t>oeficientes</w:t>
      </w:r>
      <w:r w:rsidR="007232C4">
        <w:rPr>
          <w:rFonts w:ascii="Arial" w:hAnsi="Arial" w:cs="Arial"/>
          <w:b/>
          <w:sz w:val="24"/>
          <w:szCs w:val="24"/>
        </w:rPr>
        <w:t xml:space="preserve"> </w:t>
      </w:r>
    </w:p>
    <w:p w14:paraId="54897533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β0 (constante): 14,42 – É a média do consumo de gasolina </w:t>
      </w:r>
      <w:r w:rsidRPr="00BA4CFA">
        <w:rPr>
          <w:rFonts w:ascii="Arial" w:eastAsiaTheme="minorEastAsia" w:hAnsi="Arial" w:cs="Arial"/>
          <w:sz w:val="24"/>
          <w:szCs w:val="24"/>
        </w:rPr>
        <w:t>quando a renda per capita, o estoque de carros per capita e o preço real do carro a gasolina são iguais a zero.</w:t>
      </w:r>
    </w:p>
    <w:p w14:paraId="38620524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β1 (LINCOMEP): 3,97 - Para o aumento de uma unidade na renda real per capita, o consumo de gasolina por carro aumenta, em média, 3,97 unidades mantendo as demais variáveis constantes.</w:t>
      </w:r>
    </w:p>
    <w:p w14:paraId="236BF7DE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lastRenderedPageBreak/>
        <w:t xml:space="preserve">β2 (LRPMG): -1,93 - Para o aumento de uma unidade no estoque de carros per capita, a quantidade demanda de gasolina diminui, em média, 1,93 unidades, mantendo as demais variáveis constantes. </w:t>
      </w:r>
    </w:p>
    <w:p w14:paraId="0010C590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β3 (LCARCAP): -3,84 – Para o aumento de uma unidade no preço real da gasolina, a quantidade demandada de gasolina diminui, em média, 3,84 unidades, mantendo as demais variáveis constantes.</w:t>
      </w:r>
    </w:p>
    <w:p w14:paraId="4E6C3E8F" w14:textId="77777777" w:rsidR="00563A8F" w:rsidRPr="00563A8F" w:rsidRDefault="00563A8F" w:rsidP="00563A8F">
      <w:pPr>
        <w:pStyle w:val="PargrafodaLista"/>
        <w:numPr>
          <w:ilvl w:val="0"/>
          <w:numId w:val="6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563A8F">
        <w:rPr>
          <w:rFonts w:ascii="Arial" w:hAnsi="Arial" w:cs="Arial"/>
          <w:b/>
          <w:sz w:val="24"/>
          <w:szCs w:val="24"/>
        </w:rPr>
        <w:t>Significância Estatística</w:t>
      </w:r>
      <w:r w:rsidRPr="00563A8F">
        <w:rPr>
          <w:rFonts w:ascii="Arial" w:eastAsiaTheme="minorEastAsia" w:hAnsi="Arial" w:cs="Arial"/>
          <w:sz w:val="24"/>
          <w:szCs w:val="24"/>
        </w:rPr>
        <w:t xml:space="preserve"> </w:t>
      </w:r>
    </w:p>
    <w:p w14:paraId="73B9921A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β0 (constante): p-valor = 6,27e-23 – O parâmetro é estatisticamente significante ao nível de 1%. Rejeita-se a hipótese nula, ou seja, o consumo de gasolina por carro é diferente de zero.</w:t>
      </w:r>
    </w:p>
    <w:p w14:paraId="3126DABE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β1 (LINCOMEP): p-valor = 1,70e-17 – O parâmetro é estatisticamente significante ao nível de 1%. Rejeita-se a hipótese nula, ou seja, a renda real per capita parece afetar o consumo de gasolina por carro.</w:t>
      </w:r>
    </w:p>
    <w:p w14:paraId="3AA2890F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β2 (LRPMG): p-valor = 2,35e-12 – O parâmetro é estatisticamente significante ao nível de 1%. Rejeita-se a hipótese nula, ou seja, o estoque de carros per capita parece afetar o consumo de gasolina por carro.</w:t>
      </w:r>
    </w:p>
    <w:p w14:paraId="0870DCB8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β3 (LCARCAP): 1,89e-64 – O parâmetro é estatisticamente significante ao nível de 1%. Rejeita-se a hipótese nula, ou seja, o preço real da gasolina parece afetar o consumo de gasolina por carro.</w:t>
      </w:r>
    </w:p>
    <w:p w14:paraId="6CD03145" w14:textId="77777777" w:rsidR="008B37FE" w:rsidRPr="007D4994" w:rsidRDefault="008B37FE" w:rsidP="007D499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7D4994">
        <w:rPr>
          <w:rFonts w:ascii="Arial" w:hAnsi="Arial" w:cs="Arial"/>
          <w:b/>
          <w:sz w:val="24"/>
          <w:szCs w:val="24"/>
        </w:rPr>
        <w:t>R²</w:t>
      </w:r>
    </w:p>
    <w:p w14:paraId="09FF0746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R² LSDV da regressão foi de 0,9734, ou seja, cerca de 97,34% das variações no consumo de gasolina foram causadas por variações na </w:t>
      </w:r>
      <w:r w:rsidRPr="00BA4CFA">
        <w:rPr>
          <w:rFonts w:ascii="Arial" w:eastAsiaTheme="minorEastAsia" w:hAnsi="Arial" w:cs="Arial"/>
          <w:sz w:val="24"/>
          <w:szCs w:val="24"/>
        </w:rPr>
        <w:t>renda per capita, no estoque de carros per capita e no preço real do carro a gasolina.</w:t>
      </w:r>
    </w:p>
    <w:p w14:paraId="17C6CECA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Dentro do R² foi de 0,8396, ou seja, após o controle dos efeitos fixos, cerca de 83,96% das variações no consumo de gasolina foram causados por variações na </w:t>
      </w:r>
      <w:r w:rsidRPr="00BA4CFA">
        <w:rPr>
          <w:rFonts w:ascii="Arial" w:eastAsiaTheme="minorEastAsia" w:hAnsi="Arial" w:cs="Arial"/>
          <w:sz w:val="24"/>
          <w:szCs w:val="24"/>
        </w:rPr>
        <w:t>renda per capita, no estoque de carros per capita e no preço real do carro a gasolina.</w:t>
      </w:r>
    </w:p>
    <w:p w14:paraId="40F7E45D" w14:textId="77777777" w:rsidR="008B37FE" w:rsidRPr="00563A8F" w:rsidRDefault="008B37FE" w:rsidP="00563A8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563A8F">
        <w:rPr>
          <w:rFonts w:ascii="Arial" w:hAnsi="Arial" w:cs="Arial"/>
          <w:b/>
          <w:sz w:val="24"/>
          <w:szCs w:val="24"/>
        </w:rPr>
        <w:t>Autocorrelação</w:t>
      </w:r>
    </w:p>
    <w:p w14:paraId="01009A7B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Teste de </w:t>
      </w:r>
      <w:proofErr w:type="spellStart"/>
      <w:r w:rsidRPr="00BA4CFA">
        <w:rPr>
          <w:rFonts w:ascii="Arial" w:hAnsi="Arial" w:cs="Arial"/>
          <w:sz w:val="24"/>
          <w:szCs w:val="24"/>
        </w:rPr>
        <w:t>Durbin</w:t>
      </w:r>
      <w:proofErr w:type="spellEnd"/>
      <w:r w:rsidRPr="00BA4CFA">
        <w:rPr>
          <w:rFonts w:ascii="Arial" w:hAnsi="Arial" w:cs="Arial"/>
          <w:sz w:val="24"/>
          <w:szCs w:val="24"/>
        </w:rPr>
        <w:t>-Watson apresenta valor estimado de 0,31, portanto, há indícios de autocorrelação serial positiva nos resíduos.</w:t>
      </w:r>
    </w:p>
    <w:p w14:paraId="3D5867A3" w14:textId="77777777" w:rsidR="008B37FE" w:rsidRPr="00BA4CFA" w:rsidRDefault="008B37FE" w:rsidP="008B37FE">
      <w:pPr>
        <w:jc w:val="both"/>
        <w:rPr>
          <w:rFonts w:ascii="Arial" w:hAnsi="Arial" w:cs="Arial"/>
          <w:b/>
          <w:sz w:val="24"/>
          <w:szCs w:val="24"/>
        </w:rPr>
      </w:pPr>
    </w:p>
    <w:p w14:paraId="472499EE" w14:textId="77777777" w:rsidR="008B37FE" w:rsidRPr="00BA4CFA" w:rsidRDefault="008B37FE" w:rsidP="008B37FE">
      <w:pPr>
        <w:jc w:val="both"/>
        <w:rPr>
          <w:rFonts w:ascii="Arial" w:hAnsi="Arial" w:cs="Arial"/>
          <w:b/>
          <w:sz w:val="24"/>
          <w:szCs w:val="24"/>
        </w:rPr>
      </w:pPr>
    </w:p>
    <w:p w14:paraId="04EF027D" w14:textId="77777777" w:rsidR="007D4994" w:rsidRDefault="007D4994" w:rsidP="008B37FE">
      <w:pPr>
        <w:jc w:val="both"/>
        <w:rPr>
          <w:rFonts w:ascii="Arial" w:hAnsi="Arial" w:cs="Arial"/>
          <w:b/>
          <w:sz w:val="24"/>
          <w:szCs w:val="24"/>
        </w:rPr>
      </w:pPr>
    </w:p>
    <w:p w14:paraId="7A422768" w14:textId="77777777" w:rsidR="007D4994" w:rsidRDefault="007D4994" w:rsidP="008B37FE">
      <w:pPr>
        <w:jc w:val="both"/>
        <w:rPr>
          <w:rFonts w:ascii="Arial" w:hAnsi="Arial" w:cs="Arial"/>
          <w:b/>
          <w:sz w:val="24"/>
          <w:szCs w:val="24"/>
        </w:rPr>
      </w:pPr>
    </w:p>
    <w:p w14:paraId="0F331A3B" w14:textId="038CAF10" w:rsidR="008B37FE" w:rsidRPr="007D4994" w:rsidRDefault="008B37FE" w:rsidP="007D499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7D4994">
        <w:rPr>
          <w:rFonts w:ascii="Arial" w:hAnsi="Arial" w:cs="Arial"/>
          <w:b/>
          <w:sz w:val="24"/>
          <w:szCs w:val="24"/>
        </w:rPr>
        <w:lastRenderedPageBreak/>
        <w:t>Interceptos Verticais</w:t>
      </w:r>
    </w:p>
    <w:p w14:paraId="36821018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Obtemos os seguintes interceptos verticais ao gerar as constantes por unidade no modelo apresentado anteriormente:</w:t>
      </w:r>
    </w:p>
    <w:tbl>
      <w:tblPr>
        <w:tblW w:w="49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4"/>
        <w:gridCol w:w="1142"/>
        <w:gridCol w:w="960"/>
        <w:gridCol w:w="1261"/>
        <w:gridCol w:w="1142"/>
      </w:tblGrid>
      <w:tr w:rsidR="008B37FE" w:rsidRPr="00BA4CFA" w14:paraId="27CFE512" w14:textId="77777777" w:rsidTr="00D33AA6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032B6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AUSTRIA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644F0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13,71513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F7657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BC88F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JAPAN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A17CC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14,25556</w:t>
            </w:r>
          </w:p>
        </w:tc>
      </w:tr>
      <w:tr w:rsidR="008B37FE" w:rsidRPr="00BA4CFA" w14:paraId="7003A6B7" w14:textId="77777777" w:rsidTr="00D33AA6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B608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BELGIUM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B5095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12,99331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F51BF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002A0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NETHERL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17FE0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13,40875</w:t>
            </w:r>
          </w:p>
        </w:tc>
      </w:tr>
      <w:tr w:rsidR="008B37FE" w:rsidRPr="00BA4CFA" w14:paraId="61C73F3C" w14:textId="77777777" w:rsidTr="00D33AA6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F9B83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CANADA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DD31E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18,25104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920A2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5AEB4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NORWAY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C3702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13,3002</w:t>
            </w:r>
          </w:p>
        </w:tc>
      </w:tr>
      <w:tr w:rsidR="008B37FE" w:rsidRPr="00BA4CFA" w14:paraId="63F95C92" w14:textId="77777777" w:rsidTr="00D33AA6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1D623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DENMARK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0C16D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14,33674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93BBA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53332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SPAIN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A0332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10,09066</w:t>
            </w:r>
          </w:p>
        </w:tc>
      </w:tr>
      <w:tr w:rsidR="008B37FE" w:rsidRPr="00BA4CFA" w14:paraId="4E40598D" w14:textId="77777777" w:rsidTr="00D33AA6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12AD9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FRANCE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5B08E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13,22863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31CD1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5409D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SWEDEN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C93D7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18,15806</w:t>
            </w:r>
          </w:p>
        </w:tc>
      </w:tr>
      <w:tr w:rsidR="008B37FE" w:rsidRPr="00BA4CFA" w14:paraId="6D26F729" w14:textId="77777777" w:rsidTr="00D33AA6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843C7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GERMANY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CDCB1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12,89921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B635E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FEAA8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SWITZER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A233F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14,41502</w:t>
            </w:r>
          </w:p>
        </w:tc>
      </w:tr>
      <w:tr w:rsidR="008B37FE" w:rsidRPr="00BA4CFA" w14:paraId="5FDE5500" w14:textId="77777777" w:rsidTr="00D33AA6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4C07B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GREECE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8E769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14,02266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24783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E586A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TURKEY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29C99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15,05993</w:t>
            </w:r>
          </w:p>
        </w:tc>
      </w:tr>
      <w:tr w:rsidR="008B37FE" w:rsidRPr="00BA4CFA" w14:paraId="1DD95F08" w14:textId="77777777" w:rsidTr="00D33AA6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FBC69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IRELAND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BF910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15,55395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EAA75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E4DEE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U.K.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06E03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14,07269</w:t>
            </w:r>
          </w:p>
        </w:tc>
      </w:tr>
      <w:tr w:rsidR="008B37FE" w:rsidRPr="00BA4CFA" w14:paraId="6643F138" w14:textId="77777777" w:rsidTr="00D33AA6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F65C9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ITALY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0AC7B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13,39529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5CA12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5D0C8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U.S.A.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763FF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18,33151</w:t>
            </w:r>
          </w:p>
        </w:tc>
      </w:tr>
      <w:tr w:rsidR="008B37FE" w:rsidRPr="00BA4CFA" w14:paraId="6DA3D240" w14:textId="77777777" w:rsidTr="00D33AA6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89EB67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  <w:p w14:paraId="6118A422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5DA4C4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86A2B5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1CD9BE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D9F549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</w:tbl>
    <w:p w14:paraId="40C5CE32" w14:textId="77777777" w:rsidR="008B37FE" w:rsidRDefault="008B37FE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F843232" w14:textId="77777777" w:rsidR="008B37FE" w:rsidRPr="00BA4CFA" w:rsidRDefault="008B37FE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d) Usando o item (c) faça um teste que permita que você compare o modelo de efeitos fixos com o modelo de </w:t>
      </w:r>
      <w:proofErr w:type="spellStart"/>
      <w:r w:rsidRPr="00BA4CFA">
        <w:rPr>
          <w:rFonts w:ascii="Arial" w:hAnsi="Arial" w:cs="Arial"/>
          <w:b/>
          <w:bCs/>
          <w:sz w:val="24"/>
          <w:szCs w:val="24"/>
        </w:rPr>
        <w:t>Pooled</w:t>
      </w:r>
      <w:proofErr w:type="spellEnd"/>
      <w:r w:rsidRPr="00BA4CFA">
        <w:rPr>
          <w:rFonts w:ascii="Arial" w:hAnsi="Arial" w:cs="Arial"/>
          <w:b/>
          <w:bCs/>
          <w:sz w:val="24"/>
          <w:szCs w:val="24"/>
        </w:rPr>
        <w:t xml:space="preserve"> MQO. Qual modelo você escolheria? Justifique a sua resposta.</w:t>
      </w:r>
    </w:p>
    <w:p w14:paraId="0D86A6CC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Para efetuar esse teste, iremos observar o “Teste para Diferenciar Interceptos de Grupos”. Dado que o p-valor do teste é muito pequeno (4,73576e-107), rejeita-se a hipótese nula de que os grupos possuem um intercepto em comum, ao nível de significância de 1%. Logo, podemos afirmar que o modelo correto não seria o MQO Agrupados (</w:t>
      </w:r>
      <w:proofErr w:type="spellStart"/>
      <w:r w:rsidRPr="00BA4CFA">
        <w:rPr>
          <w:rFonts w:ascii="Arial" w:hAnsi="Arial" w:cs="Arial"/>
          <w:sz w:val="24"/>
          <w:szCs w:val="24"/>
        </w:rPr>
        <w:t>Pooled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MQO), pois ele produz apenas um intercepto para o modelo. Portanto, o melhor modelo é o Modelo de Efeitos Fixos.</w:t>
      </w:r>
    </w:p>
    <w:p w14:paraId="4F0C1C56" w14:textId="777F69CF" w:rsidR="005D3461" w:rsidRDefault="005D3461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DAAD983" w14:textId="77777777" w:rsidR="005D3461" w:rsidRDefault="005D3461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D0C778E" w14:textId="77777777" w:rsidR="005D3461" w:rsidRDefault="005D3461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2B47747" w14:textId="77777777" w:rsidR="005D3461" w:rsidRDefault="005D3461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59C7B71" w14:textId="77777777" w:rsidR="005D3461" w:rsidRDefault="005D3461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1657563" w14:textId="77777777" w:rsidR="00DB6C77" w:rsidRDefault="00DB6C77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DB963ED" w14:textId="77777777" w:rsidR="00DB6C77" w:rsidRDefault="00DB6C77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CA35C6F" w14:textId="77777777" w:rsidR="00DB6C77" w:rsidRDefault="00DB6C77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25D2E0A" w14:textId="77777777" w:rsidR="00DB6C77" w:rsidRDefault="00DB6C77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8851F50" w14:textId="77777777" w:rsidR="00DB6C77" w:rsidRDefault="00DB6C77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1B992B1" w14:textId="77777777" w:rsidR="008B37FE" w:rsidRPr="00BA4CFA" w:rsidRDefault="008B37FE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lastRenderedPageBreak/>
        <w:t>e) Rode o modelo de efeitos aleatórios usando o formato de um Modelo de Componentes de Erro Unidirecional.  Interprete a saída de regressão e apresente os interceptos verticais.</w:t>
      </w:r>
    </w:p>
    <w:p w14:paraId="473D34B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4: Efeitos-aleatórios (GLS), usando 342 observações</w:t>
      </w:r>
    </w:p>
    <w:p w14:paraId="121C34F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18 unidades de corte transversal</w:t>
      </w:r>
    </w:p>
    <w:p w14:paraId="5F28A219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19</w:t>
      </w:r>
    </w:p>
    <w:p w14:paraId="34DF860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LGASPCAR</w:t>
      </w:r>
    </w:p>
    <w:p w14:paraId="7E25986D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8B37FE" w:rsidRPr="00BA4CFA" w14:paraId="428F0DBA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3557E4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DABDE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FB49C7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EE34EA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Z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14C7FA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ECB267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4D503A26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50E6D6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Const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587607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11,9802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58D2FA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1,10596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469821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10,83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EAF97B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15B797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584D01CA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9D3B52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LINCOMEP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9DA2C0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3,32991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1D7061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0,354769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111977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9,386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AED8F6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6A3E32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4CC58349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D4A80F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LRPMG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41803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−2,52234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1E139B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0,239869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870ED7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−10,52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F53A87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773490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7DCDB4EA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04A570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LCARPCAP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F929F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−3,64104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7CAD53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0,153090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B61C66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−23,78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05B5E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31F961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57A2620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8B37FE" w:rsidRPr="00BA4CFA" w14:paraId="5AA075E2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B978B7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FCE6E2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25,77745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D63EBA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D53AB8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DE80F5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3,293443</w:t>
            </w:r>
          </w:p>
        </w:tc>
      </w:tr>
      <w:tr w:rsidR="008B37FE" w:rsidRPr="00BA4CFA" w14:paraId="731D8A78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8D748A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Soma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60BEC1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995,2652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26C0C2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61A6AE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E836DF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1,713443</w:t>
            </w:r>
          </w:p>
        </w:tc>
      </w:tr>
      <w:tr w:rsidR="008B37FE" w:rsidRPr="00BA4CFA" w14:paraId="2E34ED2F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F56083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286121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−667,9389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C714D6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1B3601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979BC2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1343,878</w:t>
            </w:r>
          </w:p>
        </w:tc>
      </w:tr>
      <w:tr w:rsidR="008B37FE" w:rsidRPr="00BA4CFA" w14:paraId="79B09FBE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F7BDE9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E1741B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1359,217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D41C54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F3B0C6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758188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1349,989</w:t>
            </w:r>
          </w:p>
        </w:tc>
      </w:tr>
      <w:tr w:rsidR="008B37FE" w:rsidRPr="00BA4CFA" w14:paraId="4DEDD4EC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7ED338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1DEDDD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0,778510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DF08CF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05CCB1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Durbin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2E8897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0,310244</w:t>
            </w:r>
          </w:p>
        </w:tc>
      </w:tr>
    </w:tbl>
    <w:p w14:paraId="380E3AE6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F6693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entre' a variância = 1,37656</w:t>
      </w:r>
    </w:p>
    <w:p w14:paraId="4C30214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dentro' da variância = 0,306896</w:t>
      </w:r>
    </w:p>
    <w:p w14:paraId="6D796BA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 xml:space="preserve">teta utilizado para </w:t>
      </w:r>
      <w:proofErr w:type="spellStart"/>
      <w:r w:rsidRPr="00BA4CFA">
        <w:rPr>
          <w:rFonts w:ascii="Arial" w:hAnsi="Arial" w:cs="Arial"/>
          <w:sz w:val="24"/>
          <w:szCs w:val="24"/>
        </w:rPr>
        <w:t>quasi-desmediação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= 0,892307</w:t>
      </w:r>
    </w:p>
    <w:p w14:paraId="66238463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conjunto nos </w:t>
      </w:r>
      <w:proofErr w:type="spellStart"/>
      <w:r w:rsidRPr="00BA4CFA">
        <w:rPr>
          <w:rFonts w:ascii="Arial" w:hAnsi="Arial" w:cs="Arial"/>
          <w:sz w:val="24"/>
          <w:szCs w:val="24"/>
        </w:rPr>
        <w:t>regressores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designados -</w:t>
      </w:r>
    </w:p>
    <w:p w14:paraId="7B9AB61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-quadrado(3) = 1642,2</w:t>
      </w:r>
    </w:p>
    <w:p w14:paraId="794847F3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0</w:t>
      </w:r>
    </w:p>
    <w:p w14:paraId="64FD2D16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FB78FEA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de </w:t>
      </w:r>
      <w:proofErr w:type="spellStart"/>
      <w:r w:rsidRPr="00BA4CFA">
        <w:rPr>
          <w:rFonts w:ascii="Arial" w:hAnsi="Arial" w:cs="Arial"/>
          <w:sz w:val="24"/>
          <w:szCs w:val="24"/>
        </w:rPr>
        <w:t>Breusch-Pagan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-</w:t>
      </w:r>
    </w:p>
    <w:p w14:paraId="2018E591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Variância do erro de unidade-específica = 0</w:t>
      </w:r>
    </w:p>
    <w:p w14:paraId="762BB22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-quadrado(1) = 1465,55</w:t>
      </w:r>
    </w:p>
    <w:p w14:paraId="055F8BFF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0</w:t>
      </w:r>
    </w:p>
    <w:p w14:paraId="3D8A5DB9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03A62D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de </w:t>
      </w:r>
      <w:proofErr w:type="spellStart"/>
      <w:r w:rsidRPr="00BA4CFA">
        <w:rPr>
          <w:rFonts w:ascii="Arial" w:hAnsi="Arial" w:cs="Arial"/>
          <w:sz w:val="24"/>
          <w:szCs w:val="24"/>
        </w:rPr>
        <w:t>Hausman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-</w:t>
      </w:r>
    </w:p>
    <w:p w14:paraId="5AEF9E43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As estimativas GLS são consistentes</w:t>
      </w:r>
    </w:p>
    <w:p w14:paraId="35975259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-quadrado(3) = 27,0487</w:t>
      </w:r>
    </w:p>
    <w:p w14:paraId="093EF8AD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5,75061e-06</w:t>
      </w:r>
    </w:p>
    <w:p w14:paraId="4FD6BE3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BADA3AC" w14:textId="77777777" w:rsidR="00CD6E65" w:rsidRDefault="00CD6E65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28043C95" w14:textId="77777777" w:rsidR="00CD6E65" w:rsidRDefault="00CD6E65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7EF8D441" w14:textId="77777777" w:rsidR="00CD6E65" w:rsidRDefault="00CD6E65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63BB681E" w14:textId="77777777" w:rsidR="00CD6E65" w:rsidRDefault="00CD6E65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482D44E8" w14:textId="77777777" w:rsidR="00CD6E65" w:rsidRDefault="00CD6E65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7C4D2F9B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lastRenderedPageBreak/>
        <w:t>Para o Modelo de Efeitos Aleatórios esses são os impactos causados pelas variáveis sobre a variável dependente:</w:t>
      </w:r>
    </w:p>
    <w:p w14:paraId="38283A68" w14:textId="45E71050" w:rsidR="008B37FE" w:rsidRPr="00CD6E65" w:rsidRDefault="008B37FE" w:rsidP="00CD6E65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CD6E65">
        <w:rPr>
          <w:rFonts w:ascii="Arial" w:hAnsi="Arial" w:cs="Arial"/>
          <w:b/>
          <w:sz w:val="24"/>
          <w:szCs w:val="24"/>
        </w:rPr>
        <w:t xml:space="preserve">Magnitude dos </w:t>
      </w:r>
      <w:r w:rsidR="00CD6E65">
        <w:rPr>
          <w:rFonts w:ascii="Arial" w:hAnsi="Arial" w:cs="Arial"/>
          <w:b/>
          <w:sz w:val="24"/>
          <w:szCs w:val="24"/>
        </w:rPr>
        <w:t>C</w:t>
      </w:r>
      <w:r w:rsidRPr="00CD6E65">
        <w:rPr>
          <w:rFonts w:ascii="Arial" w:hAnsi="Arial" w:cs="Arial"/>
          <w:b/>
          <w:sz w:val="24"/>
          <w:szCs w:val="24"/>
        </w:rPr>
        <w:t>oeficientes</w:t>
      </w:r>
    </w:p>
    <w:p w14:paraId="7A556D3D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β0 (constante): 11,98 – É a média do consumo de gasolina </w:t>
      </w:r>
      <w:r w:rsidRPr="00BA4CFA">
        <w:rPr>
          <w:rFonts w:ascii="Arial" w:eastAsiaTheme="minorEastAsia" w:hAnsi="Arial" w:cs="Arial"/>
          <w:sz w:val="24"/>
          <w:szCs w:val="24"/>
        </w:rPr>
        <w:t>quando a renda per capita, o estoque de carros per capita e o preço real do carro a gasolina são iguais a zero.</w:t>
      </w:r>
    </w:p>
    <w:p w14:paraId="3A4CA59C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β1 (LINCOMEP): 3,33 - Para o aumento de uma unidade na renda real per capita, o consumo de gasolina por carro aumenta, em média, 3,33 unidades mantendo as demais variáveis constantes.</w:t>
      </w:r>
    </w:p>
    <w:p w14:paraId="297A339B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 xml:space="preserve">β2 (LRPMG): -2,52 - Para o aumento de uma unidade no estoque de carros per capita, a quantidade demanda de gasolina diminui, em média, 2,52 unidades, mantendo as demais variáveis constantes. </w:t>
      </w:r>
    </w:p>
    <w:p w14:paraId="501A844B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β3 (LCARCAP): -3,64 – Para o aumento de uma unidade no preço real da gasolina, a quantidade demandada de gasolina diminui, em média, 3,64 unidades, mantendo as demais variáveis constantes.</w:t>
      </w:r>
    </w:p>
    <w:p w14:paraId="245219EC" w14:textId="663C2598" w:rsidR="008B37FE" w:rsidRPr="00CD6E65" w:rsidRDefault="00CD6E65" w:rsidP="00CD6E65">
      <w:pPr>
        <w:pStyle w:val="PargrafodaLista"/>
        <w:numPr>
          <w:ilvl w:val="0"/>
          <w:numId w:val="6"/>
        </w:numPr>
        <w:jc w:val="both"/>
        <w:rPr>
          <w:rFonts w:ascii="Arial" w:eastAsiaTheme="minorEastAsia" w:hAnsi="Arial" w:cs="Arial"/>
          <w:b/>
          <w:sz w:val="24"/>
          <w:szCs w:val="24"/>
        </w:rPr>
      </w:pPr>
      <w:r w:rsidRPr="00CD6E65">
        <w:rPr>
          <w:rFonts w:ascii="Arial" w:eastAsiaTheme="minorEastAsia" w:hAnsi="Arial" w:cs="Arial"/>
          <w:b/>
          <w:sz w:val="24"/>
          <w:szCs w:val="24"/>
        </w:rPr>
        <w:t>Significância Estatística</w:t>
      </w:r>
    </w:p>
    <w:p w14:paraId="7CB9430E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β0 (constante): p-valor = 2,42e-27 – O parâmetro é estatisticamente significante ao nível de 1%. Rejeita-se a hipótese nula, ou seja, o consumo de gasolina por carro é diferente de zero.</w:t>
      </w:r>
    </w:p>
    <w:p w14:paraId="6A4E657F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β1 (LINCOMEP): p-valor = 6,22e-21 – O parâmetro é estatisticamente significante ao nível de 1%. Rejeita-se a hipótese nula, ou seja, a renda real per capita parece afetar o consumo de gasolina por carro.</w:t>
      </w:r>
    </w:p>
    <w:p w14:paraId="5C98AB40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β2 (LRPMG): p-valor = 7,33e-26 – O parâmetro é estatisticamente significante ao nível de 1%. Rejeita-se a hipótese nula, ou seja, o estoque de carros per capita parece afetar o consumo de gasolina por carro.</w:t>
      </w:r>
    </w:p>
    <w:p w14:paraId="67EEA897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β3 (LCARCAP): p-valor = 4,93e-125 – O parâmetro é estatisticamente significante ao nível de 1%. Rejeita-se a hipótese nula, ou seja, o preço real da gasolina parece afetar o consumo de gasolina por carro.</w:t>
      </w:r>
    </w:p>
    <w:p w14:paraId="49C689BD" w14:textId="77777777" w:rsidR="008B37FE" w:rsidRPr="00CD6E65" w:rsidRDefault="008B37FE" w:rsidP="00CD6E65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CD6E65">
        <w:rPr>
          <w:rFonts w:ascii="Arial" w:hAnsi="Arial" w:cs="Arial"/>
          <w:b/>
          <w:sz w:val="24"/>
          <w:szCs w:val="24"/>
        </w:rPr>
        <w:t>Autocorrelação</w:t>
      </w:r>
    </w:p>
    <w:p w14:paraId="609EEC2D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Teste de </w:t>
      </w:r>
      <w:proofErr w:type="spellStart"/>
      <w:r w:rsidRPr="00BA4CFA">
        <w:rPr>
          <w:rFonts w:ascii="Arial" w:hAnsi="Arial" w:cs="Arial"/>
          <w:sz w:val="24"/>
          <w:szCs w:val="24"/>
        </w:rPr>
        <w:t>Durbin</w:t>
      </w:r>
      <w:proofErr w:type="spellEnd"/>
      <w:r w:rsidRPr="00BA4CFA">
        <w:rPr>
          <w:rFonts w:ascii="Arial" w:hAnsi="Arial" w:cs="Arial"/>
          <w:sz w:val="24"/>
          <w:szCs w:val="24"/>
        </w:rPr>
        <w:t>-Watson apresenta valor estimado de 0,31, portanto, há indícios de autocorrelação serial positiva nos resíduos.</w:t>
      </w:r>
    </w:p>
    <w:p w14:paraId="4BD7765B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450883A" w14:textId="77777777" w:rsidR="00BF4375" w:rsidRDefault="00BF4375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55DD818" w14:textId="77777777" w:rsidR="00BF4375" w:rsidRDefault="00BF4375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36B7875" w14:textId="77777777" w:rsidR="00BF4375" w:rsidRDefault="00BF4375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3FCB26C" w14:textId="77777777" w:rsidR="00BF4375" w:rsidRDefault="00BF4375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0344F0F" w14:textId="77777777" w:rsidR="00BF4375" w:rsidRDefault="00BF4375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3E44C24" w14:textId="77777777" w:rsidR="008B37FE" w:rsidRPr="00BF4375" w:rsidRDefault="008B37FE" w:rsidP="00BF4375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F4375">
        <w:rPr>
          <w:rFonts w:ascii="Arial" w:hAnsi="Arial" w:cs="Arial"/>
          <w:b/>
          <w:bCs/>
          <w:sz w:val="24"/>
          <w:szCs w:val="24"/>
        </w:rPr>
        <w:lastRenderedPageBreak/>
        <w:t>Interceptos Verticais</w:t>
      </w:r>
    </w:p>
    <w:p w14:paraId="0849B4B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</w:p>
    <w:tbl>
      <w:tblPr>
        <w:tblW w:w="86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05"/>
      </w:tblGrid>
      <w:tr w:rsidR="008B37FE" w:rsidRPr="00BA4CFA" w14:paraId="511EA037" w14:textId="77777777" w:rsidTr="00D33AA6">
        <w:trPr>
          <w:trHeight w:val="75"/>
        </w:trPr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tbl>
            <w:tblPr>
              <w:tblW w:w="866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8665"/>
            </w:tblGrid>
            <w:tr w:rsidR="008B37FE" w:rsidRPr="00BA4CFA" w14:paraId="1A7EFA26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A63D01" w14:textId="3FAC99A2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Intercepto </w:t>
                  </w:r>
                  <w:proofErr w:type="spellStart"/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Austria</w:t>
                  </w:r>
                  <w:proofErr w:type="spellEnd"/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(-0,696953)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11,283247</w:t>
                  </w:r>
                </w:p>
              </w:tc>
            </w:tr>
            <w:tr w:rsidR="008B37FE" w:rsidRPr="00BA4CFA" w14:paraId="4227875E" w14:textId="77777777" w:rsidTr="009B3CBC">
              <w:trPr>
                <w:trHeight w:val="135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4F52C8" w14:textId="5B8E9F36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Intercepto </w:t>
                  </w:r>
                  <w:proofErr w:type="spellStart"/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Belgium</w:t>
                  </w:r>
                  <w:proofErr w:type="spellEnd"/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(-1,190149)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10,790051</w:t>
                  </w:r>
                </w:p>
              </w:tc>
            </w:tr>
            <w:tr w:rsidR="008B37FE" w:rsidRPr="00BA4CFA" w14:paraId="49A88A6C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80EA48" w14:textId="097EBFC6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Canada 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(3,648956)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15,629156</w:t>
                  </w:r>
                </w:p>
              </w:tc>
            </w:tr>
            <w:tr w:rsidR="008B37FE" w:rsidRPr="00BA4CFA" w14:paraId="7CD4F8C9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D328E6" w14:textId="5E8FCAA5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Intercepto </w:t>
                  </w:r>
                  <w:proofErr w:type="spellStart"/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Denmark</w:t>
                  </w:r>
                  <w:proofErr w:type="spellEnd"/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(0,170555)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12,150755</w:t>
                  </w:r>
                </w:p>
              </w:tc>
            </w:tr>
            <w:tr w:rsidR="008B37FE" w:rsidRPr="00BA4CFA" w14:paraId="260D1E70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59332E" w14:textId="4D5E133A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France 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(-0,959069)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11,021131</w:t>
                  </w:r>
                </w:p>
              </w:tc>
            </w:tr>
            <w:tr w:rsidR="008B37FE" w:rsidRPr="00BA4CFA" w14:paraId="4C3856A7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558767" w14:textId="64C09695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Intercepto </w:t>
                  </w:r>
                  <w:proofErr w:type="spellStart"/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Germany</w:t>
                  </w:r>
                  <w:proofErr w:type="spellEnd"/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(-1,415485)</w:t>
                  </w:r>
                  <w:r w:rsidR="00785100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785100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10,564715</w:t>
                  </w:r>
                </w:p>
              </w:tc>
            </w:tr>
            <w:tr w:rsidR="008B37FE" w:rsidRPr="00BA4CFA" w14:paraId="344EAB32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613583" w14:textId="60ABBD7E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Intercepto </w:t>
                  </w:r>
                  <w:proofErr w:type="spellStart"/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Greece</w:t>
                  </w:r>
                  <w:proofErr w:type="spellEnd"/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(-0,052322)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11,927878</w:t>
                  </w:r>
                </w:p>
              </w:tc>
            </w:tr>
            <w:tr w:rsidR="008B37FE" w:rsidRPr="00BA4CFA" w14:paraId="31929264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0A7761" w14:textId="15294476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Ireland 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(1,03411)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13,01431</w:t>
                  </w:r>
                </w:p>
              </w:tc>
            </w:tr>
            <w:tr w:rsidR="008B37FE" w:rsidRPr="00BA4CFA" w14:paraId="22AAE7A3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06CB1C" w14:textId="62CEBD52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Italy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(-0,968812)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11,011388</w:t>
                  </w:r>
                </w:p>
              </w:tc>
            </w:tr>
            <w:tr w:rsidR="008B37FE" w:rsidRPr="00BA4CFA" w14:paraId="391E2B77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85125D" w14:textId="18764AAE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Intercepto </w:t>
                  </w:r>
                  <w:proofErr w:type="spellStart"/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Japan</w:t>
                  </w:r>
                  <w:proofErr w:type="spellEnd"/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(0,090558)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12,070758</w:t>
                  </w:r>
                </w:p>
              </w:tc>
            </w:tr>
            <w:tr w:rsidR="008B37FE" w:rsidRPr="00BA4CFA" w14:paraId="3353A01B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76381D" w14:textId="3996BB1B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Intercepto </w:t>
                  </w:r>
                  <w:proofErr w:type="spellStart"/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Netherl</w:t>
                  </w:r>
                  <w:proofErr w:type="spellEnd"/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(-0,811192)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11,169008</w:t>
                  </w:r>
                </w:p>
              </w:tc>
            </w:tr>
            <w:tr w:rsidR="008B37FE" w:rsidRPr="00BA4CFA" w14:paraId="58F9068A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31F10B" w14:textId="0B1EEE6F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Intercepto </w:t>
                  </w:r>
                  <w:proofErr w:type="spellStart"/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Norway</w:t>
                  </w:r>
                  <w:proofErr w:type="spellEnd"/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(-0,76884)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11,21136</w:t>
                  </w:r>
                </w:p>
              </w:tc>
            </w:tr>
            <w:tr w:rsidR="008B37FE" w:rsidRPr="00BA4CFA" w14:paraId="2268E015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7CCA47" w14:textId="4594D16C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Spain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(-3,040362)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8,939838</w:t>
                  </w:r>
                </w:p>
              </w:tc>
            </w:tr>
            <w:tr w:rsidR="008B37FE" w:rsidRPr="00BA4CFA" w14:paraId="60CB3869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695AC0" w14:textId="7785AB1A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Intercepto </w:t>
                  </w:r>
                  <w:proofErr w:type="spellStart"/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Sweden</w:t>
                  </w:r>
                  <w:proofErr w:type="spellEnd"/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(1,194764)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=13,174964</w:t>
                  </w:r>
                </w:p>
              </w:tc>
            </w:tr>
            <w:tr w:rsidR="008B37FE" w:rsidRPr="00BA4CFA" w14:paraId="06F21C2C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400AFA" w14:textId="1E4E4E60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Intercepto </w:t>
                  </w:r>
                  <w:proofErr w:type="spellStart"/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Switzer</w:t>
                  </w:r>
                  <w:proofErr w:type="spellEnd"/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(-0,18753)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11,79267</w:t>
                  </w:r>
                </w:p>
              </w:tc>
            </w:tr>
            <w:tr w:rsidR="008B37FE" w:rsidRPr="00BA4CFA" w14:paraId="676DDFDC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2F877F" w14:textId="3CE3E9B1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Intercepto </w:t>
                  </w:r>
                  <w:proofErr w:type="spellStart"/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Turkey</w:t>
                  </w:r>
                  <w:proofErr w:type="spellEnd"/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(0,615857)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=12,596057</w:t>
                  </w:r>
                </w:p>
              </w:tc>
            </w:tr>
            <w:tr w:rsidR="008B37FE" w:rsidRPr="00BA4CFA" w14:paraId="017BCC4D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31FB1F" w14:textId="21D53F1D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U.K.=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(-0,321519)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11,658681</w:t>
                  </w:r>
                </w:p>
              </w:tc>
            </w:tr>
            <w:tr w:rsidR="008B37FE" w:rsidRPr="00BA4CFA" w14:paraId="4FBDE2F8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595927" w14:textId="7167D4CE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U.S.A.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(3,657434)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=15,637634</w:t>
                  </w:r>
                </w:p>
              </w:tc>
            </w:tr>
          </w:tbl>
          <w:p w14:paraId="42B9131A" w14:textId="77777777" w:rsidR="008B37FE" w:rsidRPr="00BA4CFA" w:rsidRDefault="008B37FE" w:rsidP="00D33AA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EF53AAB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14:paraId="40D8800C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De acordo com os Testes que o Modelo de Efeitos Aleatórios produz, podemos analisá-los para obter conclusões sobre a estimação:</w:t>
      </w:r>
    </w:p>
    <w:p w14:paraId="4CB5229A" w14:textId="77777777" w:rsidR="008B37FE" w:rsidRPr="00785100" w:rsidRDefault="008B37FE" w:rsidP="00785100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85100">
        <w:rPr>
          <w:rFonts w:ascii="Arial" w:hAnsi="Arial" w:cs="Arial"/>
          <w:b/>
          <w:bCs/>
          <w:sz w:val="24"/>
          <w:szCs w:val="24"/>
        </w:rPr>
        <w:t xml:space="preserve">Teste Conjunto de </w:t>
      </w:r>
      <w:proofErr w:type="spellStart"/>
      <w:r w:rsidRPr="00785100">
        <w:rPr>
          <w:rFonts w:ascii="Arial" w:hAnsi="Arial" w:cs="Arial"/>
          <w:b/>
          <w:bCs/>
          <w:sz w:val="24"/>
          <w:szCs w:val="24"/>
        </w:rPr>
        <w:t>Regressores</w:t>
      </w:r>
      <w:proofErr w:type="spellEnd"/>
      <w:r w:rsidRPr="00785100">
        <w:rPr>
          <w:rFonts w:ascii="Arial" w:hAnsi="Arial" w:cs="Arial"/>
          <w:b/>
          <w:bCs/>
          <w:sz w:val="24"/>
          <w:szCs w:val="24"/>
        </w:rPr>
        <w:t xml:space="preserve"> Designados</w:t>
      </w:r>
    </w:p>
    <w:p w14:paraId="1F1C572B" w14:textId="6F90692F" w:rsidR="008B37FE" w:rsidRPr="0026072D" w:rsidRDefault="008B37FE" w:rsidP="0026072D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A hipótese nula do Teste Conjunto dos </w:t>
      </w:r>
      <w:proofErr w:type="spellStart"/>
      <w:r w:rsidRPr="00BA4CFA">
        <w:rPr>
          <w:rFonts w:ascii="Arial" w:hAnsi="Arial" w:cs="Arial"/>
          <w:sz w:val="24"/>
          <w:szCs w:val="24"/>
        </w:rPr>
        <w:t>Regressores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Designados é de que o modelo adequado apresenta a exclusão de uma das variáveis utilizadas. Dado que o p-valor é de 0, ao nível de significância de 1%, rejeitamos a hipótese nula do modelo, ou seja</w:t>
      </w:r>
      <w:r w:rsidRPr="00BA4CFA">
        <w:rPr>
          <w:rFonts w:ascii="Arial" w:eastAsiaTheme="minorEastAsia" w:hAnsi="Arial" w:cs="Arial"/>
          <w:sz w:val="24"/>
          <w:szCs w:val="24"/>
        </w:rPr>
        <w:t xml:space="preserve"> é adequado e não é necessária a exclusão de uma das variáveis</w:t>
      </w:r>
    </w:p>
    <w:p w14:paraId="3DE3E95A" w14:textId="77777777" w:rsidR="00672591" w:rsidRDefault="00672591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D48C8DE" w14:textId="77777777" w:rsidR="008B37FE" w:rsidRPr="00785100" w:rsidRDefault="008B37FE" w:rsidP="00785100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85100">
        <w:rPr>
          <w:rFonts w:ascii="Arial" w:hAnsi="Arial" w:cs="Arial"/>
          <w:b/>
          <w:bCs/>
          <w:sz w:val="24"/>
          <w:szCs w:val="24"/>
        </w:rPr>
        <w:t xml:space="preserve">Teste de </w:t>
      </w:r>
      <w:proofErr w:type="spellStart"/>
      <w:r w:rsidRPr="00785100">
        <w:rPr>
          <w:rFonts w:ascii="Arial" w:hAnsi="Arial" w:cs="Arial"/>
          <w:b/>
          <w:bCs/>
          <w:sz w:val="24"/>
          <w:szCs w:val="24"/>
        </w:rPr>
        <w:t>Breusch-Pagan</w:t>
      </w:r>
      <w:proofErr w:type="spellEnd"/>
      <w:r w:rsidRPr="00785100">
        <w:rPr>
          <w:rFonts w:ascii="Arial" w:hAnsi="Arial" w:cs="Arial"/>
          <w:b/>
          <w:bCs/>
          <w:sz w:val="24"/>
          <w:szCs w:val="24"/>
        </w:rPr>
        <w:t xml:space="preserve"> para comparação entre MQO e Efeitos Aleatórios</w:t>
      </w:r>
    </w:p>
    <w:p w14:paraId="0C4EA1A0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A hipótese nula do Teste de </w:t>
      </w:r>
      <w:proofErr w:type="spellStart"/>
      <w:r w:rsidRPr="00BA4CFA">
        <w:rPr>
          <w:rFonts w:ascii="Arial" w:hAnsi="Arial" w:cs="Arial"/>
          <w:sz w:val="24"/>
          <w:szCs w:val="24"/>
        </w:rPr>
        <w:t>Breusch-Pagan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é de que a variância do termo de erro de unidade específica é igual a zero. Ao aceitar a hipótese nula, o modelo mais adequado seria de MQO Agrupados. Dado que o p-valor foi igual a zero , e considerando um nível de significância de 1%, rejeitamos a hipótese nula, ou seja, o modelo mais adequado seria de Efeitos Aleatórios.</w:t>
      </w:r>
    </w:p>
    <w:p w14:paraId="3F9B3AB6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BFF23DC" wp14:editId="260F6360">
            <wp:simplePos x="0" y="0"/>
            <wp:positionH relativeFrom="column">
              <wp:posOffset>500694</wp:posOffset>
            </wp:positionH>
            <wp:positionV relativeFrom="paragraph">
              <wp:posOffset>308954</wp:posOffset>
            </wp:positionV>
            <wp:extent cx="1095375" cy="552450"/>
            <wp:effectExtent l="19050" t="19050" r="28575" b="19050"/>
            <wp:wrapThrough wrapText="bothSides">
              <wp:wrapPolygon edited="0">
                <wp:start x="-376" y="-745"/>
                <wp:lineTo x="-376" y="21600"/>
                <wp:lineTo x="21788" y="21600"/>
                <wp:lineTo x="21788" y="-745"/>
                <wp:lineTo x="-376" y="-745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52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4CFA">
        <w:rPr>
          <w:rFonts w:ascii="Arial" w:hAnsi="Arial" w:cs="Arial"/>
          <w:b/>
          <w:bCs/>
          <w:sz w:val="24"/>
          <w:szCs w:val="24"/>
        </w:rPr>
        <w:t xml:space="preserve">f) Usando o item (e) calcule o valor de </w:t>
      </w:r>
      <m:oMath>
        <m:r>
          <m:rPr>
            <m:sty m:val="bi"/>
          </m:rPr>
          <w:rPr>
            <w:rFonts w:ascii="Cambria Math" w:eastAsiaTheme="minorEastAsia" w:hAnsi="Cambria Math" w:cs="Arial"/>
            <w:sz w:val="24"/>
            <w:szCs w:val="24"/>
          </w:rPr>
          <m:t>λ</m:t>
        </m:r>
      </m:oMath>
      <w:r w:rsidRPr="00BA4CFA">
        <w:rPr>
          <w:rFonts w:ascii="Arial" w:eastAsiaTheme="minorEastAsia" w:hAnsi="Arial" w:cs="Arial"/>
          <w:b/>
          <w:bCs/>
          <w:sz w:val="24"/>
          <w:szCs w:val="24"/>
        </w:rPr>
        <w:t xml:space="preserve"> e interprete o seu resultado.</w:t>
      </w:r>
    </w:p>
    <w:p w14:paraId="41282BD0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Cambria Math" w:eastAsiaTheme="minorEastAsia" w:hAnsi="Cambria Math" w:cs="Cambria Math"/>
          <w:sz w:val="24"/>
          <w:szCs w:val="24"/>
        </w:rPr>
        <w:t>𝜆</w:t>
      </w:r>
      <w:r w:rsidRPr="00BA4CFA">
        <w:rPr>
          <w:rFonts w:ascii="Arial" w:eastAsiaTheme="minorEastAsia" w:hAnsi="Arial" w:cs="Arial"/>
          <w:sz w:val="24"/>
          <w:szCs w:val="24"/>
        </w:rPr>
        <w:t xml:space="preserve"> =</w:t>
      </w:r>
      <w:r w:rsidRPr="00BA4CFA">
        <w:rPr>
          <w:rFonts w:ascii="Arial" w:hAnsi="Arial" w:cs="Arial"/>
          <w:sz w:val="24"/>
          <w:szCs w:val="24"/>
        </w:rPr>
        <w:t xml:space="preserve"> </w:t>
      </w:r>
    </w:p>
    <w:p w14:paraId="3D25A048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764130C" wp14:editId="795C1103">
                <wp:simplePos x="0" y="0"/>
                <wp:positionH relativeFrom="column">
                  <wp:posOffset>-120015</wp:posOffset>
                </wp:positionH>
                <wp:positionV relativeFrom="paragraph">
                  <wp:posOffset>280670</wp:posOffset>
                </wp:positionV>
                <wp:extent cx="4373880" cy="274320"/>
                <wp:effectExtent l="0" t="0" r="26670" b="1143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3880" cy="2743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09D8666A" id="Retângulo 4" o:spid="_x0000_s1026" style="position:absolute;margin-left:-9.45pt;margin-top:22.1pt;width:344.4pt;height:21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" filled="f" strokecolor="black [3213]" strokeweight="1pt"/>
            </w:pict>
          </mc:Fallback>
        </mc:AlternateContent>
      </w:r>
    </w:p>
    <w:p w14:paraId="59DF29D2" w14:textId="43C08838" w:rsidR="7ACE7D2F" w:rsidRPr="00BA4CFA" w:rsidRDefault="008B37FE" w:rsidP="7ACE7D2F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Cambria Math" w:eastAsiaTheme="minorEastAsia" w:hAnsi="Cambria Math" w:cs="Cambria Math"/>
          <w:sz w:val="24"/>
          <w:szCs w:val="24"/>
        </w:rPr>
        <w:t>𝜆</w:t>
      </w:r>
      <w:r w:rsidRPr="00BA4CFA">
        <w:rPr>
          <w:rFonts w:ascii="Arial" w:eastAsiaTheme="minorEastAsia" w:hAnsi="Arial" w:cs="Arial"/>
          <w:sz w:val="24"/>
          <w:szCs w:val="24"/>
        </w:rPr>
        <w:t xml:space="preserve"> = 1 – [0,306896/</w:t>
      </w:r>
      <w:r w:rsidRPr="00BA4CFA">
        <w:rPr>
          <w:rFonts w:ascii="Arial" w:hAnsi="Arial" w:cs="Arial"/>
          <w:sz w:val="24"/>
          <w:szCs w:val="24"/>
        </w:rPr>
        <w:t xml:space="preserve"> </w:t>
      </w:r>
      <w:r w:rsidRPr="00BA4CFA">
        <w:rPr>
          <w:rFonts w:ascii="Arial" w:eastAsiaTheme="minorEastAsia" w:hAnsi="Arial" w:cs="Arial"/>
          <w:sz w:val="24"/>
          <w:szCs w:val="24"/>
        </w:rPr>
        <w:t>0,306896 + (19)*</w:t>
      </w:r>
      <w:r w:rsidRPr="00BA4CFA">
        <w:rPr>
          <w:rFonts w:ascii="Arial" w:hAnsi="Arial" w:cs="Arial"/>
          <w:sz w:val="24"/>
          <w:szCs w:val="24"/>
        </w:rPr>
        <w:t xml:space="preserve"> </w:t>
      </w:r>
      <w:r w:rsidRPr="00BA4CFA">
        <w:rPr>
          <w:rFonts w:ascii="Arial" w:eastAsiaTheme="minorEastAsia" w:hAnsi="Arial" w:cs="Arial"/>
          <w:sz w:val="24"/>
          <w:szCs w:val="24"/>
        </w:rPr>
        <w:t xml:space="preserve">1,37656]^(¹/²) =  </w:t>
      </w:r>
      <w:r w:rsidRPr="00BA4CFA">
        <w:rPr>
          <w:rFonts w:ascii="Arial" w:eastAsiaTheme="minorEastAsia" w:hAnsi="Arial" w:cs="Arial"/>
          <w:i/>
          <w:iCs/>
          <w:sz w:val="24"/>
          <w:szCs w:val="24"/>
        </w:rPr>
        <w:t>0,892307.</w:t>
      </w:r>
    </w:p>
    <w:p w14:paraId="1D7AECC3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lastRenderedPageBreak/>
        <w:t>Dado o valor do λ obtido, podemos afirmar que o modelo se aproxima o Modelo de Efeitos Fixos.</w:t>
      </w:r>
    </w:p>
    <w:p w14:paraId="0FD9AE77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b/>
          <w:bCs/>
          <w:sz w:val="24"/>
          <w:szCs w:val="24"/>
        </w:rPr>
      </w:pPr>
      <w:r w:rsidRPr="00BA4CFA">
        <w:rPr>
          <w:rFonts w:ascii="Arial" w:eastAsiaTheme="minorEastAsia" w:hAnsi="Arial" w:cs="Arial"/>
          <w:b/>
          <w:bCs/>
          <w:sz w:val="24"/>
          <w:szCs w:val="24"/>
        </w:rPr>
        <w:t xml:space="preserve">g) Usando o item (e) apresente e interprete o teste de </w:t>
      </w:r>
      <w:proofErr w:type="spellStart"/>
      <w:r w:rsidRPr="00BA4CFA">
        <w:rPr>
          <w:rFonts w:ascii="Arial" w:eastAsiaTheme="minorEastAsia" w:hAnsi="Arial" w:cs="Arial"/>
          <w:b/>
          <w:bCs/>
          <w:sz w:val="24"/>
          <w:szCs w:val="24"/>
        </w:rPr>
        <w:t>Hausman</w:t>
      </w:r>
      <w:proofErr w:type="spellEnd"/>
      <w:r w:rsidRPr="00BA4CFA">
        <w:rPr>
          <w:rFonts w:ascii="Arial" w:eastAsiaTheme="minorEastAsia" w:hAnsi="Arial" w:cs="Arial"/>
          <w:b/>
          <w:bCs/>
          <w:sz w:val="24"/>
          <w:szCs w:val="24"/>
        </w:rPr>
        <w:t xml:space="preserve">. </w:t>
      </w:r>
    </w:p>
    <w:p w14:paraId="2D06B27F" w14:textId="517E8FFE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 xml:space="preserve">O Teste de </w:t>
      </w:r>
      <w:proofErr w:type="spellStart"/>
      <w:r w:rsidRPr="00BA4CFA">
        <w:rPr>
          <w:rFonts w:ascii="Arial" w:eastAsiaTheme="minorEastAsia" w:hAnsi="Arial" w:cs="Arial"/>
          <w:sz w:val="24"/>
          <w:szCs w:val="24"/>
        </w:rPr>
        <w:t>Hausman</w:t>
      </w:r>
      <w:proofErr w:type="spellEnd"/>
      <w:r w:rsidRPr="00BA4CFA">
        <w:rPr>
          <w:rFonts w:ascii="Arial" w:eastAsiaTheme="minorEastAsia" w:hAnsi="Arial" w:cs="Arial"/>
          <w:sz w:val="24"/>
          <w:szCs w:val="24"/>
        </w:rPr>
        <w:t xml:space="preserve"> co</w:t>
      </w:r>
      <w:r w:rsidR="00672591">
        <w:rPr>
          <w:rFonts w:ascii="Arial" w:eastAsiaTheme="minorEastAsia" w:hAnsi="Arial" w:cs="Arial"/>
          <w:sz w:val="24"/>
          <w:szCs w:val="24"/>
        </w:rPr>
        <w:t>mpara</w:t>
      </w:r>
      <w:r w:rsidRPr="00BA4CFA">
        <w:rPr>
          <w:rFonts w:ascii="Arial" w:eastAsiaTheme="minorEastAsia" w:hAnsi="Arial" w:cs="Arial"/>
          <w:sz w:val="24"/>
          <w:szCs w:val="24"/>
        </w:rPr>
        <w:t xml:space="preserve"> o Modelo de Efeitos Fixos e o Modelo de Efeitos Aleatórios. Ao aceitar sua hipótese nula, indicamos que o modelo de Efeitos Aleatórios é mais consistente em relação ao de Efeitos Fixos.</w:t>
      </w:r>
    </w:p>
    <w:p w14:paraId="581DA89A" w14:textId="1ECBBDF1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Neste caso, rejeitamos a hipótese nula do modelo ao nível de significância de 1%</w:t>
      </w:r>
      <w:r w:rsidR="00D60AC8">
        <w:rPr>
          <w:rFonts w:ascii="Arial" w:eastAsiaTheme="minorEastAsia" w:hAnsi="Arial" w:cs="Arial"/>
          <w:sz w:val="24"/>
          <w:szCs w:val="24"/>
        </w:rPr>
        <w:t xml:space="preserve"> para o </w:t>
      </w:r>
      <w:r w:rsidR="00D60AC8" w:rsidRPr="00BA4CFA">
        <w:rPr>
          <w:rFonts w:ascii="Arial" w:hAnsi="Arial" w:cs="Arial"/>
          <w:sz w:val="24"/>
          <w:szCs w:val="24"/>
        </w:rPr>
        <w:t>p-valor = 5,75061e-06</w:t>
      </w:r>
      <w:r w:rsidRPr="00BA4CFA">
        <w:rPr>
          <w:rFonts w:ascii="Arial" w:eastAsiaTheme="minorEastAsia" w:hAnsi="Arial" w:cs="Arial"/>
          <w:sz w:val="24"/>
          <w:szCs w:val="24"/>
        </w:rPr>
        <w:t>, portanto, o modelo de Efeitos Aleatórios não seria o modelo adequado, logo prevalece que o Modelo de Efeitos Fixos é preferível.</w:t>
      </w:r>
      <w:r w:rsidRPr="00BA4CFA">
        <w:rPr>
          <w:rFonts w:ascii="Arial" w:eastAsiaTheme="minorEastAsia" w:hAnsi="Arial" w:cs="Arial"/>
          <w:sz w:val="24"/>
          <w:szCs w:val="24"/>
        </w:rPr>
        <w:tab/>
      </w:r>
    </w:p>
    <w:p w14:paraId="04D9FF28" w14:textId="77777777" w:rsidR="008B37FE" w:rsidRPr="00BA4CFA" w:rsidRDefault="008B37FE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eastAsiaTheme="minorEastAsia" w:hAnsi="Arial" w:cs="Arial"/>
          <w:b/>
          <w:bCs/>
          <w:sz w:val="24"/>
          <w:szCs w:val="24"/>
        </w:rPr>
        <w:t xml:space="preserve">h) </w:t>
      </w:r>
      <w:r w:rsidRPr="00BA4CFA">
        <w:rPr>
          <w:rFonts w:ascii="Arial" w:hAnsi="Arial" w:cs="Arial"/>
          <w:b/>
          <w:bCs/>
          <w:sz w:val="24"/>
          <w:szCs w:val="24"/>
        </w:rPr>
        <w:t xml:space="preserve">Considerando o formato de um Modelo de Componentes de Erro </w:t>
      </w:r>
      <w:proofErr w:type="spellStart"/>
      <w:r w:rsidRPr="00BA4CFA">
        <w:rPr>
          <w:rFonts w:ascii="Arial" w:hAnsi="Arial" w:cs="Arial"/>
          <w:b/>
          <w:bCs/>
          <w:sz w:val="24"/>
          <w:szCs w:val="24"/>
        </w:rPr>
        <w:t>Bi-direcional</w:t>
      </w:r>
      <w:proofErr w:type="spellEnd"/>
      <w:r w:rsidRPr="00BA4CFA">
        <w:rPr>
          <w:rFonts w:ascii="Arial" w:hAnsi="Arial" w:cs="Arial"/>
          <w:b/>
          <w:bCs/>
          <w:sz w:val="24"/>
          <w:szCs w:val="24"/>
        </w:rPr>
        <w:t>, rode o modelo de efeitos fixos. Interprete a saída de regressão e apresente os interceptos verticais.</w:t>
      </w:r>
    </w:p>
    <w:p w14:paraId="3A1E418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Questão 2 - Bidirecional </w:t>
      </w:r>
      <w:proofErr w:type="spellStart"/>
      <w:r w:rsidRPr="00BA4CFA">
        <w:rPr>
          <w:rFonts w:ascii="Arial" w:hAnsi="Arial" w:cs="Arial"/>
          <w:sz w:val="24"/>
          <w:szCs w:val="24"/>
        </w:rPr>
        <w:t>EF:Efeitos-fixos</w:t>
      </w:r>
      <w:proofErr w:type="spellEnd"/>
      <w:r w:rsidRPr="00BA4CFA">
        <w:rPr>
          <w:rFonts w:ascii="Arial" w:hAnsi="Arial" w:cs="Arial"/>
          <w:sz w:val="24"/>
          <w:szCs w:val="24"/>
        </w:rPr>
        <w:t>, usando 342 observações</w:t>
      </w:r>
    </w:p>
    <w:p w14:paraId="35C4A106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18 unidades de corte transversal</w:t>
      </w:r>
    </w:p>
    <w:p w14:paraId="536239DF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19</w:t>
      </w:r>
    </w:p>
    <w:p w14:paraId="7A52FFEB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LGASPCAR</w:t>
      </w:r>
    </w:p>
    <w:p w14:paraId="5D30C764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8B37FE" w:rsidRPr="00BA4CFA" w14:paraId="545FA471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35E2C4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ED4AD2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0038E7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37CD77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762326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D34F9C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05DD223B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434745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Const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60200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−6,50394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1B947B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2,41811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021B6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−2,690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7E19D3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0,0075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559820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314064A6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F76D80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LINCOMEP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D4A268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0,308211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0B627A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0,548317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71AD94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0,5621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C0E3C7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0,5745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932144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4406A7FF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E61F60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LRPMG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F27DCC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−1,15710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74CC82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0,257159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A6890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−4,500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AE3D91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20C117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3327A39B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E67AA1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LCARPCAP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9F526F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−3,56069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E5DB0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0,166016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910860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−21,45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9F2258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997E48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5D965251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2BC357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95D07D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0,245818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103114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0,163485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DBBD8B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1,504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A76D11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0,1337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B3FE73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025694CA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AE0DAB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34ABC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0,265495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2ADC0F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0,165571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D1746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1,604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46AE8E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0,1099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476F30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75F273E4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E96A7C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4B059F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0,388466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771D5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0,169659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0AD3B3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2,290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0C5983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0,0227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76CD9F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</w:t>
            </w:r>
          </w:p>
        </w:tc>
      </w:tr>
      <w:tr w:rsidR="008B37FE" w:rsidRPr="00BA4CFA" w14:paraId="3D122FE6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154D8E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F118A0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0,635967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EE826D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0,175785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B272E8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3,618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93170E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0,0003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8C5F34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68E8C889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DC46D3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9F791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0,744804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7F5C04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0,180295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DE119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4,131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7550D9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4F6535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698AE8D1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56220F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0984EF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1,00698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1B523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0,186278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92F0AE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5,406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CC2662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8D6F53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17FFC732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1129B0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1D2341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1,19299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825E47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0,192287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0BAC8A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6,204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8B1831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CFE048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2DF007B9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A89861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8E9A0F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1,38046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5D09BD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0,199204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EF8445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6,930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5630D1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3F9B70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567D214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C651F2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E69A21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1,45799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57C34B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0,211823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8FFC4D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6,883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72E92C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0C23BC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61658261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973948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215440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1,65048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4DE88B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0,223091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30CB9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7,398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2FE9C1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CB7C74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0A5FF595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E47A01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CD4D4C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1,82519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BF3313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0,231096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BB3752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7,898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EA31EA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2DBEEA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30BFC006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E5D185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7B98D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1,99281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A29A9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0,243192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D12494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8,194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1923D9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2520CB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792847D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736685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D4DBA5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2,21824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9F30C5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0,259256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2DA39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8,556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DEAFD2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AFF8F4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17807858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95A0EE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EF991B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1,96763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757503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0,253390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AC9C0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7,765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7E9A64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99D02C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2007B0D2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69578B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F461AB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2,17435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F7CBF5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0,251260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C46D8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8,654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DAAAB7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7818CE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5A6FDCD0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2172A8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DC7466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2,22535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0E48A3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0,261757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A979E5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8,502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5A3916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F0E160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08926E86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077027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0A7309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2,31421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90070D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0,267356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0F4D8D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8,656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C2FA4E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AD6AC0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23DAC25C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4A6C65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D13281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2,40574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2F6787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0,278453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477385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8,640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B9C27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D662D0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1A5F023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8B37FE" w:rsidRPr="00BA4CFA" w14:paraId="0E6F5C08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9E4B3B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5CEAAF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25,77745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4810CB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5D1733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F3CE6C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3,293443</w:t>
            </w:r>
          </w:p>
        </w:tc>
      </w:tr>
      <w:tr w:rsidR="008B37FE" w:rsidRPr="00BA4CFA" w14:paraId="18186B3D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12A67A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Soma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2D7A68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71,89059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61D0EC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3CC611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2B5EB8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0,487096</w:t>
            </w:r>
          </w:p>
        </w:tc>
      </w:tr>
      <w:tr w:rsidR="008B37FE" w:rsidRPr="00BA4CFA" w14:paraId="3FBE8819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BD6BF8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lastRenderedPageBreak/>
              <w:t>R-quadrado LSDV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87F847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0,980564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F0AFB2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351696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Dentro de 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54629C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0,882950</w:t>
            </w:r>
          </w:p>
        </w:tc>
      </w:tr>
      <w:tr w:rsidR="008B37FE" w:rsidRPr="00BA4CFA" w14:paraId="1515D1A9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B77ECC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F(38, 303) LSDV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2C2F23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402,2697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BD23D9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B9159A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229B51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3,1e-236</w:t>
            </w:r>
          </w:p>
        </w:tc>
      </w:tr>
      <w:tr w:rsidR="008B37FE" w:rsidRPr="00BA4CFA" w14:paraId="021396AC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118F5C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598777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−218,5742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52B798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FE213E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F23237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515,1484</w:t>
            </w:r>
          </w:p>
        </w:tc>
      </w:tr>
      <w:tr w:rsidR="008B37FE" w:rsidRPr="00BA4CFA" w14:paraId="3EA6659F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487F84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F4BE98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664,7060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E4A999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EF2FC8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ACE127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574,7281</w:t>
            </w:r>
          </w:p>
        </w:tc>
      </w:tr>
      <w:tr w:rsidR="008B37FE" w:rsidRPr="00BA4CFA" w14:paraId="60220720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095662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E7D5E8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0,756369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AA14CB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90A091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Durbin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10B78B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0,331056</w:t>
            </w:r>
          </w:p>
        </w:tc>
      </w:tr>
    </w:tbl>
    <w:p w14:paraId="147834F6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2948F24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conjunto nos </w:t>
      </w:r>
      <w:proofErr w:type="spellStart"/>
      <w:r w:rsidRPr="00BA4CFA">
        <w:rPr>
          <w:rFonts w:ascii="Arial" w:hAnsi="Arial" w:cs="Arial"/>
          <w:sz w:val="24"/>
          <w:szCs w:val="24"/>
        </w:rPr>
        <w:t>regressores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designados -</w:t>
      </w:r>
    </w:p>
    <w:p w14:paraId="784446B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teste: F(3, 303) = 437,338</w:t>
      </w:r>
    </w:p>
    <w:p w14:paraId="6E5AF216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P(F(3, 303) &gt; 437,338) = 9,97213e-110</w:t>
      </w:r>
    </w:p>
    <w:p w14:paraId="32063AF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411E5A3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para diferenciar interceptos de grupos -</w:t>
      </w:r>
    </w:p>
    <w:p w14:paraId="2DA35D02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Os grupos têm um intercepto comum</w:t>
      </w:r>
    </w:p>
    <w:p w14:paraId="6F33D171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teste: F(17, 303) = 113,351</w:t>
      </w:r>
    </w:p>
    <w:p w14:paraId="31F6D356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P(F(17, 303) &gt; 113,351) = 3,12312e-120</w:t>
      </w:r>
    </w:p>
    <w:p w14:paraId="65166AA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8073FE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de Wald conjunto nas </w:t>
      </w:r>
      <w:proofErr w:type="spellStart"/>
      <w:r w:rsidRPr="00BA4CFA">
        <w:rPr>
          <w:rFonts w:ascii="Arial" w:hAnsi="Arial" w:cs="Arial"/>
          <w:sz w:val="24"/>
          <w:szCs w:val="24"/>
        </w:rPr>
        <w:t>dummies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temporais -</w:t>
      </w:r>
    </w:p>
    <w:p w14:paraId="392C08B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Sem efeitos temporais</w:t>
      </w:r>
    </w:p>
    <w:p w14:paraId="695829DA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-quadrado(18) = 112,209</w:t>
      </w:r>
    </w:p>
    <w:p w14:paraId="764A7F50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1,21875e-15</w:t>
      </w:r>
    </w:p>
    <w:p w14:paraId="2303083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465EEC0A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Para o Modelo de Efeitos Componentes de Erro Bidirecional, esses são os impactos causados pelas variáveis sobre a variável dependente:</w:t>
      </w:r>
    </w:p>
    <w:p w14:paraId="42920F1A" w14:textId="31BC6DBD" w:rsidR="008B37FE" w:rsidRPr="004F4870" w:rsidRDefault="008B37FE" w:rsidP="004F4870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4F4870">
        <w:rPr>
          <w:rFonts w:ascii="Arial" w:hAnsi="Arial" w:cs="Arial"/>
          <w:b/>
          <w:sz w:val="24"/>
          <w:szCs w:val="24"/>
        </w:rPr>
        <w:t xml:space="preserve">Magnitude dos </w:t>
      </w:r>
      <w:r w:rsidR="004F4870">
        <w:rPr>
          <w:rFonts w:ascii="Arial" w:hAnsi="Arial" w:cs="Arial"/>
          <w:b/>
          <w:sz w:val="24"/>
          <w:szCs w:val="24"/>
        </w:rPr>
        <w:t>C</w:t>
      </w:r>
      <w:r w:rsidRPr="004F4870">
        <w:rPr>
          <w:rFonts w:ascii="Arial" w:hAnsi="Arial" w:cs="Arial"/>
          <w:b/>
          <w:sz w:val="24"/>
          <w:szCs w:val="24"/>
        </w:rPr>
        <w:t>oeficientes</w:t>
      </w:r>
    </w:p>
    <w:p w14:paraId="785A3F9E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</w:t>
      </w:r>
      <w:r w:rsidRPr="00BA4CFA">
        <w:rPr>
          <w:rFonts w:ascii="Arial" w:hAnsi="Arial" w:cs="Arial"/>
          <w:sz w:val="24"/>
          <w:szCs w:val="24"/>
        </w:rPr>
        <w:t xml:space="preserve">0 (constante): -6,50 - É a média do consumo de gasolina </w:t>
      </w:r>
      <w:r w:rsidRPr="00BA4CFA">
        <w:rPr>
          <w:rFonts w:ascii="Arial" w:eastAsiaTheme="minorEastAsia" w:hAnsi="Arial" w:cs="Arial"/>
          <w:sz w:val="24"/>
          <w:szCs w:val="24"/>
        </w:rPr>
        <w:t>quando a renda per capita, o estoque de carros per capita e o preço real do carro a gasolina são iguais a zero.</w:t>
      </w:r>
    </w:p>
    <w:p w14:paraId="3947952C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β1 (LINCOMEP): 0,31 - Para o aumento de uma unidade na renda real per capita, o consumo de gasolina por carro aumenta, em média, 0,31 unidades, mantendo as demais variáveis constantes.</w:t>
      </w:r>
    </w:p>
    <w:p w14:paraId="0A328DBB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 xml:space="preserve">β2 (LRPMG): -1,16 - Para o aumento de uma unidade no estoque de carros per capita, a quantidade demanda de gasolina diminui, em média, 1,16 unidades, mantendo as demais variáveis constantes. </w:t>
      </w:r>
    </w:p>
    <w:p w14:paraId="5074031E" w14:textId="77777777" w:rsidR="008B37FE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β3 (LCARCAP): -3,56 – Para o aumento de uma unidade no preço real da gasolina, a quantidade demandada de gasolina diminui, em média, 3,56 unidades, mantendo as demais variáveis constantes.</w:t>
      </w:r>
    </w:p>
    <w:p w14:paraId="7EE48544" w14:textId="77777777" w:rsidR="00D52BB8" w:rsidRDefault="00D52BB8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771FCA07" w14:textId="77777777" w:rsidR="00D52BB8" w:rsidRDefault="00D52BB8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38B3A346" w14:textId="77777777" w:rsidR="00D52BB8" w:rsidRDefault="00D52BB8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28EC751D" w14:textId="77777777" w:rsidR="00D52BB8" w:rsidRPr="00BA4CFA" w:rsidRDefault="00D52BB8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0DA87AFB" w14:textId="614FF2FD" w:rsidR="008B37FE" w:rsidRPr="004F4870" w:rsidRDefault="004F4870" w:rsidP="004F4870">
      <w:pPr>
        <w:pStyle w:val="PargrafodaLista"/>
        <w:numPr>
          <w:ilvl w:val="0"/>
          <w:numId w:val="6"/>
        </w:numPr>
        <w:jc w:val="both"/>
        <w:rPr>
          <w:rFonts w:ascii="Arial" w:eastAsiaTheme="minorEastAsia" w:hAnsi="Arial" w:cs="Arial"/>
          <w:b/>
          <w:sz w:val="24"/>
          <w:szCs w:val="24"/>
        </w:rPr>
      </w:pPr>
      <w:r>
        <w:rPr>
          <w:rFonts w:ascii="Arial" w:eastAsiaTheme="minorEastAsia" w:hAnsi="Arial" w:cs="Arial"/>
          <w:b/>
          <w:sz w:val="24"/>
          <w:szCs w:val="24"/>
        </w:rPr>
        <w:lastRenderedPageBreak/>
        <w:t>Significância Estatística</w:t>
      </w:r>
    </w:p>
    <w:p w14:paraId="1382A3F0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β0 (constante): p-valor = 0,0075 – O parâmetro é estatisticamente significante ao nível de 1%. Rejeita-se a hipótese nula, ou seja, o consumo de gasolina por carro é diferente de zero.</w:t>
      </w:r>
    </w:p>
    <w:p w14:paraId="15D7DCDF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β1 (LINCOMEP): p-valor = 0,5745 – O parâmetro não é estatisticamente significante. Não rejeita-se a hipótese nula, ou seja, a renda real per capita não parece afetar o consumo de gasolina por carro.</w:t>
      </w:r>
    </w:p>
    <w:p w14:paraId="154110B6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β2 (LRPMG): p-valor = 9,72e-06 – O parâmetro é estatisticamente significante ao nível de 1%. Rejeita-se a hipótese nula, ou seja, o estoque de carros per capita parece afetar o consumo de gasolina por carro.</w:t>
      </w:r>
    </w:p>
    <w:p w14:paraId="7C2AC458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β3 (LCARCAP): p-valor = 1,01e-062 – O parâmetro é estatisticamente significante ao nível de 1%. Rejeita-se a hipótese nula, ou seja, o preço real da gasolina parece afetar o consumo de gasolina por carro.</w:t>
      </w:r>
    </w:p>
    <w:p w14:paraId="256427F7" w14:textId="77777777" w:rsidR="008B37FE" w:rsidRPr="00D52BB8" w:rsidRDefault="008B37FE" w:rsidP="00D52BB8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D52BB8">
        <w:rPr>
          <w:rFonts w:ascii="Arial" w:hAnsi="Arial" w:cs="Arial"/>
          <w:b/>
          <w:sz w:val="24"/>
          <w:szCs w:val="24"/>
        </w:rPr>
        <w:t>R²</w:t>
      </w:r>
    </w:p>
    <w:p w14:paraId="0E5DEB47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R² LSDV da regressão foi de 0,9806, ou seja, cerca de 98,06% das variações no consumo de gasolina foram causadas por variações na </w:t>
      </w:r>
      <w:r w:rsidRPr="00BA4CFA">
        <w:rPr>
          <w:rFonts w:ascii="Arial" w:eastAsiaTheme="minorEastAsia" w:hAnsi="Arial" w:cs="Arial"/>
          <w:sz w:val="24"/>
          <w:szCs w:val="24"/>
        </w:rPr>
        <w:t>renda per capita, no estoque de carros per capita e no preço real do carro a gasolina.</w:t>
      </w:r>
    </w:p>
    <w:p w14:paraId="4417AD47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Cs/>
          <w:sz w:val="24"/>
          <w:szCs w:val="24"/>
        </w:rPr>
        <w:t xml:space="preserve">O Dentro do R² foi de 0,8829, ou seja, </w:t>
      </w:r>
      <w:r w:rsidRPr="00BA4CFA">
        <w:rPr>
          <w:rFonts w:ascii="Arial" w:hAnsi="Arial" w:cs="Arial"/>
          <w:sz w:val="24"/>
          <w:szCs w:val="24"/>
        </w:rPr>
        <w:t xml:space="preserve">após o controle dos efeitos fixos, cerca de 88,29% das variações no consumo de gasolina foram causados por variações na </w:t>
      </w:r>
      <w:r w:rsidRPr="00BA4CFA">
        <w:rPr>
          <w:rFonts w:ascii="Arial" w:eastAsiaTheme="minorEastAsia" w:hAnsi="Arial" w:cs="Arial"/>
          <w:sz w:val="24"/>
          <w:szCs w:val="24"/>
        </w:rPr>
        <w:t>renda per capita, no estoque de carros per capita e no preço real do carro a gasolina.</w:t>
      </w:r>
    </w:p>
    <w:p w14:paraId="5B5F5642" w14:textId="77777777" w:rsidR="008B37FE" w:rsidRPr="00B22AC3" w:rsidRDefault="008B37FE" w:rsidP="00B22AC3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B22AC3">
        <w:rPr>
          <w:rFonts w:ascii="Arial" w:hAnsi="Arial" w:cs="Arial"/>
          <w:b/>
          <w:sz w:val="24"/>
          <w:szCs w:val="24"/>
        </w:rPr>
        <w:t>Autocorrelação</w:t>
      </w:r>
    </w:p>
    <w:p w14:paraId="737CF72B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Teste de </w:t>
      </w:r>
      <w:proofErr w:type="spellStart"/>
      <w:r w:rsidRPr="00BA4CFA">
        <w:rPr>
          <w:rFonts w:ascii="Arial" w:hAnsi="Arial" w:cs="Arial"/>
          <w:sz w:val="24"/>
          <w:szCs w:val="24"/>
        </w:rPr>
        <w:t>Durbin</w:t>
      </w:r>
      <w:proofErr w:type="spellEnd"/>
      <w:r w:rsidRPr="00BA4CFA">
        <w:rPr>
          <w:rFonts w:ascii="Arial" w:hAnsi="Arial" w:cs="Arial"/>
          <w:sz w:val="24"/>
          <w:szCs w:val="24"/>
        </w:rPr>
        <w:t>-Watson apresenta valor estimado de 0,33, portanto, há indícios de autocorrelação serial positiva nos resíduos.</w:t>
      </w:r>
    </w:p>
    <w:p w14:paraId="1C231A9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25AD274" w14:textId="2D295C61" w:rsidR="008B37FE" w:rsidRPr="00C8166A" w:rsidRDefault="008B37FE" w:rsidP="00C8166A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8166A">
        <w:rPr>
          <w:rFonts w:ascii="Arial" w:hAnsi="Arial" w:cs="Arial"/>
          <w:b/>
          <w:bCs/>
          <w:sz w:val="24"/>
          <w:szCs w:val="24"/>
        </w:rPr>
        <w:t>Interceptos Verticais</w:t>
      </w:r>
    </w:p>
    <w:p w14:paraId="41485D4B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A partir da estimação realizada, é possível obter os seguintes interceptos verticais:</w:t>
      </w:r>
    </w:p>
    <w:tbl>
      <w:tblPr>
        <w:tblW w:w="4948" w:type="dxa"/>
        <w:tblInd w:w="11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4"/>
        <w:gridCol w:w="1008"/>
        <w:gridCol w:w="960"/>
        <w:gridCol w:w="1261"/>
        <w:gridCol w:w="1142"/>
      </w:tblGrid>
      <w:tr w:rsidR="008B37FE" w:rsidRPr="00BA4CFA" w14:paraId="072779E4" w14:textId="77777777" w:rsidTr="00D33AA6">
        <w:trPr>
          <w:trHeight w:val="300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FE615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AUSTRIA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A7352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-7,21572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6D366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8DC40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JAPAN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6682E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-6,99256</w:t>
            </w:r>
          </w:p>
        </w:tc>
      </w:tr>
      <w:tr w:rsidR="008B37FE" w:rsidRPr="00BA4CFA" w14:paraId="6CD64BCD" w14:textId="77777777" w:rsidTr="00D33AA6">
        <w:trPr>
          <w:trHeight w:val="300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BD6C1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BELGIUM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A630E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-7,14291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71216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DB586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NETHERL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9C638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-6,88939</w:t>
            </w:r>
          </w:p>
        </w:tc>
      </w:tr>
      <w:tr w:rsidR="008B37FE" w:rsidRPr="00BA4CFA" w14:paraId="6F96B47E" w14:textId="77777777" w:rsidTr="00D33AA6">
        <w:trPr>
          <w:trHeight w:val="300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6E23E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CANADA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25E96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-0,47142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34FEC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DE9C1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NORWAY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D3C80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-6,47239</w:t>
            </w:r>
          </w:p>
        </w:tc>
      </w:tr>
      <w:tr w:rsidR="008B37FE" w:rsidRPr="00BA4CFA" w14:paraId="74782A56" w14:textId="77777777" w:rsidTr="00D33AA6">
        <w:trPr>
          <w:trHeight w:val="300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7363F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DENMARK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8B4B9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-5,43771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A12FE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788CB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SPAIN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7AA97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-9,68879</w:t>
            </w:r>
          </w:p>
        </w:tc>
      </w:tr>
      <w:tr w:rsidR="008B37FE" w:rsidRPr="00BA4CFA" w14:paraId="59208727" w14:textId="77777777" w:rsidTr="00D33AA6">
        <w:trPr>
          <w:trHeight w:val="300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D0A05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FRANCE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6477E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-7,06493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19945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1C681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SWEDEN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925EC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-7,44097</w:t>
            </w:r>
          </w:p>
        </w:tc>
      </w:tr>
      <w:tr w:rsidR="008B37FE" w:rsidRPr="00BA4CFA" w14:paraId="0FBFFD7F" w14:textId="77777777" w:rsidTr="00D33AA6">
        <w:trPr>
          <w:trHeight w:val="300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DDAC1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GERMANY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DF40E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-7,09842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8A40A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9DD4A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SWITZER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B2891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-5,57617</w:t>
            </w:r>
          </w:p>
        </w:tc>
      </w:tr>
      <w:tr w:rsidR="008B37FE" w:rsidRPr="00BA4CFA" w14:paraId="41C65131" w14:textId="77777777" w:rsidTr="00D33AA6">
        <w:trPr>
          <w:trHeight w:val="300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CBB2A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lastRenderedPageBreak/>
              <w:t>GREECE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525C9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-8,49588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7363C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867B3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TURKEY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F17F1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-9,36366</w:t>
            </w:r>
          </w:p>
        </w:tc>
      </w:tr>
      <w:tr w:rsidR="008B37FE" w:rsidRPr="00BA4CFA" w14:paraId="795FEB80" w14:textId="77777777" w:rsidTr="00D33AA6">
        <w:trPr>
          <w:trHeight w:val="300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59A11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IRELAND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47323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-6,61084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1F462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93862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U.K.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4C6EB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-6,58115</w:t>
            </w:r>
          </w:p>
        </w:tc>
      </w:tr>
      <w:tr w:rsidR="008B37FE" w:rsidRPr="00BA4CFA" w14:paraId="3C389378" w14:textId="77777777" w:rsidTr="00D33AA6">
        <w:trPr>
          <w:trHeight w:val="300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A8E4D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ITALY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2031B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-8,64511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DE246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E6B81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U.S.A.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EDFB1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0,117154</w:t>
            </w:r>
          </w:p>
        </w:tc>
      </w:tr>
    </w:tbl>
    <w:p w14:paraId="617E3A5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4290C39E" w14:textId="77777777" w:rsidR="008B37FE" w:rsidRPr="00C01400" w:rsidRDefault="008B37FE" w:rsidP="00C01400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b/>
          <w:bCs/>
          <w:sz w:val="24"/>
          <w:szCs w:val="24"/>
        </w:rPr>
      </w:pPr>
      <w:r w:rsidRPr="00C01400">
        <w:rPr>
          <w:rFonts w:ascii="Arial" w:eastAsiaTheme="minorEastAsia" w:hAnsi="Arial" w:cs="Arial"/>
          <w:b/>
          <w:bCs/>
          <w:sz w:val="24"/>
          <w:szCs w:val="24"/>
        </w:rPr>
        <w:t xml:space="preserve">Teste Conjunto de </w:t>
      </w:r>
      <w:proofErr w:type="spellStart"/>
      <w:r w:rsidRPr="00C01400">
        <w:rPr>
          <w:rFonts w:ascii="Arial" w:eastAsiaTheme="minorEastAsia" w:hAnsi="Arial" w:cs="Arial"/>
          <w:b/>
          <w:bCs/>
          <w:sz w:val="24"/>
          <w:szCs w:val="24"/>
        </w:rPr>
        <w:t>Regressores</w:t>
      </w:r>
      <w:proofErr w:type="spellEnd"/>
      <w:r w:rsidRPr="00C01400">
        <w:rPr>
          <w:rFonts w:ascii="Arial" w:eastAsiaTheme="minorEastAsia" w:hAnsi="Arial" w:cs="Arial"/>
          <w:b/>
          <w:bCs/>
          <w:sz w:val="24"/>
          <w:szCs w:val="24"/>
        </w:rPr>
        <w:t xml:space="preserve"> Designados</w:t>
      </w:r>
    </w:p>
    <w:p w14:paraId="46AD5E16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b/>
          <w:bCs/>
          <w:sz w:val="24"/>
          <w:szCs w:val="24"/>
        </w:rPr>
      </w:pPr>
    </w:p>
    <w:p w14:paraId="03FF5C18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 xml:space="preserve">p-valor = 1,40613e-127 – Rejeita-se a hipótese nula do teste de conjunto de </w:t>
      </w:r>
      <w:proofErr w:type="spellStart"/>
      <w:r w:rsidRPr="00BA4CFA">
        <w:rPr>
          <w:rFonts w:ascii="Arial" w:eastAsiaTheme="minorEastAsia" w:hAnsi="Arial" w:cs="Arial"/>
          <w:sz w:val="24"/>
          <w:szCs w:val="24"/>
        </w:rPr>
        <w:t>regressores</w:t>
      </w:r>
      <w:proofErr w:type="spellEnd"/>
      <w:r w:rsidRPr="00BA4CFA">
        <w:rPr>
          <w:rFonts w:ascii="Arial" w:eastAsiaTheme="minorEastAsia" w:hAnsi="Arial" w:cs="Arial"/>
          <w:sz w:val="24"/>
          <w:szCs w:val="24"/>
        </w:rPr>
        <w:t xml:space="preserve"> ao nível de significância de 1%, ou seja, o modelo é adequado e não é necessária a exclusão de uma das variáveis.</w:t>
      </w:r>
    </w:p>
    <w:p w14:paraId="767CBFF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2ADE1A63" w14:textId="77777777" w:rsidR="008B37FE" w:rsidRPr="006E453E" w:rsidRDefault="008B37FE" w:rsidP="006E453E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b/>
          <w:bCs/>
          <w:sz w:val="24"/>
          <w:szCs w:val="24"/>
        </w:rPr>
      </w:pPr>
      <w:r w:rsidRPr="006E453E">
        <w:rPr>
          <w:rFonts w:ascii="Arial" w:eastAsiaTheme="minorEastAsia" w:hAnsi="Arial" w:cs="Arial"/>
          <w:b/>
          <w:bCs/>
          <w:sz w:val="24"/>
          <w:szCs w:val="24"/>
        </w:rPr>
        <w:t xml:space="preserve">Teste para diferenciar interceptos de grupo </w:t>
      </w:r>
    </w:p>
    <w:p w14:paraId="25A71AEA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Ao nível de significância de 1%, rejeitamos a hipótese nula do teste, considerando o p-valor de 1,21875e-15. Ou seja, os interceptos de grupo do modelo não são iguais.</w:t>
      </w:r>
    </w:p>
    <w:p w14:paraId="16C03969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67671FAC" w14:textId="77777777" w:rsidR="008B37FE" w:rsidRPr="006540EA" w:rsidRDefault="008B37FE" w:rsidP="006540EA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b/>
          <w:bCs/>
          <w:sz w:val="24"/>
          <w:szCs w:val="24"/>
        </w:rPr>
      </w:pPr>
      <w:r w:rsidRPr="006540EA">
        <w:rPr>
          <w:rFonts w:ascii="Arial" w:eastAsiaTheme="minorEastAsia" w:hAnsi="Arial" w:cs="Arial"/>
          <w:b/>
          <w:bCs/>
          <w:sz w:val="24"/>
          <w:szCs w:val="24"/>
        </w:rPr>
        <w:t xml:space="preserve">Teste de Wald conjunto nas </w:t>
      </w:r>
      <w:proofErr w:type="spellStart"/>
      <w:r w:rsidRPr="006540EA">
        <w:rPr>
          <w:rFonts w:ascii="Arial" w:eastAsiaTheme="minorEastAsia" w:hAnsi="Arial" w:cs="Arial"/>
          <w:b/>
          <w:bCs/>
          <w:sz w:val="24"/>
          <w:szCs w:val="24"/>
        </w:rPr>
        <w:t>dummies</w:t>
      </w:r>
      <w:proofErr w:type="spellEnd"/>
      <w:r w:rsidRPr="006540EA">
        <w:rPr>
          <w:rFonts w:ascii="Arial" w:eastAsiaTheme="minorEastAsia" w:hAnsi="Arial" w:cs="Arial"/>
          <w:b/>
          <w:bCs/>
          <w:sz w:val="24"/>
          <w:szCs w:val="24"/>
        </w:rPr>
        <w:t xml:space="preserve"> temporais</w:t>
      </w:r>
    </w:p>
    <w:p w14:paraId="7A3701F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2B5363E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O teste de Wald considera em sua hipótese nula a não-existência de efeito de tempos. Neste caso, considerando o p-valor de 1,21875e-15, rejeita-se a hipótese nula ao nível de 1%, ou seja, podemos afirmar que o modelo apresenta efeitos de tempo e o melhor modelo é o modelo bidirecional.</w:t>
      </w:r>
    </w:p>
    <w:p w14:paraId="392D7D66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2130870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5DB8CA4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153491C9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1CC981E5" w14:textId="77777777" w:rsidR="008B37FE" w:rsidRPr="00BA4CFA" w:rsidRDefault="008B37FE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i) Usando o item (h), teste a hipótese de que os resíduos do modelo não apresentam efeitos de tempo e efeitos fixos.  </w:t>
      </w:r>
    </w:p>
    <w:p w14:paraId="65FCBF51" w14:textId="77777777" w:rsidR="009461DE" w:rsidRPr="006540EA" w:rsidRDefault="009461DE" w:rsidP="009461DE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b/>
          <w:bCs/>
          <w:sz w:val="24"/>
          <w:szCs w:val="24"/>
        </w:rPr>
      </w:pPr>
      <w:r w:rsidRPr="006540EA">
        <w:rPr>
          <w:rFonts w:ascii="Arial" w:eastAsiaTheme="minorEastAsia" w:hAnsi="Arial" w:cs="Arial"/>
          <w:b/>
          <w:bCs/>
          <w:sz w:val="24"/>
          <w:szCs w:val="24"/>
        </w:rPr>
        <w:t xml:space="preserve">Teste de Wald conjunto nas </w:t>
      </w:r>
      <w:proofErr w:type="spellStart"/>
      <w:r w:rsidRPr="006540EA">
        <w:rPr>
          <w:rFonts w:ascii="Arial" w:eastAsiaTheme="minorEastAsia" w:hAnsi="Arial" w:cs="Arial"/>
          <w:b/>
          <w:bCs/>
          <w:sz w:val="24"/>
          <w:szCs w:val="24"/>
        </w:rPr>
        <w:t>dummies</w:t>
      </w:r>
      <w:proofErr w:type="spellEnd"/>
      <w:r w:rsidRPr="006540EA">
        <w:rPr>
          <w:rFonts w:ascii="Arial" w:eastAsiaTheme="minorEastAsia" w:hAnsi="Arial" w:cs="Arial"/>
          <w:b/>
          <w:bCs/>
          <w:sz w:val="24"/>
          <w:szCs w:val="24"/>
        </w:rPr>
        <w:t xml:space="preserve"> temporais</w:t>
      </w:r>
    </w:p>
    <w:p w14:paraId="2C446AFB" w14:textId="77777777" w:rsidR="009461DE" w:rsidRPr="00BA4CFA" w:rsidRDefault="009461DE" w:rsidP="009461D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57C8EFE1" w14:textId="1BC0A1E9" w:rsidR="009461DE" w:rsidRPr="00BA4CFA" w:rsidRDefault="009461DE" w:rsidP="009461D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O teste de Wald considera em sua hipótese</w:t>
      </w:r>
      <w:r w:rsidR="005A3B99">
        <w:rPr>
          <w:rFonts w:ascii="Arial" w:eastAsiaTheme="minorEastAsia" w:hAnsi="Arial" w:cs="Arial"/>
          <w:sz w:val="24"/>
          <w:szCs w:val="24"/>
        </w:rPr>
        <w:t xml:space="preserve"> nula que o modelo não apresenta efeitos de tempo</w:t>
      </w:r>
      <w:r w:rsidRPr="00BA4CFA">
        <w:rPr>
          <w:rFonts w:ascii="Arial" w:eastAsiaTheme="minorEastAsia" w:hAnsi="Arial" w:cs="Arial"/>
          <w:sz w:val="24"/>
          <w:szCs w:val="24"/>
        </w:rPr>
        <w:t>. Neste caso, considerando o p-valor de 1,21875e-15, rejeita-se a hipótese nula ao nível de 1%, ou seja, podemos afirmar que o modelo apresenta efeitos de tempo e o melhor modelo é o modelo bidirecional.</w:t>
      </w:r>
    </w:p>
    <w:p w14:paraId="27C67C2E" w14:textId="77777777" w:rsidR="004F4870" w:rsidRDefault="004F4870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544B329" w14:textId="77777777" w:rsidR="004F4870" w:rsidRDefault="004F4870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5D308E8" w14:textId="77777777" w:rsidR="004F4870" w:rsidRDefault="004F4870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29B64CA" w14:textId="77777777" w:rsidR="004F4870" w:rsidRDefault="004F4870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E51B5E6" w14:textId="77777777" w:rsidR="005A3B99" w:rsidRDefault="005A3B99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B31D459" w14:textId="77777777" w:rsidR="005A3B99" w:rsidRDefault="005A3B99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6B8A718" w14:textId="77777777" w:rsidR="008B37FE" w:rsidRPr="00BA4CFA" w:rsidRDefault="008B37FE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lastRenderedPageBreak/>
        <w:t>j) Rode o modelo de efeitos aleatórios usando o formato de um Modelo de Componentes de Erro Bidirecional.  Interprete a saída de regressão e apresente os interceptos verticais.</w:t>
      </w:r>
    </w:p>
    <w:p w14:paraId="44EEF7A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E9F4A10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8: Efeitos-aleatórios (GLS), usando 342 observações</w:t>
      </w:r>
    </w:p>
    <w:p w14:paraId="5FE90879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18 unidades de corte transversal</w:t>
      </w:r>
    </w:p>
    <w:p w14:paraId="09F700C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19</w:t>
      </w:r>
    </w:p>
    <w:p w14:paraId="63E648BB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LGASPCAR</w:t>
      </w:r>
    </w:p>
    <w:p w14:paraId="148117B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8B37FE" w:rsidRPr="00BA4CFA" w14:paraId="66F6CB44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7784D0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30F00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975CDA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75F82F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z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62F3A6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CDF8B7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55D0AB8D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4E0EAE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Const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9FD19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−1,51849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5397B5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1,99276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93E2D8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−0,7620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166256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0,4461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6B4EC0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03C84450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152319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LINCOMEP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94540E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1,22189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0D6B51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0,436683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7EE9D9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2,798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202F9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0,0051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5CFE67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3B00252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4F15A9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LRPMG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A2C850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−1,72273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F75BC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0,250482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488575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−6,878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D8B054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9569E3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055E359B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F9F2BF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LCARPCAP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660C1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−3,63660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DEB20D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0,148259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057479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−24,53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F637A1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64FFB0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4A95A174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A3B2AA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AE08DC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0,188281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3ACEDB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0,175922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C27F26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1,070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8A1A7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0,2845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427813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760FC95A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95FC3F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9EED3D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0,173526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A41E6D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0,177764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D42FE4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0,9762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E22FBE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0,3290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F27D47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76D22849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6AC6AE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F8DADE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0,244871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9565C0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0,181308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11546D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1,351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84B9F3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0,1768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826E2A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6DE8AA5C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7606FE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9B0F23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0,436460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48FBF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0,186650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EF7710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2,338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5B8C14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0,0194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BDBE4E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</w:t>
            </w:r>
          </w:p>
        </w:tc>
      </w:tr>
      <w:tr w:rsidR="008B37FE" w:rsidRPr="00BA4CFA" w14:paraId="6F5392C6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1DC79C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23929A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0,519469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5FFBB6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0,190680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EC4CF5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2,724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F53C2C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0,0064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B643BB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3F8F0FDC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432B81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8CCC4B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0,744930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2A448A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0,195772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384C94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3,805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2B482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F7B7D9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38CB3D35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E602F5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B04A37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0,899543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01343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0,200956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53E517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4,476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2C92B4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A8F5C0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3EDC2273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7F7F5F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EA3EB2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1,05227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18142F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0,206900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6F3952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5,086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AD468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77717E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2F02ED42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E227E7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C59F87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1,06755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29DBC4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0,217341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84CE1D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4,912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88093C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7B111C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6385D101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E54D62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7A802C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1,20733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37ECAF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0,226879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3CE3D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5,321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FE340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71DF67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3B050FAB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FB00B0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FA3C21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1,35313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59CF3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0,233350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86E2E5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5,799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5F3B70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1C0C2F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201062A7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C36EFF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A065D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1,47212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E70C3A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0,243538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70E949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6,045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567442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5AEDAE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54E1407F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FA563E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6F585F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1,63352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20CBF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0,257117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3D92F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6,353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A3C6F4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B85538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0D8A97F0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07430A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47BAC2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1,44259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87DEB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0,250007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2789D3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5,770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834861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20A3B1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5779AE20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8F381E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0CBE2E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1,65802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8CC52D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0,249386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191FDC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6,648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8C1C40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C8A7A1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0F440F34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219D43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EE627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1,67277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B4398F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0,257640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B50F92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6,493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C722AF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2E67C8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0C4DF440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107EE5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5079F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1,73611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64EA0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0,263056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73DA5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6,600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B8B87A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2E0FCC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1EC00DB9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59FF73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4DB0FA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1,78353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F328E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0,272206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574275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6,552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158CB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9C53CF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48DB24C9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A1EFDCD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1FB5F9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38EED9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8B37FE" w:rsidRPr="00BA4CFA" w14:paraId="108FADD4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D3D632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711392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25,77745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AC9E4A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E54EA6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AB22DB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3,293443</w:t>
            </w:r>
          </w:p>
        </w:tc>
      </w:tr>
      <w:tr w:rsidR="008B37FE" w:rsidRPr="00BA4CFA" w14:paraId="5D58A5D8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30C5F4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Soma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CB008A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1637,611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848AAD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6CEA81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114283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2,258670</w:t>
            </w:r>
          </w:p>
        </w:tc>
      </w:tr>
      <w:tr w:rsidR="008B37FE" w:rsidRPr="00BA4CFA" w14:paraId="29CB1FE4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CDF28B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8298E6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−753,0942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D48FFC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489408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07D163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1550,188</w:t>
            </w:r>
          </w:p>
        </w:tc>
      </w:tr>
      <w:tr w:rsidR="008B37FE" w:rsidRPr="00BA4CFA" w14:paraId="65392E3B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0933FB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C008A8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1634,554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BCE38B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163047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EAE713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1583,797</w:t>
            </w:r>
          </w:p>
        </w:tc>
      </w:tr>
      <w:tr w:rsidR="008B37FE" w:rsidRPr="00BA4CFA" w14:paraId="01C30470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DAF679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D25399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0,756369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81EF86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72C30C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Durbin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558265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0,331056</w:t>
            </w:r>
          </w:p>
        </w:tc>
      </w:tr>
    </w:tbl>
    <w:p w14:paraId="318DFEB3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F70F3D8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B4775A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entre' a variância = 1,38022</w:t>
      </w:r>
    </w:p>
    <w:p w14:paraId="1F78FC0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dentro' da variância = 0,237263</w:t>
      </w:r>
    </w:p>
    <w:p w14:paraId="7F6A7901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 xml:space="preserve">teta utilizado para </w:t>
      </w:r>
      <w:proofErr w:type="spellStart"/>
      <w:r w:rsidRPr="00BA4CFA">
        <w:rPr>
          <w:rFonts w:ascii="Arial" w:hAnsi="Arial" w:cs="Arial"/>
          <w:sz w:val="24"/>
          <w:szCs w:val="24"/>
        </w:rPr>
        <w:t>quasi-desmediação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= 0,905309</w:t>
      </w:r>
    </w:p>
    <w:p w14:paraId="32B105FD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conjunto nos </w:t>
      </w:r>
      <w:proofErr w:type="spellStart"/>
      <w:r w:rsidRPr="00BA4CFA">
        <w:rPr>
          <w:rFonts w:ascii="Arial" w:hAnsi="Arial" w:cs="Arial"/>
          <w:sz w:val="24"/>
          <w:szCs w:val="24"/>
        </w:rPr>
        <w:t>regressores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designados -</w:t>
      </w:r>
    </w:p>
    <w:p w14:paraId="4C3F80AB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-quadrado(3) = 1171,35</w:t>
      </w:r>
    </w:p>
    <w:p w14:paraId="3B37FE1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1,20606e-253</w:t>
      </w:r>
    </w:p>
    <w:p w14:paraId="6E1B3CE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5FD2D03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de Wald conjunto nas </w:t>
      </w:r>
      <w:proofErr w:type="spellStart"/>
      <w:r w:rsidRPr="00BA4CFA">
        <w:rPr>
          <w:rFonts w:ascii="Arial" w:hAnsi="Arial" w:cs="Arial"/>
          <w:sz w:val="24"/>
          <w:szCs w:val="24"/>
        </w:rPr>
        <w:t>dummies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temporais -</w:t>
      </w:r>
    </w:p>
    <w:p w14:paraId="7CB4888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Sem efeitos temporais</w:t>
      </w:r>
    </w:p>
    <w:p w14:paraId="34E79FD4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-quadrado(18) = 73,938</w:t>
      </w:r>
    </w:p>
    <w:p w14:paraId="34EB65C0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9,63504e-09</w:t>
      </w:r>
    </w:p>
    <w:p w14:paraId="45AB5981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9959323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de </w:t>
      </w:r>
      <w:proofErr w:type="spellStart"/>
      <w:r w:rsidRPr="00BA4CFA">
        <w:rPr>
          <w:rFonts w:ascii="Arial" w:hAnsi="Arial" w:cs="Arial"/>
          <w:sz w:val="24"/>
          <w:szCs w:val="24"/>
        </w:rPr>
        <w:t>Breusch-Pagan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-</w:t>
      </w:r>
    </w:p>
    <w:p w14:paraId="5A3A876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Variância do erro de unidade-específica = 0</w:t>
      </w:r>
    </w:p>
    <w:p w14:paraId="126A0EAF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-quadrado(1) = 1492,58</w:t>
      </w:r>
    </w:p>
    <w:p w14:paraId="09C1F7E4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0</w:t>
      </w:r>
    </w:p>
    <w:p w14:paraId="714F8EA9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20E960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de </w:t>
      </w:r>
      <w:proofErr w:type="spellStart"/>
      <w:r w:rsidRPr="00BA4CFA">
        <w:rPr>
          <w:rFonts w:ascii="Arial" w:hAnsi="Arial" w:cs="Arial"/>
          <w:sz w:val="24"/>
          <w:szCs w:val="24"/>
        </w:rPr>
        <w:t>Hausman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-</w:t>
      </w:r>
    </w:p>
    <w:p w14:paraId="4DA5C4A4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As estimativas GLS são consistentes</w:t>
      </w:r>
    </w:p>
    <w:p w14:paraId="6B75AD54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-quadrado(3) = 58,8487</w:t>
      </w:r>
    </w:p>
    <w:p w14:paraId="1C8762F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1,03554e-12</w:t>
      </w:r>
    </w:p>
    <w:p w14:paraId="10ED0D94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12EAACC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Para o Modelo Aleatório de Efeitos Componentes de Erro Bidirecional, esses são os impactos causados pelas variáveis sobre a variável dependente:</w:t>
      </w:r>
    </w:p>
    <w:p w14:paraId="265B519E" w14:textId="5B23819D" w:rsidR="008B37FE" w:rsidRPr="00175CE6" w:rsidRDefault="008B37FE" w:rsidP="00175CE6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175CE6">
        <w:rPr>
          <w:rFonts w:ascii="Arial" w:hAnsi="Arial" w:cs="Arial"/>
          <w:b/>
          <w:sz w:val="24"/>
          <w:szCs w:val="24"/>
        </w:rPr>
        <w:t xml:space="preserve">Magnitude dos </w:t>
      </w:r>
      <w:r w:rsidR="00175CE6" w:rsidRPr="00175CE6">
        <w:rPr>
          <w:rFonts w:ascii="Arial" w:hAnsi="Arial" w:cs="Arial"/>
          <w:b/>
          <w:sz w:val="24"/>
          <w:szCs w:val="24"/>
        </w:rPr>
        <w:t>C</w:t>
      </w:r>
      <w:r w:rsidRPr="00175CE6">
        <w:rPr>
          <w:rFonts w:ascii="Arial" w:hAnsi="Arial" w:cs="Arial"/>
          <w:b/>
          <w:sz w:val="24"/>
          <w:szCs w:val="24"/>
        </w:rPr>
        <w:t>oeficientes</w:t>
      </w:r>
    </w:p>
    <w:p w14:paraId="1856D778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</w:t>
      </w:r>
      <w:r w:rsidRPr="00BA4CFA">
        <w:rPr>
          <w:rFonts w:ascii="Arial" w:hAnsi="Arial" w:cs="Arial"/>
          <w:sz w:val="24"/>
          <w:szCs w:val="24"/>
        </w:rPr>
        <w:t xml:space="preserve">0 (constante): -1,52 - É a média do consumo de gasolina </w:t>
      </w:r>
      <w:r w:rsidRPr="00BA4CFA">
        <w:rPr>
          <w:rFonts w:ascii="Arial" w:eastAsiaTheme="minorEastAsia" w:hAnsi="Arial" w:cs="Arial"/>
          <w:sz w:val="24"/>
          <w:szCs w:val="24"/>
        </w:rPr>
        <w:t>quando a renda per capita, o estoque de carros per capita e o preço real do carro a gasolina são iguais a zero.</w:t>
      </w:r>
    </w:p>
    <w:p w14:paraId="5694CB7E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β1 (LINCOMEP): 1,22 - Para o aumento de uma unidade na renda real per capita, o consumo de gasolina por carro aumenta, em média, 1,22 unidades, mantendo as demais variáveis constantes.</w:t>
      </w:r>
    </w:p>
    <w:p w14:paraId="254F83C1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 xml:space="preserve">β2 (LRPMG): -1,72 - Para o aumento de uma unidade no estoque de carros per capita, a quantidade demanda de gasolina diminui, em média, 1,72 unidades, mantendo as demais variáveis constantes. </w:t>
      </w:r>
    </w:p>
    <w:p w14:paraId="767E5AED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β3 (LCARCAP): -3,64 – Para o aumento de uma unidade no preço real da gasolina, a quantidade demandada de gasolina diminui, em média, 3,64 unidades, mantendo as demais variáveis constantes.</w:t>
      </w:r>
    </w:p>
    <w:p w14:paraId="687331CD" w14:textId="083410CA" w:rsidR="008B37FE" w:rsidRPr="00076126" w:rsidRDefault="00076126" w:rsidP="00076126">
      <w:pPr>
        <w:pStyle w:val="PargrafodaLista"/>
        <w:numPr>
          <w:ilvl w:val="0"/>
          <w:numId w:val="6"/>
        </w:numPr>
        <w:jc w:val="both"/>
        <w:rPr>
          <w:rFonts w:ascii="Arial" w:eastAsiaTheme="minorEastAsia" w:hAnsi="Arial" w:cs="Arial"/>
          <w:b/>
          <w:sz w:val="24"/>
          <w:szCs w:val="24"/>
        </w:rPr>
      </w:pPr>
      <w:r w:rsidRPr="00076126">
        <w:rPr>
          <w:rFonts w:ascii="Arial" w:eastAsiaTheme="minorEastAsia" w:hAnsi="Arial" w:cs="Arial"/>
          <w:b/>
          <w:sz w:val="24"/>
          <w:szCs w:val="24"/>
        </w:rPr>
        <w:t>Significância Estatística</w:t>
      </w:r>
    </w:p>
    <w:p w14:paraId="264A817B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β0 (constante): p-valor = 0,4461 – O parâmetro não é estatisticamente significante. Não rejeita-se a hipótese nula, ou seja, o consumo de gasolina por carro pode ser igual a zero.</w:t>
      </w:r>
    </w:p>
    <w:p w14:paraId="135616C4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β1 (LINCOMEP): p-valor = 0,0051 – O parâmetro é estatisticamente significante ao nível de 1%. Rejeita-se a hipótese nula, ou seja, a renda real per capita parece afetar o consumo de gasolina por carro.</w:t>
      </w:r>
    </w:p>
    <w:p w14:paraId="68B410D4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lastRenderedPageBreak/>
        <w:t>β2 (LRPMG): p-valor = 6,09e-012 – O parâmetro é estatisticamente significante ao nível de 1%. Rejeita-se a hipótese nula, ou seja, o estoque de carros per capita parece afetar o consumo de gasolina por carro.</w:t>
      </w:r>
    </w:p>
    <w:p w14:paraId="5EF6749F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β3 (LCARCAP): p-valor = 7,30e-133 – O parâmetro é estatisticamente significante ao nível de 1%. Rejeita-se a hipótese nula, ou seja, o preço real da gasolina parece afetar o consumo de gasolina por carro.</w:t>
      </w:r>
    </w:p>
    <w:p w14:paraId="2FE4EF46" w14:textId="77777777" w:rsidR="008B37FE" w:rsidRPr="00175CE6" w:rsidRDefault="008B37FE" w:rsidP="00175CE6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175CE6">
        <w:rPr>
          <w:rFonts w:ascii="Arial" w:hAnsi="Arial" w:cs="Arial"/>
          <w:b/>
          <w:sz w:val="24"/>
          <w:szCs w:val="24"/>
        </w:rPr>
        <w:t>Autocorrelação</w:t>
      </w:r>
    </w:p>
    <w:p w14:paraId="7CBC1F6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Teste de </w:t>
      </w:r>
      <w:proofErr w:type="spellStart"/>
      <w:r w:rsidRPr="00BA4CFA">
        <w:rPr>
          <w:rFonts w:ascii="Arial" w:hAnsi="Arial" w:cs="Arial"/>
          <w:sz w:val="24"/>
          <w:szCs w:val="24"/>
        </w:rPr>
        <w:t>Durbin</w:t>
      </w:r>
      <w:proofErr w:type="spellEnd"/>
      <w:r w:rsidRPr="00BA4CFA">
        <w:rPr>
          <w:rFonts w:ascii="Arial" w:hAnsi="Arial" w:cs="Arial"/>
          <w:sz w:val="24"/>
          <w:szCs w:val="24"/>
        </w:rPr>
        <w:t>-Watson apresenta valor estimado de 0,33, portanto, há indícios de autocorrelação serial positiva nos resíduos.</w:t>
      </w:r>
    </w:p>
    <w:p w14:paraId="580D9D7D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D5FB3FB" w14:textId="77777777" w:rsidR="008B37FE" w:rsidRPr="00076126" w:rsidRDefault="008B37FE" w:rsidP="00076126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76126">
        <w:rPr>
          <w:rFonts w:ascii="Arial" w:hAnsi="Arial" w:cs="Arial"/>
          <w:b/>
          <w:bCs/>
          <w:sz w:val="24"/>
          <w:szCs w:val="24"/>
        </w:rPr>
        <w:t>Teta utilizado para quase-</w:t>
      </w:r>
      <w:proofErr w:type="spellStart"/>
      <w:r w:rsidRPr="00076126">
        <w:rPr>
          <w:rFonts w:ascii="Arial" w:hAnsi="Arial" w:cs="Arial"/>
          <w:b/>
          <w:bCs/>
          <w:sz w:val="24"/>
          <w:szCs w:val="24"/>
        </w:rPr>
        <w:t>desmediação</w:t>
      </w:r>
      <w:proofErr w:type="spellEnd"/>
      <w:r w:rsidRPr="00076126">
        <w:rPr>
          <w:rFonts w:ascii="Arial" w:hAnsi="Arial" w:cs="Arial"/>
          <w:b/>
          <w:bCs/>
          <w:sz w:val="24"/>
          <w:szCs w:val="24"/>
        </w:rPr>
        <w:t xml:space="preserve"> </w:t>
      </w:r>
      <w:r w:rsidRPr="00076126">
        <w:rPr>
          <w:rFonts w:ascii="Arial" w:hAnsi="Arial" w:cs="Arial"/>
          <w:sz w:val="24"/>
          <w:szCs w:val="24"/>
        </w:rPr>
        <w:t>= 0,905309</w:t>
      </w:r>
    </w:p>
    <w:p w14:paraId="7B88696A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Dado o valor de teta (ou λ), podemos afirmar que o modelo se aproxima de um modelo de efeitos fixos.</w:t>
      </w:r>
    </w:p>
    <w:p w14:paraId="3B41016B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7E02DBA" w14:textId="77777777" w:rsidR="008B37FE" w:rsidRPr="00076126" w:rsidRDefault="008B37FE" w:rsidP="00076126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76126">
        <w:rPr>
          <w:rFonts w:ascii="Arial" w:hAnsi="Arial" w:cs="Arial"/>
          <w:b/>
          <w:bCs/>
          <w:sz w:val="24"/>
          <w:szCs w:val="24"/>
        </w:rPr>
        <w:t xml:space="preserve">Teste conjunto dos </w:t>
      </w:r>
      <w:proofErr w:type="spellStart"/>
      <w:r w:rsidRPr="00076126">
        <w:rPr>
          <w:rFonts w:ascii="Arial" w:hAnsi="Arial" w:cs="Arial"/>
          <w:b/>
          <w:bCs/>
          <w:sz w:val="24"/>
          <w:szCs w:val="24"/>
        </w:rPr>
        <w:t>regressores</w:t>
      </w:r>
      <w:proofErr w:type="spellEnd"/>
      <w:r w:rsidRPr="00076126">
        <w:rPr>
          <w:rFonts w:ascii="Arial" w:hAnsi="Arial" w:cs="Arial"/>
          <w:b/>
          <w:bCs/>
          <w:sz w:val="24"/>
          <w:szCs w:val="24"/>
        </w:rPr>
        <w:t xml:space="preserve"> designados</w:t>
      </w:r>
    </w:p>
    <w:p w14:paraId="7E4719D3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8B6AB04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Rejeita-se a hipótese nula, considerando o p-valor = 1,20606e-253 ao nível de significância de 1%. Ou seja, o modelo estimado não necessita a exclusão de alguma das variáveis.</w:t>
      </w:r>
    </w:p>
    <w:p w14:paraId="62CB7990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3038399" w14:textId="77777777" w:rsidR="008B37FE" w:rsidRPr="00076126" w:rsidRDefault="008B37FE" w:rsidP="00076126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76126">
        <w:rPr>
          <w:rFonts w:ascii="Arial" w:hAnsi="Arial" w:cs="Arial"/>
          <w:b/>
          <w:bCs/>
          <w:sz w:val="24"/>
          <w:szCs w:val="24"/>
        </w:rPr>
        <w:t xml:space="preserve">Teste de Wald conjunto nas </w:t>
      </w:r>
      <w:proofErr w:type="spellStart"/>
      <w:r w:rsidRPr="00076126">
        <w:rPr>
          <w:rFonts w:ascii="Arial" w:hAnsi="Arial" w:cs="Arial"/>
          <w:b/>
          <w:bCs/>
          <w:sz w:val="24"/>
          <w:szCs w:val="24"/>
        </w:rPr>
        <w:t>dummies</w:t>
      </w:r>
      <w:proofErr w:type="spellEnd"/>
      <w:r w:rsidRPr="00076126">
        <w:rPr>
          <w:rFonts w:ascii="Arial" w:hAnsi="Arial" w:cs="Arial"/>
          <w:b/>
          <w:bCs/>
          <w:sz w:val="24"/>
          <w:szCs w:val="24"/>
        </w:rPr>
        <w:t xml:space="preserve"> temporais</w:t>
      </w:r>
    </w:p>
    <w:p w14:paraId="28DC48D8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5E34C2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Considerando o p-valor = 9,63504e-09, rejeita-se a hipótese nula do Teste de Wald ao nível de significância de 1%, ou seja, podemos afirmar que o modelo apresenta efeitos de tempo e o melhor modelo é o modelo bidirecional.</w:t>
      </w:r>
    </w:p>
    <w:p w14:paraId="1BED4B2A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969394F" w14:textId="77777777" w:rsidR="008B37FE" w:rsidRPr="005A3B99" w:rsidRDefault="008B37FE" w:rsidP="005A3B9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5A3B99">
        <w:rPr>
          <w:rFonts w:ascii="Arial" w:hAnsi="Arial" w:cs="Arial"/>
          <w:b/>
          <w:bCs/>
          <w:sz w:val="24"/>
          <w:szCs w:val="24"/>
        </w:rPr>
        <w:t xml:space="preserve">Teste de </w:t>
      </w:r>
      <w:proofErr w:type="spellStart"/>
      <w:r w:rsidRPr="005A3B99">
        <w:rPr>
          <w:rFonts w:ascii="Arial" w:hAnsi="Arial" w:cs="Arial"/>
          <w:b/>
          <w:bCs/>
          <w:sz w:val="24"/>
          <w:szCs w:val="24"/>
        </w:rPr>
        <w:t>Breusch-Pagan</w:t>
      </w:r>
      <w:proofErr w:type="spellEnd"/>
      <w:r w:rsidRPr="005A3B99">
        <w:rPr>
          <w:rFonts w:ascii="Arial" w:hAnsi="Arial" w:cs="Arial"/>
          <w:b/>
          <w:bCs/>
          <w:sz w:val="24"/>
          <w:szCs w:val="24"/>
        </w:rPr>
        <w:t xml:space="preserve"> para comparação entre MQO e Efeitos Aleatórios</w:t>
      </w:r>
    </w:p>
    <w:p w14:paraId="54C88E99" w14:textId="77777777" w:rsidR="008B37FE" w:rsidRPr="00BA4CFA" w:rsidRDefault="008B37FE" w:rsidP="008B37FE">
      <w:pPr>
        <w:jc w:val="both"/>
        <w:rPr>
          <w:rFonts w:ascii="Arial" w:hAnsi="Arial" w:cs="Arial"/>
          <w:bCs/>
          <w:sz w:val="24"/>
          <w:szCs w:val="24"/>
        </w:rPr>
      </w:pPr>
      <w:r w:rsidRPr="00BA4CFA">
        <w:rPr>
          <w:rFonts w:ascii="Arial" w:hAnsi="Arial" w:cs="Arial"/>
          <w:bCs/>
          <w:sz w:val="24"/>
          <w:szCs w:val="24"/>
        </w:rPr>
        <w:t>Ao nível de significância de 1%, para o p-valor = 0, rejeitamos a hipótese nula, ou seja, o modelo mais adequado seria o de Efeitos Aleatórios.</w:t>
      </w:r>
    </w:p>
    <w:p w14:paraId="2D136A03" w14:textId="77777777" w:rsidR="008B37FE" w:rsidRPr="005A3B99" w:rsidRDefault="008B37FE" w:rsidP="005A3B9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5A3B99">
        <w:rPr>
          <w:rFonts w:ascii="Arial" w:hAnsi="Arial" w:cs="Arial"/>
          <w:b/>
          <w:sz w:val="24"/>
          <w:szCs w:val="24"/>
        </w:rPr>
        <w:t xml:space="preserve">Teste de </w:t>
      </w:r>
      <w:proofErr w:type="spellStart"/>
      <w:r w:rsidRPr="005A3B99">
        <w:rPr>
          <w:rFonts w:ascii="Arial" w:hAnsi="Arial" w:cs="Arial"/>
          <w:b/>
          <w:sz w:val="24"/>
          <w:szCs w:val="24"/>
        </w:rPr>
        <w:t>Hausman</w:t>
      </w:r>
      <w:proofErr w:type="spellEnd"/>
      <w:r w:rsidRPr="005A3B99">
        <w:rPr>
          <w:rFonts w:ascii="Arial" w:hAnsi="Arial" w:cs="Arial"/>
          <w:b/>
          <w:sz w:val="24"/>
          <w:szCs w:val="24"/>
        </w:rPr>
        <w:t xml:space="preserve"> para comparação entre Efeitos Fixos e Efeitos Aleatórios </w:t>
      </w:r>
    </w:p>
    <w:p w14:paraId="5CD6B42E" w14:textId="77777777" w:rsidR="008B37FE" w:rsidRPr="00BA4CFA" w:rsidRDefault="008B37FE" w:rsidP="008B37FE">
      <w:pPr>
        <w:jc w:val="both"/>
        <w:rPr>
          <w:rFonts w:ascii="Arial" w:hAnsi="Arial" w:cs="Arial"/>
          <w:bCs/>
          <w:sz w:val="24"/>
          <w:szCs w:val="24"/>
        </w:rPr>
      </w:pPr>
      <w:r w:rsidRPr="00BA4CFA">
        <w:rPr>
          <w:rFonts w:ascii="Arial" w:hAnsi="Arial" w:cs="Arial"/>
          <w:bCs/>
          <w:sz w:val="24"/>
          <w:szCs w:val="24"/>
        </w:rPr>
        <w:t>Rejeitamos a hipótese nula do modelo ao nível de significância de 1% para o p-valor = 1,03554e-12, portanto, o modelo de Efeitos Aleatórios não seria o modelo adequado, prevalecendo que o Modelo de Efeitos Fixos é preferível.</w:t>
      </w:r>
    </w:p>
    <w:p w14:paraId="33CB204E" w14:textId="77777777" w:rsidR="008B37FE" w:rsidRDefault="008B37FE" w:rsidP="008B37FE">
      <w:pPr>
        <w:jc w:val="both"/>
        <w:rPr>
          <w:rFonts w:ascii="Arial" w:hAnsi="Arial" w:cs="Arial"/>
          <w:b/>
          <w:sz w:val="24"/>
          <w:szCs w:val="24"/>
        </w:rPr>
      </w:pPr>
    </w:p>
    <w:p w14:paraId="07D2978E" w14:textId="77777777" w:rsidR="00002A6A" w:rsidRDefault="00002A6A" w:rsidP="008B37FE">
      <w:pPr>
        <w:jc w:val="both"/>
        <w:rPr>
          <w:rFonts w:ascii="Arial" w:hAnsi="Arial" w:cs="Arial"/>
          <w:b/>
          <w:sz w:val="24"/>
          <w:szCs w:val="24"/>
        </w:rPr>
      </w:pPr>
    </w:p>
    <w:p w14:paraId="46B3EA0C" w14:textId="77777777" w:rsidR="00002A6A" w:rsidRDefault="00002A6A" w:rsidP="008B37FE">
      <w:pPr>
        <w:jc w:val="both"/>
        <w:rPr>
          <w:rFonts w:ascii="Arial" w:hAnsi="Arial" w:cs="Arial"/>
          <w:b/>
          <w:sz w:val="24"/>
          <w:szCs w:val="24"/>
        </w:rPr>
      </w:pPr>
    </w:p>
    <w:p w14:paraId="097419AD" w14:textId="77777777" w:rsidR="00002A6A" w:rsidRDefault="00002A6A" w:rsidP="008B37FE">
      <w:pPr>
        <w:jc w:val="both"/>
        <w:rPr>
          <w:rFonts w:ascii="Arial" w:hAnsi="Arial" w:cs="Arial"/>
          <w:b/>
          <w:sz w:val="24"/>
          <w:szCs w:val="24"/>
        </w:rPr>
      </w:pPr>
    </w:p>
    <w:p w14:paraId="7ED1338F" w14:textId="77777777" w:rsidR="00002A6A" w:rsidRPr="00BA4CFA" w:rsidRDefault="00002A6A" w:rsidP="008B37FE">
      <w:pPr>
        <w:jc w:val="both"/>
        <w:rPr>
          <w:rFonts w:ascii="Arial" w:hAnsi="Arial" w:cs="Arial"/>
          <w:b/>
          <w:sz w:val="24"/>
          <w:szCs w:val="24"/>
        </w:rPr>
      </w:pPr>
    </w:p>
    <w:p w14:paraId="12A310C7" w14:textId="77777777" w:rsidR="008B37FE" w:rsidRPr="005A3B99" w:rsidRDefault="008B37FE" w:rsidP="005A3B9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5A3B99">
        <w:rPr>
          <w:rFonts w:ascii="Arial" w:hAnsi="Arial" w:cs="Arial"/>
          <w:b/>
          <w:sz w:val="24"/>
          <w:szCs w:val="24"/>
        </w:rPr>
        <w:t>Interceptos Verticais</w:t>
      </w:r>
    </w:p>
    <w:tbl>
      <w:tblPr>
        <w:tblW w:w="55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4"/>
      </w:tblGrid>
      <w:tr w:rsidR="008B37FE" w:rsidRPr="00BA4CFA" w14:paraId="3F68AA45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75DDD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Intercepto </w:t>
            </w:r>
            <w:proofErr w:type="spellStart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Austria</w:t>
            </w:r>
            <w:proofErr w:type="spellEnd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= -1,51849 + (-0,68785) = -2,20634</w:t>
            </w:r>
          </w:p>
        </w:tc>
      </w:tr>
      <w:tr w:rsidR="008B37FE" w:rsidRPr="00BA4CFA" w14:paraId="4AA4A659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901BE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Intercepto </w:t>
            </w:r>
            <w:proofErr w:type="spellStart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Belgium</w:t>
            </w:r>
            <w:proofErr w:type="spellEnd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= -1,51849 + (-0,75166) = -2,27015</w:t>
            </w:r>
          </w:p>
        </w:tc>
      </w:tr>
      <w:tr w:rsidR="008B37FE" w:rsidRPr="00BA4CFA" w14:paraId="58ED4247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E7362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Canada  = -1,51849 + (5,246422) = 3,727932</w:t>
            </w:r>
          </w:p>
        </w:tc>
      </w:tr>
      <w:tr w:rsidR="008B37FE" w:rsidRPr="00BA4CFA" w14:paraId="2BDEF543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4892B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Intercepto </w:t>
            </w:r>
            <w:proofErr w:type="spellStart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Denmark</w:t>
            </w:r>
            <w:proofErr w:type="spellEnd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= -1,51849 + (0,837361) = -0,681129</w:t>
            </w:r>
          </w:p>
        </w:tc>
      </w:tr>
      <w:tr w:rsidR="008B37FE" w:rsidRPr="00BA4CFA" w14:paraId="2F517136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3DF7D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France = -1,51849 +(-0,60756) = -2,12605</w:t>
            </w:r>
          </w:p>
        </w:tc>
      </w:tr>
      <w:tr w:rsidR="008B37FE" w:rsidRPr="00BA4CFA" w14:paraId="24BED617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1044D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Intercepto </w:t>
            </w:r>
            <w:proofErr w:type="spellStart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Germany</w:t>
            </w:r>
            <w:proofErr w:type="spellEnd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= -1,51849 +(-0,81187) = -2,33036</w:t>
            </w:r>
          </w:p>
        </w:tc>
      </w:tr>
      <w:tr w:rsidR="008B37FE" w:rsidRPr="00BA4CFA" w14:paraId="40DD0BB4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7FB35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Intercepto </w:t>
            </w:r>
            <w:proofErr w:type="spellStart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Greece</w:t>
            </w:r>
            <w:proofErr w:type="spellEnd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= -1,51849 +(-1,40797) = -2,92646</w:t>
            </w:r>
          </w:p>
        </w:tc>
      </w:tr>
      <w:tr w:rsidR="008B37FE" w:rsidRPr="00BA4CFA" w14:paraId="3283D606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6BDFF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Ireland = -1,51849 + (0,266498) = -1,251992</w:t>
            </w:r>
          </w:p>
        </w:tc>
      </w:tr>
      <w:tr w:rsidR="008B37FE" w:rsidRPr="00BA4CFA" w14:paraId="2201D802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67DB9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Italy = -1,51849 +( -1,70692) = -3,22541</w:t>
            </w:r>
          </w:p>
        </w:tc>
      </w:tr>
      <w:tr w:rsidR="008B37FE" w:rsidRPr="00BA4CFA" w14:paraId="171F58E4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8883D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Intercepto </w:t>
            </w:r>
            <w:proofErr w:type="spellStart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Japan</w:t>
            </w:r>
            <w:proofErr w:type="spellEnd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= -1,51849 +(-0,32076) = -1,83925</w:t>
            </w:r>
          </w:p>
        </w:tc>
      </w:tr>
      <w:tr w:rsidR="008B37FE" w:rsidRPr="00BA4CFA" w14:paraId="63A74002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1D64E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Intercepto </w:t>
            </w:r>
            <w:proofErr w:type="spellStart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Netherl</w:t>
            </w:r>
            <w:proofErr w:type="spellEnd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= -1,51849 + (0,47771) = -1,9962</w:t>
            </w:r>
          </w:p>
        </w:tc>
      </w:tr>
      <w:tr w:rsidR="008B37FE" w:rsidRPr="00BA4CFA" w14:paraId="5B0D5B1F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F661E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Intercepto </w:t>
            </w:r>
            <w:proofErr w:type="spellStart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Norway</w:t>
            </w:r>
            <w:proofErr w:type="spellEnd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= -1,51849 + (-0,15996) = -1,67845</w:t>
            </w:r>
          </w:p>
        </w:tc>
      </w:tr>
      <w:tr w:rsidR="008B37FE" w:rsidRPr="00BA4CFA" w14:paraId="4B94A337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DA661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Spain = -1,51849 + (-2,9762) = -4,49469</w:t>
            </w:r>
          </w:p>
        </w:tc>
      </w:tr>
      <w:tr w:rsidR="008B37FE" w:rsidRPr="00BA4CFA" w14:paraId="4558D3CE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655DD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Intercepto </w:t>
            </w:r>
            <w:proofErr w:type="spellStart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Sweden</w:t>
            </w:r>
            <w:proofErr w:type="spellEnd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= -1,51849 +(-0,57623) = -2,09472</w:t>
            </w:r>
          </w:p>
        </w:tc>
      </w:tr>
      <w:tr w:rsidR="008B37FE" w:rsidRPr="00BA4CFA" w14:paraId="6A3C48C2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25B7A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Intercepto </w:t>
            </w:r>
            <w:proofErr w:type="spellStart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Switzer</w:t>
            </w:r>
            <w:proofErr w:type="spellEnd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= -1,51849 +(0,552864) = -0,965626</w:t>
            </w:r>
          </w:p>
        </w:tc>
      </w:tr>
      <w:tr w:rsidR="008B37FE" w:rsidRPr="00BA4CFA" w14:paraId="5AA3765D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03AFB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Intercepto </w:t>
            </w:r>
            <w:proofErr w:type="spellStart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Turkey</w:t>
            </w:r>
            <w:proofErr w:type="spellEnd"/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= -1,51849 + (1,94983) = -3,46832</w:t>
            </w:r>
          </w:p>
        </w:tc>
      </w:tr>
      <w:tr w:rsidR="008B37FE" w:rsidRPr="00BA4CFA" w14:paraId="536191CF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0BD0E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U.K. = -1,51849  + (0,11596) = -1,63445</w:t>
            </w:r>
          </w:p>
        </w:tc>
      </w:tr>
      <w:tr w:rsidR="008B37FE" w:rsidRPr="00BA4CFA" w14:paraId="2D471BB8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3963A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U.S.A. = -1,51849  + (5,647321) = 4,128831</w:t>
            </w:r>
          </w:p>
        </w:tc>
      </w:tr>
    </w:tbl>
    <w:p w14:paraId="1A6B98CB" w14:textId="77777777" w:rsidR="008B37FE" w:rsidRPr="00BA4CFA" w:rsidRDefault="008B37FE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99C5FB9" w14:textId="77777777" w:rsidR="00180A69" w:rsidRPr="00BA4CFA" w:rsidRDefault="00180A69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49A5288" w14:textId="77777777" w:rsidR="00C92A67" w:rsidRDefault="00C92A67" w:rsidP="001C6647">
      <w:pPr>
        <w:jc w:val="both"/>
        <w:rPr>
          <w:rFonts w:ascii="Arial" w:hAnsi="Arial" w:cs="Arial"/>
          <w:b/>
          <w:sz w:val="24"/>
          <w:szCs w:val="24"/>
        </w:rPr>
      </w:pPr>
    </w:p>
    <w:p w14:paraId="2CEFE6F5" w14:textId="77777777" w:rsidR="00C92A67" w:rsidRDefault="00C92A67" w:rsidP="001C6647">
      <w:pPr>
        <w:jc w:val="both"/>
        <w:rPr>
          <w:rFonts w:ascii="Arial" w:hAnsi="Arial" w:cs="Arial"/>
          <w:b/>
          <w:sz w:val="24"/>
          <w:szCs w:val="24"/>
        </w:rPr>
      </w:pPr>
    </w:p>
    <w:p w14:paraId="574D8F6A" w14:textId="77777777" w:rsidR="00C92A67" w:rsidRDefault="00C92A67" w:rsidP="001C6647">
      <w:pPr>
        <w:jc w:val="both"/>
        <w:rPr>
          <w:rFonts w:ascii="Arial" w:hAnsi="Arial" w:cs="Arial"/>
          <w:b/>
          <w:sz w:val="24"/>
          <w:szCs w:val="24"/>
        </w:rPr>
      </w:pPr>
    </w:p>
    <w:p w14:paraId="4A480F45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lastRenderedPageBreak/>
        <w:t xml:space="preserve">03) </w:t>
      </w:r>
      <w:r w:rsidRPr="00BA4CFA">
        <w:rPr>
          <w:rFonts w:ascii="Arial" w:hAnsi="Arial" w:cs="Arial"/>
          <w:sz w:val="24"/>
          <w:szCs w:val="24"/>
        </w:rPr>
        <w:t xml:space="preserve">A base de dados </w:t>
      </w:r>
      <w:proofErr w:type="spellStart"/>
      <w:r w:rsidRPr="00BA4CFA">
        <w:rPr>
          <w:rFonts w:ascii="Arial" w:hAnsi="Arial" w:cs="Arial"/>
          <w:i/>
          <w:sz w:val="24"/>
          <w:szCs w:val="24"/>
        </w:rPr>
        <w:t>rental.gdt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contém dados sobre preços de aluguel de imóveis e outras características socioeconômicas de cidades universitárias norte-americanas. As observações referem-se aos anos 1980 e 1990. O modelo teórico é dado abaixo:</w:t>
      </w:r>
    </w:p>
    <w:p w14:paraId="497EA1A8" w14:textId="77777777" w:rsidR="001C6647" w:rsidRPr="00BA4CFA" w:rsidRDefault="00000000" w:rsidP="001C6647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lrent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lpop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lavginc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pctstu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it</m:t>
              </m:r>
            </m:sub>
          </m:sSub>
        </m:oMath>
      </m:oMathPara>
    </w:p>
    <w:p w14:paraId="1A0C90D6" w14:textId="77777777" w:rsidR="001C6647" w:rsidRPr="00BA4CFA" w:rsidRDefault="001C6647" w:rsidP="001C664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A4CFA">
        <w:rPr>
          <w:rFonts w:ascii="Arial" w:hAnsi="Arial" w:cs="Arial"/>
          <w:i/>
          <w:sz w:val="24"/>
          <w:szCs w:val="24"/>
        </w:rPr>
        <w:t>city</w:t>
      </w:r>
      <w:proofErr w:type="spellEnd"/>
      <w:r w:rsidRPr="00BA4CFA">
        <w:rPr>
          <w:rFonts w:ascii="Arial" w:hAnsi="Arial" w:cs="Arial"/>
          <w:sz w:val="24"/>
          <w:szCs w:val="24"/>
        </w:rPr>
        <w:t>: cidade (codificada entre 1 e 69)</w:t>
      </w:r>
    </w:p>
    <w:p w14:paraId="6F1D1D4F" w14:textId="77777777" w:rsidR="001C6647" w:rsidRPr="00BA4CFA" w:rsidRDefault="001C6647" w:rsidP="001C664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A4CFA">
        <w:rPr>
          <w:rFonts w:ascii="Arial" w:hAnsi="Arial" w:cs="Arial"/>
          <w:sz w:val="24"/>
          <w:szCs w:val="24"/>
        </w:rPr>
        <w:t>year</w:t>
      </w:r>
      <w:proofErr w:type="spellEnd"/>
      <w:r w:rsidRPr="00BA4CFA">
        <w:rPr>
          <w:rFonts w:ascii="Arial" w:hAnsi="Arial" w:cs="Arial"/>
          <w:sz w:val="24"/>
          <w:szCs w:val="24"/>
        </w:rPr>
        <w:t>: ano da observação (</w:t>
      </w:r>
      <w:proofErr w:type="spellStart"/>
      <w:r w:rsidRPr="00BA4CFA">
        <w:rPr>
          <w:rFonts w:ascii="Arial" w:hAnsi="Arial" w:cs="Arial"/>
          <w:sz w:val="24"/>
          <w:szCs w:val="24"/>
        </w:rPr>
        <w:t>year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=80 ou </w:t>
      </w:r>
      <w:proofErr w:type="spellStart"/>
      <w:r w:rsidRPr="00BA4CFA">
        <w:rPr>
          <w:rFonts w:ascii="Arial" w:hAnsi="Arial" w:cs="Arial"/>
          <w:sz w:val="24"/>
          <w:szCs w:val="24"/>
        </w:rPr>
        <w:t>year</w:t>
      </w:r>
      <w:proofErr w:type="spellEnd"/>
      <w:r w:rsidRPr="00BA4CFA">
        <w:rPr>
          <w:rFonts w:ascii="Arial" w:hAnsi="Arial" w:cs="Arial"/>
          <w:sz w:val="24"/>
          <w:szCs w:val="24"/>
        </w:rPr>
        <w:t>=90)</w:t>
      </w:r>
    </w:p>
    <w:p w14:paraId="4AFA490C" w14:textId="77777777" w:rsidR="001C6647" w:rsidRPr="00BA4CFA" w:rsidRDefault="001C6647" w:rsidP="001C6647">
      <w:pPr>
        <w:spacing w:after="0" w:line="240" w:lineRule="auto"/>
        <w:jc w:val="both"/>
        <w:rPr>
          <w:rFonts w:ascii="Arial" w:hAnsi="Arial" w:cs="Arial"/>
          <w:i/>
          <w:sz w:val="24"/>
          <w:szCs w:val="24"/>
        </w:rPr>
      </w:pPr>
      <w:proofErr w:type="spellStart"/>
      <w:r w:rsidRPr="00BA4CFA">
        <w:rPr>
          <w:rFonts w:ascii="Arial" w:hAnsi="Arial" w:cs="Arial"/>
          <w:i/>
          <w:sz w:val="24"/>
          <w:szCs w:val="24"/>
        </w:rPr>
        <w:t>lrent</w:t>
      </w:r>
      <w:proofErr w:type="spellEnd"/>
      <w:r w:rsidRPr="00BA4CFA">
        <w:rPr>
          <w:rFonts w:ascii="Arial" w:hAnsi="Arial" w:cs="Arial"/>
          <w:i/>
          <w:sz w:val="24"/>
          <w:szCs w:val="24"/>
        </w:rPr>
        <w:t>: log do preço médio dos aluguéis em US$</w:t>
      </w:r>
    </w:p>
    <w:p w14:paraId="7ED13A2E" w14:textId="77777777" w:rsidR="001C6647" w:rsidRPr="00BA4CFA" w:rsidRDefault="001C6647" w:rsidP="001C664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A4CFA">
        <w:rPr>
          <w:rFonts w:ascii="Arial" w:hAnsi="Arial" w:cs="Arial"/>
          <w:i/>
          <w:sz w:val="24"/>
          <w:szCs w:val="24"/>
        </w:rPr>
        <w:t>lpop</w:t>
      </w:r>
      <w:proofErr w:type="spellEnd"/>
      <w:r w:rsidRPr="00BA4CFA">
        <w:rPr>
          <w:rFonts w:ascii="Arial" w:hAnsi="Arial" w:cs="Arial"/>
          <w:sz w:val="24"/>
          <w:szCs w:val="24"/>
        </w:rPr>
        <w:t>: log da população da cidade</w:t>
      </w:r>
    </w:p>
    <w:p w14:paraId="3BB1FB56" w14:textId="77777777" w:rsidR="001C6647" w:rsidRPr="00BA4CFA" w:rsidRDefault="001C6647" w:rsidP="001C664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A4CFA">
        <w:rPr>
          <w:rFonts w:ascii="Arial" w:hAnsi="Arial" w:cs="Arial"/>
          <w:i/>
          <w:sz w:val="24"/>
          <w:szCs w:val="24"/>
        </w:rPr>
        <w:t>lavginc</w:t>
      </w:r>
      <w:proofErr w:type="spellEnd"/>
      <w:r w:rsidRPr="00BA4CFA">
        <w:rPr>
          <w:rFonts w:ascii="Arial" w:hAnsi="Arial" w:cs="Arial"/>
          <w:sz w:val="24"/>
          <w:szCs w:val="24"/>
        </w:rPr>
        <w:t>: log da  renda per capita da cidade</w:t>
      </w:r>
    </w:p>
    <w:p w14:paraId="3603D933" w14:textId="77777777" w:rsidR="001C6647" w:rsidRPr="00BA4CFA" w:rsidRDefault="001C6647" w:rsidP="001C664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A4CFA">
        <w:rPr>
          <w:rFonts w:ascii="Arial" w:hAnsi="Arial" w:cs="Arial"/>
          <w:i/>
          <w:sz w:val="24"/>
          <w:szCs w:val="24"/>
        </w:rPr>
        <w:t>pctstu</w:t>
      </w:r>
      <w:proofErr w:type="spellEnd"/>
      <w:r w:rsidRPr="00BA4CFA">
        <w:rPr>
          <w:rFonts w:ascii="Arial" w:hAnsi="Arial" w:cs="Arial"/>
          <w:sz w:val="24"/>
          <w:szCs w:val="24"/>
        </w:rPr>
        <w:t>: percentual de estudantes em relação à população total</w:t>
      </w:r>
    </w:p>
    <w:p w14:paraId="4CB053E4" w14:textId="77777777" w:rsidR="001C6647" w:rsidRPr="00BA4CFA" w:rsidRDefault="001C6647" w:rsidP="001C664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38F2DEB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Queremos especificar um modelo empírico para verificar os determinantes do preço dos aluguéis. Em particular, queremos verificar se a forte presença de estudantes nestas cidades afeta o preço do mercado de imóveis alugados.</w:t>
      </w:r>
    </w:p>
    <w:p w14:paraId="46E14CEA" w14:textId="77777777" w:rsidR="001C6647" w:rsidRPr="00BA4CFA" w:rsidRDefault="001C6647" w:rsidP="001C6647">
      <w:pPr>
        <w:jc w:val="both"/>
        <w:rPr>
          <w:rFonts w:ascii="Arial" w:hAnsi="Arial" w:cs="Arial"/>
          <w:b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Obs.: os dados não estão em log.</w:t>
      </w:r>
    </w:p>
    <w:p w14:paraId="4C507DDB" w14:textId="77777777" w:rsidR="001C6647" w:rsidRPr="00BA4CFA" w:rsidRDefault="001C6647" w:rsidP="001C6647">
      <w:pPr>
        <w:jc w:val="both"/>
        <w:rPr>
          <w:rFonts w:ascii="Arial" w:hAnsi="Arial" w:cs="Arial"/>
          <w:b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a) Rode o modelo de MQO Empilhados. Interprete a saída de regressão em relação a magnitude dos coeficientes, nível de significância, R</w:t>
      </w:r>
      <w:r w:rsidRPr="00BA4CFA">
        <w:rPr>
          <w:rFonts w:ascii="Arial" w:hAnsi="Arial" w:cs="Arial"/>
          <w:b/>
          <w:sz w:val="24"/>
          <w:szCs w:val="24"/>
          <w:vertAlign w:val="superscript"/>
        </w:rPr>
        <w:t>2</w:t>
      </w:r>
      <w:r w:rsidRPr="00BA4CFA">
        <w:rPr>
          <w:rFonts w:ascii="Arial" w:hAnsi="Arial" w:cs="Arial"/>
          <w:b/>
          <w:sz w:val="24"/>
          <w:szCs w:val="24"/>
        </w:rPr>
        <w:t xml:space="preserve"> e autocorrelação.</w:t>
      </w:r>
    </w:p>
    <w:p w14:paraId="46F91406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1: MQO agrupado, usando 128 observações</w:t>
      </w:r>
    </w:p>
    <w:p w14:paraId="5C81FF5F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64 unidades de corte transversal</w:t>
      </w:r>
    </w:p>
    <w:p w14:paraId="022ECD83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</w:t>
      </w:r>
    </w:p>
    <w:p w14:paraId="588EC094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Variável dependente: </w:t>
      </w:r>
      <w:proofErr w:type="spellStart"/>
      <w:r w:rsidRPr="00BA4CFA">
        <w:rPr>
          <w:rFonts w:ascii="Arial" w:hAnsi="Arial" w:cs="Arial"/>
          <w:sz w:val="24"/>
          <w:szCs w:val="24"/>
        </w:rPr>
        <w:t>l_rent</w:t>
      </w:r>
      <w:proofErr w:type="spellEnd"/>
    </w:p>
    <w:p w14:paraId="777ECB20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1C6647" w:rsidRPr="00BA4CFA" w14:paraId="4FCB3154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64387E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C19DB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9CCEF9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61059F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C58E22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8E7CDB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72F4740D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130538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const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601777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−3,36831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15057F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0,463944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4B427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−7,260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41E81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7715C7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12C4E95D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715137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l_pop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E9919C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0,0313456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27F5ED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0,0270786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B66D6C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1,158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4AFE6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0,2493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F0F232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175881D9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73945D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l_avginc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B3A082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0,877139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C5783F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0,0413247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6EF66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21,23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F0569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236B20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19E1385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97A2A5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pctstu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EB8050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0,00658487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4A5D62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0,00120268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16671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5,475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7EE3E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DF923D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703C1D47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98"/>
        <w:gridCol w:w="1335"/>
        <w:gridCol w:w="410"/>
        <w:gridCol w:w="2567"/>
        <w:gridCol w:w="1335"/>
      </w:tblGrid>
      <w:tr w:rsidR="001C6647" w:rsidRPr="00BA4CFA" w14:paraId="1273A7DC" w14:textId="77777777" w:rsidTr="00E509B1">
        <w:trPr>
          <w:trHeight w:val="253"/>
          <w:jc w:val="center"/>
        </w:trPr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</w:tcPr>
          <w:p w14:paraId="4D3C104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144A15D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5,746195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7934B7F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</w:tcPr>
          <w:p w14:paraId="768256E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014D6DA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0,332707</w:t>
            </w:r>
          </w:p>
        </w:tc>
      </w:tr>
      <w:tr w:rsidR="001C6647" w:rsidRPr="00BA4CFA" w14:paraId="560DF137" w14:textId="77777777" w:rsidTr="00E509B1">
        <w:trPr>
          <w:trHeight w:val="253"/>
          <w:jc w:val="center"/>
        </w:trPr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</w:tcPr>
          <w:p w14:paraId="79FB6BC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Soma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. quadrados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3D619F5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2,852256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652BD00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</w:tcPr>
          <w:p w14:paraId="5CD9B36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26C45C1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0,151664</w:t>
            </w:r>
          </w:p>
        </w:tc>
      </w:tr>
      <w:tr w:rsidR="001C6647" w:rsidRPr="00BA4CFA" w14:paraId="2A147B14" w14:textId="77777777" w:rsidTr="00E509B1">
        <w:trPr>
          <w:trHeight w:val="253"/>
          <w:jc w:val="center"/>
        </w:trPr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</w:tcPr>
          <w:p w14:paraId="6FEBA56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3E35DCE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0,797110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33694F0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</w:tcPr>
          <w:p w14:paraId="6A09C51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ajustado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13D9EAE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0,792201</w:t>
            </w:r>
          </w:p>
        </w:tc>
      </w:tr>
      <w:tr w:rsidR="001C6647" w:rsidRPr="00BA4CFA" w14:paraId="6AB8DF98" w14:textId="77777777" w:rsidTr="00E509B1">
        <w:trPr>
          <w:trHeight w:val="253"/>
          <w:jc w:val="center"/>
        </w:trPr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</w:tcPr>
          <w:p w14:paraId="6EC270B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F(3, 124)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346B6DD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162,3895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18614B5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</w:tcPr>
          <w:p w14:paraId="6793FC9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334EA26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8,98e-43</w:t>
            </w:r>
          </w:p>
        </w:tc>
      </w:tr>
      <w:tr w:rsidR="001C6647" w:rsidRPr="00BA4CFA" w14:paraId="35EBB81C" w14:textId="77777777" w:rsidTr="00E509B1">
        <w:trPr>
          <w:trHeight w:val="253"/>
          <w:jc w:val="center"/>
        </w:trPr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</w:tcPr>
          <w:p w14:paraId="5166C16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6E17726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61,82675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148D94C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</w:tcPr>
          <w:p w14:paraId="1691F77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78CEF07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−115,6535</w:t>
            </w:r>
          </w:p>
        </w:tc>
      </w:tr>
      <w:tr w:rsidR="001C6647" w:rsidRPr="00BA4CFA" w14:paraId="17B46398" w14:textId="77777777" w:rsidTr="00E509B1">
        <w:trPr>
          <w:trHeight w:val="253"/>
          <w:jc w:val="center"/>
        </w:trPr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</w:tcPr>
          <w:p w14:paraId="2F02CA8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1920C4B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−104,2454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1928276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</w:tcPr>
          <w:p w14:paraId="347C82B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27AFA0B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−111,0183</w:t>
            </w:r>
          </w:p>
        </w:tc>
      </w:tr>
      <w:tr w:rsidR="001C6647" w:rsidRPr="00BA4CFA" w14:paraId="3962D0EA" w14:textId="77777777" w:rsidTr="00E509B1">
        <w:trPr>
          <w:trHeight w:val="253"/>
          <w:jc w:val="center"/>
        </w:trPr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</w:tcPr>
          <w:p w14:paraId="7E5D880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rô</w:t>
            </w:r>
            <w:proofErr w:type="spellEnd"/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653824C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0,642630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35E87F0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</w:tcPr>
          <w:p w14:paraId="335EE08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Durbin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-Watson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59D772F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0,636104</w:t>
            </w:r>
          </w:p>
        </w:tc>
      </w:tr>
      <w:tr w:rsidR="001C6647" w:rsidRPr="00BA4CFA" w14:paraId="237E2217" w14:textId="77777777" w:rsidTr="00E509B1">
        <w:trPr>
          <w:trHeight w:val="253"/>
          <w:jc w:val="center"/>
        </w:trPr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</w:tcPr>
          <w:p w14:paraId="257F4FD4" w14:textId="692DC482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20263F8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765ECFE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</w:tcPr>
          <w:p w14:paraId="2E5B299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7A582B3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208898E" w14:textId="77777777" w:rsidR="00E509B1" w:rsidRDefault="00E509B1" w:rsidP="00E509B1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068EFAC3" w14:textId="77777777" w:rsidR="00E509B1" w:rsidRDefault="00E509B1" w:rsidP="00E509B1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6D01FD2A" w14:textId="77777777" w:rsidR="00E509B1" w:rsidRDefault="00E509B1" w:rsidP="00E509B1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1DEC3804" w14:textId="77777777" w:rsidR="00E509B1" w:rsidRDefault="00E509B1" w:rsidP="00E509B1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15BDEBC5" w14:textId="77777777" w:rsidR="00E509B1" w:rsidRDefault="00E509B1" w:rsidP="00E509B1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5D1E3CA8" w14:textId="77777777" w:rsidR="00E509B1" w:rsidRPr="00E509B1" w:rsidRDefault="00E509B1" w:rsidP="00E509B1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6F00809F" w14:textId="7330B933" w:rsidR="001C6647" w:rsidRPr="00BA4CFA" w:rsidRDefault="00C97B55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Magnitude</w:t>
      </w:r>
      <w:r w:rsidR="001C6647" w:rsidRPr="00BA4CFA">
        <w:rPr>
          <w:rFonts w:ascii="Arial" w:hAnsi="Arial" w:cs="Arial"/>
          <w:b/>
          <w:sz w:val="24"/>
          <w:szCs w:val="24"/>
        </w:rPr>
        <w:t xml:space="preserve"> dos Coeficientes</w:t>
      </w:r>
    </w:p>
    <w:p w14:paraId="0153426F" w14:textId="0D77E5CD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β0 Constante (–3,36831):</w:t>
      </w:r>
      <w:r w:rsidR="004A4DA3">
        <w:rPr>
          <w:rFonts w:ascii="Arial" w:hAnsi="Arial" w:cs="Arial"/>
          <w:sz w:val="24"/>
          <w:szCs w:val="24"/>
        </w:rPr>
        <w:t xml:space="preserve"> Quando as demais variáveis forem nulas</w:t>
      </w:r>
      <w:r w:rsidRPr="00BA4CFA">
        <w:rPr>
          <w:rFonts w:ascii="Arial" w:hAnsi="Arial" w:cs="Arial"/>
          <w:sz w:val="24"/>
          <w:szCs w:val="24"/>
        </w:rPr>
        <w:t xml:space="preserve">, o valor esperado da variação do preço médio dos aluguéis seria </w:t>
      </w:r>
      <w:r w:rsidR="000111A7">
        <w:rPr>
          <w:rFonts w:ascii="Arial" w:hAnsi="Arial" w:cs="Arial"/>
          <w:sz w:val="24"/>
          <w:szCs w:val="24"/>
        </w:rPr>
        <w:t>de uma queda de</w:t>
      </w:r>
      <w:r w:rsidR="0025606F">
        <w:rPr>
          <w:rFonts w:ascii="Arial" w:hAnsi="Arial" w:cs="Arial"/>
          <w:sz w:val="24"/>
          <w:szCs w:val="24"/>
        </w:rPr>
        <w:t xml:space="preserve"> 3,</w:t>
      </w:r>
      <w:r w:rsidR="00F24EC3">
        <w:rPr>
          <w:rFonts w:ascii="Arial" w:hAnsi="Arial" w:cs="Arial"/>
          <w:sz w:val="24"/>
          <w:szCs w:val="24"/>
        </w:rPr>
        <w:t>3</w:t>
      </w:r>
      <w:r w:rsidR="00835700">
        <w:rPr>
          <w:rFonts w:ascii="Arial" w:hAnsi="Arial" w:cs="Arial"/>
          <w:sz w:val="24"/>
          <w:szCs w:val="24"/>
        </w:rPr>
        <w:t>6</w:t>
      </w:r>
      <w:r w:rsidR="006D06F4">
        <w:rPr>
          <w:rFonts w:ascii="Arial" w:hAnsi="Arial" w:cs="Arial"/>
          <w:sz w:val="24"/>
          <w:szCs w:val="24"/>
        </w:rPr>
        <w:t>831</w:t>
      </w:r>
      <w:r w:rsidRPr="00BA4CFA">
        <w:rPr>
          <w:rFonts w:ascii="Arial" w:hAnsi="Arial" w:cs="Arial"/>
          <w:sz w:val="24"/>
          <w:szCs w:val="24"/>
        </w:rPr>
        <w:t>.</w:t>
      </w:r>
    </w:p>
    <w:p w14:paraId="72285ABD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β1 </w:t>
      </w:r>
      <w:proofErr w:type="spellStart"/>
      <w:r w:rsidRPr="00BA4CFA">
        <w:rPr>
          <w:rFonts w:ascii="Arial" w:hAnsi="Arial" w:cs="Arial"/>
          <w:sz w:val="24"/>
          <w:szCs w:val="24"/>
        </w:rPr>
        <w:t>lpop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(0,03134): Um aumento de um 1% na variação da população da cidade gera um aumento de 0,0313% na variação do preço médio dos aluguéis, mantido constante as demais variáveis. </w:t>
      </w:r>
    </w:p>
    <w:p w14:paraId="112DEA44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β2 </w:t>
      </w:r>
      <w:proofErr w:type="spellStart"/>
      <w:r w:rsidRPr="00BA4CFA">
        <w:rPr>
          <w:rFonts w:ascii="Arial" w:hAnsi="Arial" w:cs="Arial"/>
          <w:sz w:val="24"/>
          <w:szCs w:val="24"/>
        </w:rPr>
        <w:t>lavginc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(0,8771): Um aumento de um 1% na variação da renda per capita da cidade gera um aumento de 0,8771% na variação do preço médio dos aluguéis, mantido constante as demais variáveis. </w:t>
      </w:r>
    </w:p>
    <w:p w14:paraId="2980FD69" w14:textId="73523C83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β3 </w:t>
      </w:r>
      <w:proofErr w:type="spellStart"/>
      <w:r w:rsidRPr="00BA4CFA">
        <w:rPr>
          <w:rFonts w:ascii="Arial" w:hAnsi="Arial" w:cs="Arial"/>
          <w:sz w:val="24"/>
          <w:szCs w:val="24"/>
        </w:rPr>
        <w:t>pctstu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(0,00658): Um aumento de 1</w:t>
      </w:r>
      <w:r w:rsidR="00E509B1">
        <w:rPr>
          <w:rFonts w:ascii="Arial" w:hAnsi="Arial" w:cs="Arial"/>
          <w:sz w:val="24"/>
          <w:szCs w:val="24"/>
        </w:rPr>
        <w:t xml:space="preserve">% </w:t>
      </w:r>
      <w:r w:rsidRPr="00BA4CFA">
        <w:rPr>
          <w:rFonts w:ascii="Arial" w:hAnsi="Arial" w:cs="Arial"/>
          <w:sz w:val="24"/>
          <w:szCs w:val="24"/>
        </w:rPr>
        <w:t>de estudantes em relação à população total gera um aumento de 0,00658% na variação do preço médio dos aluguéis, mantido tudo o mais constante.</w:t>
      </w:r>
    </w:p>
    <w:p w14:paraId="54865C4A" w14:textId="741C0D22" w:rsidR="001C6647" w:rsidRPr="00BA4CFA" w:rsidRDefault="00E509B1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</w:t>
      </w:r>
      <w:r w:rsidR="001C6647" w:rsidRPr="00BA4CFA">
        <w:rPr>
          <w:rFonts w:ascii="Arial" w:hAnsi="Arial" w:cs="Arial"/>
          <w:b/>
          <w:sz w:val="24"/>
          <w:szCs w:val="24"/>
        </w:rPr>
        <w:t>ignificância</w:t>
      </w:r>
      <w:r>
        <w:rPr>
          <w:rFonts w:ascii="Arial" w:hAnsi="Arial" w:cs="Arial"/>
          <w:b/>
          <w:sz w:val="24"/>
          <w:szCs w:val="24"/>
        </w:rPr>
        <w:t xml:space="preserve"> Estatística</w:t>
      </w:r>
    </w:p>
    <w:p w14:paraId="418F7719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β0 (p-valor = 3,73e-11 &lt; 1%): parâmetro é estatisticamente insignificante ao nível de 1%</w:t>
      </w:r>
    </w:p>
    <w:p w14:paraId="37D8C95B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β1 (p-valor = 0,2493 &gt; 1%): parâmetro é estatisticamente insignificante ao nível de 1%. Não rejeitamos a hipótese nula, ou seja, a variação da população da cidade pode não afetar a variação do preço médio dos aluguéis.</w:t>
      </w:r>
    </w:p>
    <w:p w14:paraId="12B188A5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β2 (p-valor = 4,18e-43 &lt; 1%): parâmetro é estatisticamente significante ao nível de 1%. Rejeitamos a hipótese nula, ou seja, a variação da renda per capita da cidade deve afetar a variação do preço médio dos aluguéis.</w:t>
      </w:r>
    </w:p>
    <w:p w14:paraId="3FD3DA96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β3 (p-valor = 2,32e-07 &lt; 1%): parâmetro é estatisticamente significante ao nível de 1%. Rejeitamos a hipótese nula, ou seja, o percentual de estudantes em relação à população total deve afetar a variação do preço médio dos aluguéis.</w:t>
      </w:r>
    </w:p>
    <w:p w14:paraId="3D75929F" w14:textId="693D6A18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R²</w:t>
      </w:r>
    </w:p>
    <w:p w14:paraId="6286A757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R²: 0,797110 – Indica que aproximadamente 79,71% da variação do preço médio dos aluguéis é explicada pela variação na população da cidade, a variação da renda per capita e do percentual dos estudantes em relação à população total.</w:t>
      </w:r>
    </w:p>
    <w:p w14:paraId="62CE9CAE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R² Ajustado: 0,792201 – O modelo explica que cerca de 79,22% da variação na remuneração, dada a quantidade de variáveis utilizadas.</w:t>
      </w:r>
    </w:p>
    <w:p w14:paraId="2B5DA484" w14:textId="5C04158C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Autocorrelação</w:t>
      </w:r>
    </w:p>
    <w:p w14:paraId="069334C5" w14:textId="38EE88D3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De acordo com o Teste de </w:t>
      </w:r>
      <w:proofErr w:type="spellStart"/>
      <w:r w:rsidRPr="00BA4CFA">
        <w:rPr>
          <w:rFonts w:ascii="Arial" w:hAnsi="Arial" w:cs="Arial"/>
          <w:sz w:val="24"/>
          <w:szCs w:val="24"/>
        </w:rPr>
        <w:t>Durbin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-Watson que apresentou o valor de 0,636104, há presença de autocorrelação positiva, dado que o valor estimado do teste está próximo de zero. </w:t>
      </w:r>
    </w:p>
    <w:p w14:paraId="585C2EB9" w14:textId="77777777" w:rsidR="001C6647" w:rsidRPr="00BA4CFA" w:rsidRDefault="001C6647" w:rsidP="001C6647">
      <w:pPr>
        <w:jc w:val="both"/>
        <w:rPr>
          <w:rFonts w:ascii="Arial" w:hAnsi="Arial" w:cs="Arial"/>
          <w:b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lastRenderedPageBreak/>
        <w:t xml:space="preserve">b) Será que o preço médio dos alugueis é diferente entre os anos de 1980 e 1990? </w:t>
      </w:r>
    </w:p>
    <w:p w14:paraId="63796225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Questão 3 - B:MQO agrupado, usando 128 observações</w:t>
      </w:r>
    </w:p>
    <w:p w14:paraId="42B717B5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64 unidades de corte transversal</w:t>
      </w:r>
    </w:p>
    <w:p w14:paraId="051554AC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</w:t>
      </w:r>
    </w:p>
    <w:p w14:paraId="1E5DFCC3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Variável dependente: </w:t>
      </w:r>
      <w:proofErr w:type="spellStart"/>
      <w:r w:rsidRPr="00BA4CFA">
        <w:rPr>
          <w:rFonts w:ascii="Arial" w:hAnsi="Arial" w:cs="Arial"/>
          <w:sz w:val="24"/>
          <w:szCs w:val="24"/>
        </w:rPr>
        <w:t>l_rent</w:t>
      </w:r>
      <w:proofErr w:type="spellEnd"/>
    </w:p>
    <w:p w14:paraId="16B69A1C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1C6647" w:rsidRPr="00BA4CFA" w14:paraId="035F2D8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642F2C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685E2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F128A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DB08B4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8DABE4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AC359F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0614885F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563455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const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6954D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−0,568806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FE84B0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0,534881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D92B7F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−1,063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0A92F2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0,2897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583385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1DADD58B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CC04B2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l_pop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810CCB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0,0406863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789B03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0,0225154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83A08D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1,807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573132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0,0732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AB2853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</w:t>
            </w:r>
          </w:p>
        </w:tc>
      </w:tr>
      <w:tr w:rsidR="001C6647" w:rsidRPr="00BA4CFA" w14:paraId="3170FD54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0E5F64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l_avginc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27131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0,571446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314EDE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0,0530980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4F8148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10,76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C397C2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45BD11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2DF396F3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6B34C2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pctstu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77DE07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0,00504356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1A179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0,00101918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B06EEB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4,949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FFCE0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79082B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7E2EAC0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4F2B46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FFC23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0,262227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CB6A8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0,0347632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1C200F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7,543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AAB50B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943EED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5F8BA240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1C6647" w:rsidRPr="00BA4CFA" w14:paraId="1E389733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ADC532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16FF50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5,746195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F19291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34B80F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29EB95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0,332707</w:t>
            </w:r>
          </w:p>
        </w:tc>
      </w:tr>
      <w:tr w:rsidR="001C6647" w:rsidRPr="00BA4CFA" w14:paraId="23D440DC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C0D352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Soma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1BDAD4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1,950122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4AD63F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AE0FF8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4B6CC9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0,125915</w:t>
            </w:r>
          </w:p>
        </w:tc>
      </w:tr>
      <w:tr w:rsidR="001C6647" w:rsidRPr="00BA4CFA" w14:paraId="26489B38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0C8F6C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8B0661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0,861282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2488D5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463236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ajustado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A52670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0,856770</w:t>
            </w:r>
          </w:p>
        </w:tc>
      </w:tr>
      <w:tr w:rsidR="001C6647" w:rsidRPr="00BA4CFA" w14:paraId="25A3C2BD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A7774F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F(4, 123)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3CF9F8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190,9220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F277F1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943840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E2CBEE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9,41e-52</w:t>
            </w:r>
          </w:p>
        </w:tc>
      </w:tr>
      <w:tr w:rsidR="001C6647" w:rsidRPr="00BA4CFA" w14:paraId="62896EAA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6728FF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409151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86,16071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B7B464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3442F1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9CE832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−162,3214</w:t>
            </w:r>
          </w:p>
        </w:tc>
      </w:tr>
      <w:tr w:rsidR="001C6647" w:rsidRPr="00BA4CFA" w14:paraId="2A7C875B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D675C4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14B040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−148,0613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5E749C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506361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A556E7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−156,5274</w:t>
            </w:r>
          </w:p>
        </w:tc>
      </w:tr>
    </w:tbl>
    <w:p w14:paraId="06616EA7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</w:p>
    <w:p w14:paraId="62DE9FCF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De acordo com a estimação que inclui uma </w:t>
      </w:r>
      <w:proofErr w:type="spellStart"/>
      <w:r w:rsidRPr="00BA4CFA">
        <w:rPr>
          <w:rFonts w:ascii="Arial" w:hAnsi="Arial" w:cs="Arial"/>
          <w:sz w:val="24"/>
          <w:szCs w:val="24"/>
        </w:rPr>
        <w:t>dummie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de interação para o período de 1990, o preço médio dos aluguéis em 1990 foi 26,22% maior que em 1980, considerando o efeito da </w:t>
      </w:r>
      <w:proofErr w:type="spellStart"/>
      <w:r w:rsidRPr="00BA4CFA">
        <w:rPr>
          <w:rFonts w:ascii="Arial" w:hAnsi="Arial" w:cs="Arial"/>
          <w:sz w:val="24"/>
          <w:szCs w:val="24"/>
        </w:rPr>
        <w:t>dummie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. Já que a variável </w:t>
      </w:r>
      <w:proofErr w:type="spellStart"/>
      <w:r w:rsidRPr="00BA4CFA">
        <w:rPr>
          <w:rFonts w:ascii="Arial" w:hAnsi="Arial" w:cs="Arial"/>
          <w:sz w:val="24"/>
          <w:szCs w:val="24"/>
        </w:rPr>
        <w:t>dummie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é estatisticamente significante ao nível de 1%, é possível concluir que há uma diferença significativa entre os períodos analisados.</w:t>
      </w:r>
    </w:p>
    <w:p w14:paraId="11A5A94F" w14:textId="77777777" w:rsidR="001C6647" w:rsidRPr="00BA4CFA" w:rsidRDefault="001C6647" w:rsidP="001C6647">
      <w:pPr>
        <w:jc w:val="both"/>
        <w:rPr>
          <w:rFonts w:ascii="Arial" w:hAnsi="Arial" w:cs="Arial"/>
          <w:b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 xml:space="preserve">c)Será que o impacto dos estudantes sobre o preço dos imóveis em 1990 é o mesmo que o impacto dos estudantes em 1980? Dica: rode o modelo do item b e adicione uma </w:t>
      </w:r>
      <w:proofErr w:type="spellStart"/>
      <w:r w:rsidRPr="00BA4CFA">
        <w:rPr>
          <w:rFonts w:ascii="Arial" w:hAnsi="Arial" w:cs="Arial"/>
          <w:b/>
          <w:sz w:val="24"/>
          <w:szCs w:val="24"/>
        </w:rPr>
        <w:t>dummy</w:t>
      </w:r>
      <w:proofErr w:type="spellEnd"/>
      <w:r w:rsidRPr="00BA4CFA">
        <w:rPr>
          <w:rFonts w:ascii="Arial" w:hAnsi="Arial" w:cs="Arial"/>
          <w:b/>
          <w:sz w:val="24"/>
          <w:szCs w:val="24"/>
        </w:rPr>
        <w:t xml:space="preserve"> de interação. Não se esqueça de analisar a referida variável.</w:t>
      </w:r>
    </w:p>
    <w:p w14:paraId="1B5CFEC3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Ao acrescentar a </w:t>
      </w:r>
      <w:proofErr w:type="spellStart"/>
      <w:r w:rsidRPr="00BA4CFA">
        <w:rPr>
          <w:rFonts w:ascii="Arial" w:hAnsi="Arial" w:cs="Arial"/>
          <w:sz w:val="24"/>
          <w:szCs w:val="24"/>
        </w:rPr>
        <w:t>dummie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de interação que representa o impacto da presença dos estudantes em 1990, foi possível obter o seguinte modelo:</w:t>
      </w:r>
    </w:p>
    <w:p w14:paraId="59A6481E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6: MQO agrupado, usando 128 observações</w:t>
      </w:r>
    </w:p>
    <w:p w14:paraId="5B299976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64 unidades de corte transversal</w:t>
      </w:r>
    </w:p>
    <w:p w14:paraId="65F139A7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</w:t>
      </w:r>
    </w:p>
    <w:p w14:paraId="723DAA2F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Variável dependente: </w:t>
      </w:r>
      <w:proofErr w:type="spellStart"/>
      <w:r w:rsidRPr="00BA4CFA">
        <w:rPr>
          <w:rFonts w:ascii="Arial" w:hAnsi="Arial" w:cs="Arial"/>
          <w:sz w:val="24"/>
          <w:szCs w:val="24"/>
        </w:rPr>
        <w:t>l_rent</w:t>
      </w:r>
      <w:proofErr w:type="spellEnd"/>
    </w:p>
    <w:p w14:paraId="42B6CA34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1C6647" w:rsidRPr="00BA4CFA" w14:paraId="3CB06A6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97813E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EA0EED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F7B19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F6558A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E07EF1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16C241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619E357D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6EFD80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const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A3F44C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−0,566397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83D938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0,536856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D508B3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−1,055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5F97E3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0,2935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F6CF27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0BCE9315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D76E51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l_pop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53F4D5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0,0407274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85EB7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0,0225969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4A7730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1,802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6F38C0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0,0740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84F0DB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</w:t>
            </w:r>
          </w:p>
        </w:tc>
      </w:tr>
      <w:tr w:rsidR="001C6647" w:rsidRPr="00BA4CFA" w14:paraId="5E781984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EED3F8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l_avginc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EAA1E8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0,571906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F6181F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0,0533065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AC3128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10,73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8A9C6C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43C0AD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472B73B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077C72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pctstu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1EFF3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0,00477498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6321D6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0,00128890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9FB1C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3,705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8739DD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0,0003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67C3C8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2D2798F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904124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C3EB20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0,246653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C403D6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0,0573158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81C06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4,303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7C05EE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A06AD0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00C50772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325006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lastRenderedPageBreak/>
              <w:t>d90_pctstu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8CFE6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0,000559093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5089BD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0,00163250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64F92E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0,3425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5C43F5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0,7326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4BE3A0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1BB5F48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1C6647" w:rsidRPr="00BA4CFA" w14:paraId="7E7EB417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C430FD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3C3A9C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5,746195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454DA0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63CE62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955DFF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0,332707</w:t>
            </w:r>
          </w:p>
        </w:tc>
      </w:tr>
      <w:tr w:rsidR="001C6647" w:rsidRPr="00BA4CFA" w14:paraId="18E541C7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DCFC59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Soma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6DD5AE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1,948249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4F5FAB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BA0C07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104315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0,126370</w:t>
            </w:r>
          </w:p>
        </w:tc>
      </w:tr>
      <w:tr w:rsidR="001C6647" w:rsidRPr="00BA4CFA" w14:paraId="1790626D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E19361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83D5B6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0,861415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4E73E7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65523F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ajustado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B5218D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0,855735</w:t>
            </w:r>
          </w:p>
        </w:tc>
      </w:tr>
      <w:tr w:rsidR="001C6647" w:rsidRPr="00BA4CFA" w14:paraId="74B2D949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91CB38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F(5, 122)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D21451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151,6650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0659DB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5612FA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C6E0B4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1,31e-50</w:t>
            </w:r>
          </w:p>
        </w:tc>
      </w:tr>
      <w:tr w:rsidR="001C6647" w:rsidRPr="00BA4CFA" w14:paraId="2F553217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C46BE7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105489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86,22221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2BE007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E25105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EF02F5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−160,4444</w:t>
            </w:r>
          </w:p>
        </w:tc>
      </w:tr>
      <w:tr w:rsidR="001C6647" w:rsidRPr="00BA4CFA" w14:paraId="6C678487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26F5E2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57B775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−143,3322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C9E7D4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739E95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3BA47F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−153,4916</w:t>
            </w:r>
          </w:p>
        </w:tc>
      </w:tr>
    </w:tbl>
    <w:p w14:paraId="5A5418EA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</w:p>
    <w:p w14:paraId="7528C7B0" w14:textId="6AF50FFF" w:rsidR="007232C4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Dado que a </w:t>
      </w:r>
      <w:proofErr w:type="spellStart"/>
      <w:r w:rsidRPr="00BA4CFA">
        <w:rPr>
          <w:rFonts w:ascii="Arial" w:hAnsi="Arial" w:cs="Arial"/>
          <w:sz w:val="24"/>
          <w:szCs w:val="24"/>
        </w:rPr>
        <w:t>dummie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de interação entre o período de 1990 e </w:t>
      </w:r>
      <w:proofErr w:type="spellStart"/>
      <w:r w:rsidRPr="00BA4CFA">
        <w:rPr>
          <w:rFonts w:ascii="Arial" w:hAnsi="Arial" w:cs="Arial"/>
          <w:sz w:val="24"/>
          <w:szCs w:val="24"/>
        </w:rPr>
        <w:t>pctstu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representada pela variável “d90 </w:t>
      </w:r>
      <w:proofErr w:type="spellStart"/>
      <w:r w:rsidRPr="00BA4CFA">
        <w:rPr>
          <w:rFonts w:ascii="Arial" w:hAnsi="Arial" w:cs="Arial"/>
          <w:sz w:val="24"/>
          <w:szCs w:val="24"/>
        </w:rPr>
        <w:t>pctstu</w:t>
      </w:r>
      <w:proofErr w:type="spellEnd"/>
      <w:r w:rsidRPr="00BA4CFA">
        <w:rPr>
          <w:rFonts w:ascii="Arial" w:hAnsi="Arial" w:cs="Arial"/>
          <w:sz w:val="24"/>
          <w:szCs w:val="24"/>
        </w:rPr>
        <w:t>” não possui significância estatística (p-valor: 0,7326 &gt; 1%), podemos afirmar que em 1990 o impacto dos estudantes sobre o preço dos imóveis não é diferente em relação a 1980.</w:t>
      </w:r>
    </w:p>
    <w:p w14:paraId="05DBC4CC" w14:textId="77777777" w:rsidR="001C6647" w:rsidRPr="00BA4CFA" w:rsidRDefault="001C6647" w:rsidP="001C6647">
      <w:pPr>
        <w:jc w:val="both"/>
        <w:rPr>
          <w:rFonts w:ascii="Arial" w:hAnsi="Arial" w:cs="Arial"/>
          <w:b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d) Considerando o formato de um Modelo de Componentes de Erro Bidirecional,  rode o modelo de efeitos fixos. Interprete a saída de regressão e apresente os interceptos verticais.</w:t>
      </w:r>
    </w:p>
    <w:p w14:paraId="5B196D4C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7: Efeitos-fixos, usando 128 observações</w:t>
      </w:r>
    </w:p>
    <w:p w14:paraId="7982D65F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64 unidades de corte transversal</w:t>
      </w:r>
    </w:p>
    <w:p w14:paraId="2B66EB95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</w:t>
      </w:r>
    </w:p>
    <w:p w14:paraId="26686A5A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Variável dependente: </w:t>
      </w:r>
      <w:proofErr w:type="spellStart"/>
      <w:r w:rsidRPr="00BA4CFA">
        <w:rPr>
          <w:rFonts w:ascii="Arial" w:hAnsi="Arial" w:cs="Arial"/>
          <w:sz w:val="24"/>
          <w:szCs w:val="24"/>
        </w:rPr>
        <w:t>l_rent</w:t>
      </w:r>
      <w:proofErr w:type="spellEnd"/>
    </w:p>
    <w:p w14:paraId="0EC4D384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1C6647" w:rsidRPr="00BA4CFA" w14:paraId="5F4DF5CB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FF33A1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108FEC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12280B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3AFD7D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F7851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1BA334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46470A33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CDB662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const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7E9FAB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1,40938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64452E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1,16724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62DAE5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1,207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185A5C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0,2320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F34C3C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63B79D32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E5F11C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l_pop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039010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0,0722457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5E9B3F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0,0883426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1AB35E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0,8178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03F809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0,4167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F33DD2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08D3AED9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6166F5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l_avginc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5B93C5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0,309960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E4C74C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0,0664771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628BF5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4,663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44196F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34A6A0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66330D67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BE775C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pctstu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9F117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0,0112033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66CD8F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0,00413194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8CC6F6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2,711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5DB471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0,0087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8433AC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1E8EECD7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F96273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6A8FE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0,385521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91EF8C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0,0368245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43B4AD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10,47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1B3757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CAF5CF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6C20BE0F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1C6647" w:rsidRPr="00BA4CFA" w14:paraId="5C9ACB2B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F282A0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2E0393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5,746195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EFFA61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09348D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D5DA54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0,332707</w:t>
            </w:r>
          </w:p>
        </w:tc>
      </w:tr>
      <w:tr w:rsidR="001C6647" w:rsidRPr="00BA4CFA" w14:paraId="08163491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9710EC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Soma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151DB0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0,243681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C4CDF2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C1ACBA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B041E9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0,063729</w:t>
            </w:r>
          </w:p>
        </w:tc>
      </w:tr>
      <w:tr w:rsidR="001C6647" w:rsidRPr="00BA4CFA" w14:paraId="0A54BE66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6EB4A8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LSDV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B96410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0,982666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E49A7A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AB159A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Dentro de 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0CA420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0,976531</w:t>
            </w:r>
          </w:p>
        </w:tc>
      </w:tr>
      <w:tr w:rsidR="001C6647" w:rsidRPr="00BA4CFA" w14:paraId="10699B8D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019021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F(67, 60) LSDV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A71ADD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50,76781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627765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2F2A70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1FF0B8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5,29e-36</w:t>
            </w:r>
          </w:p>
        </w:tc>
      </w:tr>
      <w:tr w:rsidR="001C6647" w:rsidRPr="00BA4CFA" w14:paraId="1B1FF50B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E81267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BADB6E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219,2671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24F095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D275DC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A44593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−302,5342</w:t>
            </w:r>
          </w:p>
        </w:tc>
      </w:tr>
      <w:tr w:rsidR="001C6647" w:rsidRPr="00BA4CFA" w14:paraId="4CC5E18E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4085AD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F9204F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−108,5961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FD5FC5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F3E18F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C510F5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−223,7362</w:t>
            </w:r>
          </w:p>
        </w:tc>
      </w:tr>
      <w:tr w:rsidR="001C6647" w:rsidRPr="00BA4CFA" w14:paraId="549B6B68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E6AEEE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rô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75C30D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−1,000000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6C9A96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174A85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Durbin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36AD5D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1,976360</w:t>
            </w:r>
          </w:p>
        </w:tc>
      </w:tr>
    </w:tbl>
    <w:p w14:paraId="697452BD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E971452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conjunto nos </w:t>
      </w:r>
      <w:proofErr w:type="spellStart"/>
      <w:r w:rsidRPr="00BA4CFA">
        <w:rPr>
          <w:rFonts w:ascii="Arial" w:hAnsi="Arial" w:cs="Arial"/>
          <w:sz w:val="24"/>
          <w:szCs w:val="24"/>
        </w:rPr>
        <w:t>regressores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designados -</w:t>
      </w:r>
    </w:p>
    <w:p w14:paraId="74F36AB2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teste: F(3, 60) = 9,50992</w:t>
      </w:r>
    </w:p>
    <w:p w14:paraId="395137DC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P(F(3, 60) &gt; 9,50992) = 3,13622e-05</w:t>
      </w:r>
    </w:p>
    <w:p w14:paraId="7BD8BCDF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4D2C1EE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para diferenciar interceptos de grupos -</w:t>
      </w:r>
    </w:p>
    <w:p w14:paraId="6466984F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Os grupos têm um intercepto comum</w:t>
      </w:r>
    </w:p>
    <w:p w14:paraId="4EEDE82A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 xml:space="preserve"> Estatística de teste: F(63, 60) = 6,6693</w:t>
      </w:r>
    </w:p>
    <w:p w14:paraId="17F06874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P(F(63, 60) &gt; 6,6693) = 2,63294e-12</w:t>
      </w:r>
    </w:p>
    <w:p w14:paraId="7CE3F1C5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FBF0548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de Wald conjunto nas </w:t>
      </w:r>
      <w:proofErr w:type="spellStart"/>
      <w:r w:rsidRPr="00BA4CFA">
        <w:rPr>
          <w:rFonts w:ascii="Arial" w:hAnsi="Arial" w:cs="Arial"/>
          <w:sz w:val="24"/>
          <w:szCs w:val="24"/>
        </w:rPr>
        <w:t>dummies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temporais -</w:t>
      </w:r>
    </w:p>
    <w:p w14:paraId="6E3A7897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Sem efeitos temporais</w:t>
      </w:r>
    </w:p>
    <w:p w14:paraId="5431261A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-quadrado(1) = 109,603</w:t>
      </w:r>
    </w:p>
    <w:p w14:paraId="7C8F86FD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1,1969e-25</w:t>
      </w:r>
    </w:p>
    <w:p w14:paraId="08FE52E0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58274BC" w14:textId="1185FB3D" w:rsidR="001C6647" w:rsidRPr="00BA4CFA" w:rsidRDefault="00FD270C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Magnitude</w:t>
      </w:r>
      <w:r w:rsidR="001C6647" w:rsidRPr="00BA4CFA">
        <w:rPr>
          <w:rFonts w:ascii="Arial" w:hAnsi="Arial" w:cs="Arial"/>
          <w:b/>
          <w:sz w:val="24"/>
          <w:szCs w:val="24"/>
        </w:rPr>
        <w:t xml:space="preserve"> dos Coeficientes</w:t>
      </w:r>
    </w:p>
    <w:p w14:paraId="68C52F14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β0 Constante (1,40938): Representa o valor médio da variação do preço dos aluguéis quando a população da cidade, a renda per capita e o percentual de estudantes são iguais a zero.</w:t>
      </w:r>
    </w:p>
    <w:p w14:paraId="6FAC09D9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β1 População da cidade (0,072457): Um aumento de 1% na população da cidade está associado a um acréscimo aproximado de 0,072% no preço médio dos aluguéis, mantendo as demais variáveis constantes.</w:t>
      </w:r>
    </w:p>
    <w:p w14:paraId="3602C624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β2 Renda per capita da cidade (0,309960): Um aumento de 1% na renda per capta da cidade implica um aumento médio de 0,31% no preço dos aluguéis, considerando as demais variáveis constantes.</w:t>
      </w:r>
    </w:p>
    <w:p w14:paraId="237813BE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β3 Percentual de estudantes em relação à população total (0,011203): Um aumento de 1 ponto percentual na proporção de estudantes em relação à população total gera um acréscimo de aproximadamente 1,12% no preço médio dos aluguéis, mantendo as demais variáveis constantes.</w:t>
      </w:r>
    </w:p>
    <w:p w14:paraId="509A307F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β4 Ano de 1990 em relação a 1980 (0,385521):  Em 1990, os preços dos aluguéis foram, em média, 38,5% maiores do que em 1980, mantendo as demais variáveis constantes</w:t>
      </w:r>
    </w:p>
    <w:p w14:paraId="7035BC2D" w14:textId="77777777" w:rsidR="00DF05FD" w:rsidRPr="00947E0B" w:rsidRDefault="00DF05FD" w:rsidP="00DF05FD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47E0B">
        <w:rPr>
          <w:rFonts w:ascii="Arial" w:hAnsi="Arial" w:cs="Arial"/>
          <w:b/>
          <w:bCs/>
          <w:sz w:val="24"/>
          <w:szCs w:val="24"/>
        </w:rPr>
        <w:t>Significância Estatística</w:t>
      </w:r>
    </w:p>
    <w:p w14:paraId="20257010" w14:textId="2B8D8BB7" w:rsidR="001C6647" w:rsidRPr="00DF05FD" w:rsidRDefault="001C6647" w:rsidP="00DF05FD">
      <w:pPr>
        <w:jc w:val="both"/>
        <w:rPr>
          <w:rFonts w:ascii="Arial" w:hAnsi="Arial" w:cs="Arial"/>
          <w:sz w:val="24"/>
          <w:szCs w:val="24"/>
        </w:rPr>
      </w:pPr>
      <w:r w:rsidRPr="00DF05FD">
        <w:rPr>
          <w:rFonts w:ascii="Arial" w:hAnsi="Arial" w:cs="Arial"/>
          <w:sz w:val="24"/>
          <w:szCs w:val="24"/>
        </w:rPr>
        <w:t>Constante (p-valor = 0,2320 &gt; 1%): Não é estatisticamente significante.</w:t>
      </w:r>
    </w:p>
    <w:p w14:paraId="5748DB92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A4CFA">
        <w:rPr>
          <w:rFonts w:ascii="Arial" w:hAnsi="Arial" w:cs="Arial"/>
          <w:sz w:val="24"/>
          <w:szCs w:val="24"/>
        </w:rPr>
        <w:t>l_pop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(p-valor = 0,4167 &gt; 1%): Não é estatisticamente significante, ou seja, a variação da população da cidade pode não afetar o preço médio dos aluguéis.</w:t>
      </w:r>
    </w:p>
    <w:p w14:paraId="211C4E00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A4CFA">
        <w:rPr>
          <w:rFonts w:ascii="Arial" w:hAnsi="Arial" w:cs="Arial"/>
          <w:sz w:val="24"/>
          <w:szCs w:val="24"/>
        </w:rPr>
        <w:t>l_avginc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(p-valor = 1,79e-05 &lt; 1%): Estatisticamente significante ao nível de 1%. Rejeitamos a hipótese nula, ou seja, a renda per capita da cidade deve afetar o preço médio dos aluguéis.</w:t>
      </w:r>
    </w:p>
    <w:p w14:paraId="55E9274C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A4CFA">
        <w:rPr>
          <w:rFonts w:ascii="Arial" w:hAnsi="Arial" w:cs="Arial"/>
          <w:sz w:val="24"/>
          <w:szCs w:val="24"/>
        </w:rPr>
        <w:t>pctstu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(p-valor = 0,0087 &lt; 1%): Estatisticamente significante ao nível de 1%. Rejeitamos a hipótese nula, ou seja, o percentual de estudantes deve afetar o preço médio dos aluguéis.</w:t>
      </w:r>
    </w:p>
    <w:p w14:paraId="6C956B85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dt_2 (p-valor = 3,66e-15 &lt; 1%): Estatisticamente significante ao nível de 1%. Rejeitamos a hipótese nula, indicando que o efeito de tempo é relevante no modelo.</w:t>
      </w:r>
    </w:p>
    <w:p w14:paraId="3B4AB026" w14:textId="77777777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lastRenderedPageBreak/>
        <w:t>R²:</w:t>
      </w:r>
    </w:p>
    <w:p w14:paraId="3B546BC2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R-Quadrado LSDV foi de 0,9826, indicando que aproximadamente 98,26% da variação no preço médio dos aluguéis é explicada pelas variáveis do modelo.</w:t>
      </w:r>
    </w:p>
    <w:p w14:paraId="65AEEDBF" w14:textId="1FBE15F9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R-Quadrado dentro foi de 0,9765, indicando que aproximadamente 97,65% da variação no preço médio dos aluguéis, após controlar os efeitos fixos das cidades, é explicada pelas variáveis população, renda per capita, percentual de estudantes e o efeito de tempo.</w:t>
      </w:r>
    </w:p>
    <w:p w14:paraId="4FFA492D" w14:textId="5E11E338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Autocorrelaçã</w:t>
      </w:r>
      <w:r w:rsidR="00EB11CB">
        <w:rPr>
          <w:rFonts w:ascii="Arial" w:hAnsi="Arial" w:cs="Arial"/>
          <w:b/>
          <w:sz w:val="24"/>
          <w:szCs w:val="24"/>
        </w:rPr>
        <w:t>o</w:t>
      </w:r>
    </w:p>
    <w:p w14:paraId="4FD6309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valor do </w:t>
      </w:r>
      <w:proofErr w:type="spellStart"/>
      <w:r w:rsidRPr="00BA4CFA">
        <w:rPr>
          <w:rFonts w:ascii="Arial" w:hAnsi="Arial" w:cs="Arial"/>
          <w:sz w:val="24"/>
          <w:szCs w:val="24"/>
        </w:rPr>
        <w:t>Durbin</w:t>
      </w:r>
      <w:proofErr w:type="spellEnd"/>
      <w:r w:rsidRPr="00BA4CFA">
        <w:rPr>
          <w:rFonts w:ascii="Arial" w:hAnsi="Arial" w:cs="Arial"/>
          <w:sz w:val="24"/>
          <w:szCs w:val="24"/>
        </w:rPr>
        <w:t>-Watson foi de 1,976, o que indica que não há presença de autocorrelação nos resíduos.</w:t>
      </w:r>
    </w:p>
    <w:p w14:paraId="67130A9D" w14:textId="77777777" w:rsidR="001C6647" w:rsidRPr="00BA4CFA" w:rsidRDefault="001C6647" w:rsidP="001C664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Em relação aos testes gerados pelo modelo, podemos observar a análise abaixo:</w:t>
      </w:r>
    </w:p>
    <w:p w14:paraId="608B093E" w14:textId="595AFEB2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 xml:space="preserve">Teste conjunto dos </w:t>
      </w:r>
      <w:proofErr w:type="spellStart"/>
      <w:r w:rsidRPr="00BA4CFA">
        <w:rPr>
          <w:rFonts w:ascii="Arial" w:hAnsi="Arial" w:cs="Arial"/>
          <w:b/>
          <w:sz w:val="24"/>
          <w:szCs w:val="24"/>
        </w:rPr>
        <w:t>regressores</w:t>
      </w:r>
      <w:proofErr w:type="spellEnd"/>
      <w:r w:rsidRPr="00BA4CFA">
        <w:rPr>
          <w:rFonts w:ascii="Arial" w:hAnsi="Arial" w:cs="Arial"/>
          <w:b/>
          <w:sz w:val="24"/>
          <w:szCs w:val="24"/>
        </w:rPr>
        <w:t xml:space="preserve"> designados</w:t>
      </w:r>
    </w:p>
    <w:p w14:paraId="50EE720E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Rejeitamos a hipótese nula (p-valor = 3,13622e-05 &lt; 0,01), ou seja, o modelo utilizado é adequado, não sendo necessário excluir uma das variáveis utilizadas.</w:t>
      </w:r>
    </w:p>
    <w:p w14:paraId="669A5774" w14:textId="0720180F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Teste para diferenciar interceptos de grupos</w:t>
      </w:r>
    </w:p>
    <w:p w14:paraId="4A19EB36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Rejeitamos a hipótese nula de que os grupos têm um intercepto comum (p-valor = 2,63294e-12 &lt; 0,01), ou seja, os interceptos verticais do modelo não são iguais entre as cidades.</w:t>
      </w:r>
    </w:p>
    <w:p w14:paraId="5F6149F0" w14:textId="7547B51D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 xml:space="preserve">Teste de Wald conjunto nas </w:t>
      </w:r>
      <w:proofErr w:type="spellStart"/>
      <w:r w:rsidRPr="00BA4CFA">
        <w:rPr>
          <w:rFonts w:ascii="Arial" w:hAnsi="Arial" w:cs="Arial"/>
          <w:b/>
          <w:sz w:val="24"/>
          <w:szCs w:val="24"/>
        </w:rPr>
        <w:t>dummies</w:t>
      </w:r>
      <w:proofErr w:type="spellEnd"/>
      <w:r w:rsidRPr="00BA4CFA">
        <w:rPr>
          <w:rFonts w:ascii="Arial" w:hAnsi="Arial" w:cs="Arial"/>
          <w:b/>
          <w:sz w:val="24"/>
          <w:szCs w:val="24"/>
        </w:rPr>
        <w:t xml:space="preserve"> temporais</w:t>
      </w:r>
    </w:p>
    <w:p w14:paraId="325E556E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p-valor obtido no teste foi de 1,1969e-25 &lt; 1%, com isso rejeitamos a hipótese nula do teste, indicando que o modelo adequado apresenta efeitos de tempo.</w:t>
      </w:r>
    </w:p>
    <w:p w14:paraId="68001D3F" w14:textId="5AFC062E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Interceptos Verticais</w:t>
      </w:r>
    </w:p>
    <w:p w14:paraId="676EF43E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 (Constante 1,40938 + Efeito Fixo)</w:t>
      </w:r>
    </w:p>
    <w:p w14:paraId="269CE01E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 = 1,40938 + 1,329057 = </w:t>
      </w:r>
      <w:r w:rsidRPr="00BA4CFA">
        <w:rPr>
          <w:rFonts w:ascii="Arial" w:hAnsi="Arial" w:cs="Arial"/>
          <w:b/>
          <w:bCs/>
          <w:sz w:val="24"/>
          <w:szCs w:val="24"/>
        </w:rPr>
        <w:t>2,738437</w:t>
      </w:r>
    </w:p>
    <w:p w14:paraId="6B4EA075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 = 1,40938 + 1,576447 = </w:t>
      </w:r>
      <w:r w:rsidRPr="00BA4CFA">
        <w:rPr>
          <w:rFonts w:ascii="Arial" w:hAnsi="Arial" w:cs="Arial"/>
          <w:b/>
          <w:bCs/>
          <w:sz w:val="24"/>
          <w:szCs w:val="24"/>
        </w:rPr>
        <w:t>2,985827</w:t>
      </w:r>
    </w:p>
    <w:p w14:paraId="426EA63C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 = 1,40938 + 1,350836 = </w:t>
      </w:r>
      <w:r w:rsidRPr="00BA4CFA">
        <w:rPr>
          <w:rFonts w:ascii="Arial" w:hAnsi="Arial" w:cs="Arial"/>
          <w:b/>
          <w:bCs/>
          <w:sz w:val="24"/>
          <w:szCs w:val="24"/>
        </w:rPr>
        <w:t>2,760216</w:t>
      </w:r>
    </w:p>
    <w:p w14:paraId="29EC1DD8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 = 1,40938 + 1,510356 = </w:t>
      </w:r>
      <w:r w:rsidRPr="00BA4CFA">
        <w:rPr>
          <w:rFonts w:ascii="Arial" w:hAnsi="Arial" w:cs="Arial"/>
          <w:b/>
          <w:bCs/>
          <w:sz w:val="24"/>
          <w:szCs w:val="24"/>
        </w:rPr>
        <w:t>2,919736</w:t>
      </w:r>
    </w:p>
    <w:p w14:paraId="6241BD56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 = 1,40938 + 2,020021 = </w:t>
      </w:r>
      <w:r w:rsidRPr="00BA4CFA">
        <w:rPr>
          <w:rFonts w:ascii="Arial" w:hAnsi="Arial" w:cs="Arial"/>
          <w:b/>
          <w:bCs/>
          <w:sz w:val="24"/>
          <w:szCs w:val="24"/>
        </w:rPr>
        <w:t>3,429401</w:t>
      </w:r>
    </w:p>
    <w:p w14:paraId="0F096C3B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6 = 1,40938 + 1,745183 = </w:t>
      </w:r>
      <w:r w:rsidRPr="00BA4CFA">
        <w:rPr>
          <w:rFonts w:ascii="Arial" w:hAnsi="Arial" w:cs="Arial"/>
          <w:b/>
          <w:bCs/>
          <w:sz w:val="24"/>
          <w:szCs w:val="24"/>
        </w:rPr>
        <w:t>3,154563</w:t>
      </w:r>
    </w:p>
    <w:p w14:paraId="7789BAB1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7 = 1,40938 + 1,554665 = </w:t>
      </w:r>
      <w:r w:rsidRPr="00BA4CFA">
        <w:rPr>
          <w:rFonts w:ascii="Arial" w:hAnsi="Arial" w:cs="Arial"/>
          <w:b/>
          <w:bCs/>
          <w:sz w:val="24"/>
          <w:szCs w:val="24"/>
        </w:rPr>
        <w:t>2,964045</w:t>
      </w:r>
    </w:p>
    <w:p w14:paraId="79CC1F65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 xml:space="preserve">Intercepto Cidade 8 = 1,40938 + 1,430445 = </w:t>
      </w:r>
      <w:r w:rsidRPr="00BA4CFA">
        <w:rPr>
          <w:rFonts w:ascii="Arial" w:hAnsi="Arial" w:cs="Arial"/>
          <w:b/>
          <w:bCs/>
          <w:sz w:val="24"/>
          <w:szCs w:val="24"/>
        </w:rPr>
        <w:t>2,839825</w:t>
      </w:r>
    </w:p>
    <w:p w14:paraId="26DD52B7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9 = 1,40938 + 1,716609 = </w:t>
      </w:r>
      <w:r w:rsidRPr="00BA4CFA">
        <w:rPr>
          <w:rFonts w:ascii="Arial" w:hAnsi="Arial" w:cs="Arial"/>
          <w:b/>
          <w:bCs/>
          <w:sz w:val="24"/>
          <w:szCs w:val="24"/>
        </w:rPr>
        <w:t>3,125989</w:t>
      </w:r>
    </w:p>
    <w:p w14:paraId="13BAF50C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10 = 1,40938 + 1,360501 = </w:t>
      </w:r>
      <w:r w:rsidRPr="00BA4CFA">
        <w:rPr>
          <w:rFonts w:ascii="Arial" w:hAnsi="Arial" w:cs="Arial"/>
          <w:b/>
          <w:bCs/>
          <w:sz w:val="24"/>
          <w:szCs w:val="24"/>
        </w:rPr>
        <w:t>2,769881</w:t>
      </w:r>
    </w:p>
    <w:p w14:paraId="06579A8A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11 = 1,40938 + 1,416774 = </w:t>
      </w:r>
      <w:r w:rsidRPr="00BA4CFA">
        <w:rPr>
          <w:rFonts w:ascii="Arial" w:hAnsi="Arial" w:cs="Arial"/>
          <w:b/>
          <w:bCs/>
          <w:sz w:val="24"/>
          <w:szCs w:val="24"/>
        </w:rPr>
        <w:t>2,826154</w:t>
      </w:r>
    </w:p>
    <w:p w14:paraId="69D0570E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12 = 1,40938 + 1,243428 = </w:t>
      </w:r>
      <w:r w:rsidRPr="00BA4CFA">
        <w:rPr>
          <w:rFonts w:ascii="Arial" w:hAnsi="Arial" w:cs="Arial"/>
          <w:b/>
          <w:bCs/>
          <w:sz w:val="24"/>
          <w:szCs w:val="24"/>
        </w:rPr>
        <w:t>2,652808</w:t>
      </w:r>
    </w:p>
    <w:p w14:paraId="78A89364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13 = 1,40938 + 1,360995 = </w:t>
      </w:r>
      <w:r w:rsidRPr="00BA4CFA">
        <w:rPr>
          <w:rFonts w:ascii="Arial" w:hAnsi="Arial" w:cs="Arial"/>
          <w:b/>
          <w:bCs/>
          <w:sz w:val="24"/>
          <w:szCs w:val="24"/>
        </w:rPr>
        <w:t>2,770375</w:t>
      </w:r>
    </w:p>
    <w:p w14:paraId="762B6553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14 = 1,40938 + 1,827573 = </w:t>
      </w:r>
      <w:r w:rsidRPr="00BA4CFA">
        <w:rPr>
          <w:rFonts w:ascii="Arial" w:hAnsi="Arial" w:cs="Arial"/>
          <w:b/>
          <w:bCs/>
          <w:sz w:val="24"/>
          <w:szCs w:val="24"/>
        </w:rPr>
        <w:t>3,236953</w:t>
      </w:r>
    </w:p>
    <w:p w14:paraId="79DB270C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15 = 1,40938 + 1,174131 = </w:t>
      </w:r>
      <w:r w:rsidRPr="00BA4CFA">
        <w:rPr>
          <w:rFonts w:ascii="Arial" w:hAnsi="Arial" w:cs="Arial"/>
          <w:b/>
          <w:bCs/>
          <w:sz w:val="24"/>
          <w:szCs w:val="24"/>
        </w:rPr>
        <w:t>2,583511</w:t>
      </w:r>
    </w:p>
    <w:p w14:paraId="6775E7F9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16 = 1,40938 + 1,299334 = </w:t>
      </w:r>
      <w:r w:rsidRPr="00BA4CFA">
        <w:rPr>
          <w:rFonts w:ascii="Arial" w:hAnsi="Arial" w:cs="Arial"/>
          <w:b/>
          <w:bCs/>
          <w:sz w:val="24"/>
          <w:szCs w:val="24"/>
        </w:rPr>
        <w:t>2,708714</w:t>
      </w:r>
    </w:p>
    <w:p w14:paraId="31513BF6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17 = 1,40938 + 1,218869 = </w:t>
      </w:r>
      <w:r w:rsidRPr="00BA4CFA">
        <w:rPr>
          <w:rFonts w:ascii="Arial" w:hAnsi="Arial" w:cs="Arial"/>
          <w:b/>
          <w:bCs/>
          <w:sz w:val="24"/>
          <w:szCs w:val="24"/>
        </w:rPr>
        <w:t>2,628249</w:t>
      </w:r>
    </w:p>
    <w:p w14:paraId="1476138D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18 = 1,40938 + 1,285151 = </w:t>
      </w:r>
      <w:r w:rsidRPr="00BA4CFA">
        <w:rPr>
          <w:rFonts w:ascii="Arial" w:hAnsi="Arial" w:cs="Arial"/>
          <w:b/>
          <w:bCs/>
          <w:sz w:val="24"/>
          <w:szCs w:val="24"/>
        </w:rPr>
        <w:t>2,694531</w:t>
      </w:r>
    </w:p>
    <w:p w14:paraId="10D8D122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19 = 1,40938 + 1,361370 = </w:t>
      </w:r>
      <w:r w:rsidRPr="00BA4CFA">
        <w:rPr>
          <w:rFonts w:ascii="Arial" w:hAnsi="Arial" w:cs="Arial"/>
          <w:b/>
          <w:bCs/>
          <w:sz w:val="24"/>
          <w:szCs w:val="24"/>
        </w:rPr>
        <w:t>2,770750</w:t>
      </w:r>
    </w:p>
    <w:p w14:paraId="68DBAEB6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20 = 1,40938 + 1,392623 = </w:t>
      </w:r>
      <w:r w:rsidRPr="00BA4CFA">
        <w:rPr>
          <w:rFonts w:ascii="Arial" w:hAnsi="Arial" w:cs="Arial"/>
          <w:b/>
          <w:bCs/>
          <w:sz w:val="24"/>
          <w:szCs w:val="24"/>
        </w:rPr>
        <w:t>2,802003</w:t>
      </w:r>
    </w:p>
    <w:p w14:paraId="4ECA6025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21 = 1,40938 + 1,367758 = </w:t>
      </w:r>
      <w:r w:rsidRPr="00BA4CFA">
        <w:rPr>
          <w:rFonts w:ascii="Arial" w:hAnsi="Arial" w:cs="Arial"/>
          <w:b/>
          <w:bCs/>
          <w:sz w:val="24"/>
          <w:szCs w:val="24"/>
        </w:rPr>
        <w:t>2,777138</w:t>
      </w:r>
    </w:p>
    <w:p w14:paraId="44D75816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22 = 1,40938 + 1,412804 = </w:t>
      </w:r>
      <w:r w:rsidRPr="00BA4CFA">
        <w:rPr>
          <w:rFonts w:ascii="Arial" w:hAnsi="Arial" w:cs="Arial"/>
          <w:b/>
          <w:bCs/>
          <w:sz w:val="24"/>
          <w:szCs w:val="24"/>
        </w:rPr>
        <w:t>2,822184</w:t>
      </w:r>
    </w:p>
    <w:p w14:paraId="145B2C5F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23 = 1,40938 + 1,522242 = </w:t>
      </w:r>
      <w:r w:rsidRPr="00BA4CFA">
        <w:rPr>
          <w:rFonts w:ascii="Arial" w:hAnsi="Arial" w:cs="Arial"/>
          <w:b/>
          <w:bCs/>
          <w:sz w:val="24"/>
          <w:szCs w:val="24"/>
        </w:rPr>
        <w:t>2,931622</w:t>
      </w:r>
    </w:p>
    <w:p w14:paraId="08C1ECF7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24 = 1,40938 + 1,072443 = </w:t>
      </w:r>
      <w:r w:rsidRPr="00BA4CFA">
        <w:rPr>
          <w:rFonts w:ascii="Arial" w:hAnsi="Arial" w:cs="Arial"/>
          <w:b/>
          <w:bCs/>
          <w:sz w:val="24"/>
          <w:szCs w:val="24"/>
        </w:rPr>
        <w:t>2,481823</w:t>
      </w:r>
    </w:p>
    <w:p w14:paraId="12AC78E7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25 = 1,40938 + 1,420371 = </w:t>
      </w:r>
      <w:r w:rsidRPr="00BA4CFA">
        <w:rPr>
          <w:rFonts w:ascii="Arial" w:hAnsi="Arial" w:cs="Arial"/>
          <w:b/>
          <w:bCs/>
          <w:sz w:val="24"/>
          <w:szCs w:val="24"/>
        </w:rPr>
        <w:t>2,829751</w:t>
      </w:r>
    </w:p>
    <w:p w14:paraId="7DA70018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26 = 1,40938 + 1,502620 = </w:t>
      </w:r>
      <w:r w:rsidRPr="00BA4CFA">
        <w:rPr>
          <w:rFonts w:ascii="Arial" w:hAnsi="Arial" w:cs="Arial"/>
          <w:b/>
          <w:bCs/>
          <w:sz w:val="24"/>
          <w:szCs w:val="24"/>
        </w:rPr>
        <w:t>2,912000</w:t>
      </w:r>
    </w:p>
    <w:p w14:paraId="0ABB922E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27 = 1,40938 + 1,456491 = </w:t>
      </w:r>
      <w:r w:rsidRPr="00BA4CFA">
        <w:rPr>
          <w:rFonts w:ascii="Arial" w:hAnsi="Arial" w:cs="Arial"/>
          <w:b/>
          <w:bCs/>
          <w:sz w:val="24"/>
          <w:szCs w:val="24"/>
        </w:rPr>
        <w:t>2,865871</w:t>
      </w:r>
    </w:p>
    <w:p w14:paraId="58E3B31F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28 = 1,40938 + 1,335936 = </w:t>
      </w:r>
      <w:r w:rsidRPr="00BA4CFA">
        <w:rPr>
          <w:rFonts w:ascii="Arial" w:hAnsi="Arial" w:cs="Arial"/>
          <w:b/>
          <w:bCs/>
          <w:sz w:val="24"/>
          <w:szCs w:val="24"/>
        </w:rPr>
        <w:t>2,745316</w:t>
      </w:r>
    </w:p>
    <w:p w14:paraId="325B7FE2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29 = 1,40938 + 1,304919 = </w:t>
      </w:r>
      <w:r w:rsidRPr="00BA4CFA">
        <w:rPr>
          <w:rFonts w:ascii="Arial" w:hAnsi="Arial" w:cs="Arial"/>
          <w:b/>
          <w:bCs/>
          <w:sz w:val="24"/>
          <w:szCs w:val="24"/>
        </w:rPr>
        <w:t>2,714299</w:t>
      </w:r>
    </w:p>
    <w:p w14:paraId="7B45CFD9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30 = 1,40938 + 1,356662 = </w:t>
      </w:r>
      <w:r w:rsidRPr="00BA4CFA">
        <w:rPr>
          <w:rFonts w:ascii="Arial" w:hAnsi="Arial" w:cs="Arial"/>
          <w:b/>
          <w:bCs/>
          <w:sz w:val="24"/>
          <w:szCs w:val="24"/>
        </w:rPr>
        <w:t>2,766042</w:t>
      </w:r>
    </w:p>
    <w:p w14:paraId="4043B45D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31 = 1,40938 + 1,470976 = </w:t>
      </w:r>
      <w:r w:rsidRPr="00BA4CFA">
        <w:rPr>
          <w:rFonts w:ascii="Arial" w:hAnsi="Arial" w:cs="Arial"/>
          <w:b/>
          <w:bCs/>
          <w:sz w:val="24"/>
          <w:szCs w:val="24"/>
        </w:rPr>
        <w:t>2,880356</w:t>
      </w:r>
    </w:p>
    <w:p w14:paraId="006B296F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32 = 1,40938 + 1,295032 = </w:t>
      </w:r>
      <w:r w:rsidRPr="00BA4CFA">
        <w:rPr>
          <w:rFonts w:ascii="Arial" w:hAnsi="Arial" w:cs="Arial"/>
          <w:b/>
          <w:bCs/>
          <w:sz w:val="24"/>
          <w:szCs w:val="24"/>
        </w:rPr>
        <w:t>2,704412</w:t>
      </w:r>
    </w:p>
    <w:p w14:paraId="2A212C0A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33 = 1,40938 + 1,557577 = </w:t>
      </w:r>
      <w:r w:rsidRPr="00BA4CFA">
        <w:rPr>
          <w:rFonts w:ascii="Arial" w:hAnsi="Arial" w:cs="Arial"/>
          <w:b/>
          <w:bCs/>
          <w:sz w:val="24"/>
          <w:szCs w:val="24"/>
        </w:rPr>
        <w:t>2,966957</w:t>
      </w:r>
    </w:p>
    <w:p w14:paraId="55A3559F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34 = 1,40938 + 1,464270 = </w:t>
      </w:r>
      <w:r w:rsidRPr="00BA4CFA">
        <w:rPr>
          <w:rFonts w:ascii="Arial" w:hAnsi="Arial" w:cs="Arial"/>
          <w:b/>
          <w:bCs/>
          <w:sz w:val="24"/>
          <w:szCs w:val="24"/>
        </w:rPr>
        <w:t>2,873650</w:t>
      </w:r>
    </w:p>
    <w:p w14:paraId="76189FDE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35 = 1,40938 + 1,351324 = </w:t>
      </w:r>
      <w:r w:rsidRPr="00BA4CFA">
        <w:rPr>
          <w:rFonts w:ascii="Arial" w:hAnsi="Arial" w:cs="Arial"/>
          <w:b/>
          <w:bCs/>
          <w:sz w:val="24"/>
          <w:szCs w:val="24"/>
        </w:rPr>
        <w:t>2,760704</w:t>
      </w:r>
    </w:p>
    <w:p w14:paraId="29BA0DC6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36 = 1,40938 + 1,525384 = </w:t>
      </w:r>
      <w:r w:rsidRPr="00BA4CFA">
        <w:rPr>
          <w:rFonts w:ascii="Arial" w:hAnsi="Arial" w:cs="Arial"/>
          <w:b/>
          <w:bCs/>
          <w:sz w:val="24"/>
          <w:szCs w:val="24"/>
        </w:rPr>
        <w:t>2,934764</w:t>
      </w:r>
    </w:p>
    <w:p w14:paraId="61AF1DCC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 xml:space="preserve">Intercepto Cidade 37 = 1,40938 + 1,531098 = </w:t>
      </w:r>
      <w:r w:rsidRPr="00BA4CFA">
        <w:rPr>
          <w:rFonts w:ascii="Arial" w:hAnsi="Arial" w:cs="Arial"/>
          <w:b/>
          <w:bCs/>
          <w:sz w:val="24"/>
          <w:szCs w:val="24"/>
        </w:rPr>
        <w:t>2,940478</w:t>
      </w:r>
    </w:p>
    <w:p w14:paraId="16171625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38 = 1,40938 + 1,473623 = </w:t>
      </w:r>
      <w:r w:rsidRPr="00BA4CFA">
        <w:rPr>
          <w:rFonts w:ascii="Arial" w:hAnsi="Arial" w:cs="Arial"/>
          <w:b/>
          <w:bCs/>
          <w:sz w:val="24"/>
          <w:szCs w:val="24"/>
        </w:rPr>
        <w:t>2,883003</w:t>
      </w:r>
    </w:p>
    <w:p w14:paraId="0EB946A9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39 = 1,40938 + 1,404867 = </w:t>
      </w:r>
      <w:r w:rsidRPr="00BA4CFA">
        <w:rPr>
          <w:rFonts w:ascii="Arial" w:hAnsi="Arial" w:cs="Arial"/>
          <w:b/>
          <w:bCs/>
          <w:sz w:val="24"/>
          <w:szCs w:val="24"/>
        </w:rPr>
        <w:t>2,814247</w:t>
      </w:r>
    </w:p>
    <w:p w14:paraId="74D8843A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40 = 1,40938 + 1,377722 = </w:t>
      </w:r>
      <w:r w:rsidRPr="00BA4CFA">
        <w:rPr>
          <w:rFonts w:ascii="Arial" w:hAnsi="Arial" w:cs="Arial"/>
          <w:b/>
          <w:bCs/>
          <w:sz w:val="24"/>
          <w:szCs w:val="24"/>
        </w:rPr>
        <w:t>2,787102</w:t>
      </w:r>
    </w:p>
    <w:p w14:paraId="3155A62C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41 = 1,40938 + 1,213376 = </w:t>
      </w:r>
      <w:r w:rsidRPr="00BA4CFA">
        <w:rPr>
          <w:rFonts w:ascii="Arial" w:hAnsi="Arial" w:cs="Arial"/>
          <w:b/>
          <w:bCs/>
          <w:sz w:val="24"/>
          <w:szCs w:val="24"/>
        </w:rPr>
        <w:t>2,622756</w:t>
      </w:r>
    </w:p>
    <w:p w14:paraId="3DD4BEA0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42 = 1,40938 + 1,338659 = </w:t>
      </w:r>
      <w:r w:rsidRPr="00BA4CFA">
        <w:rPr>
          <w:rFonts w:ascii="Arial" w:hAnsi="Arial" w:cs="Arial"/>
          <w:b/>
          <w:bCs/>
          <w:sz w:val="24"/>
          <w:szCs w:val="24"/>
        </w:rPr>
        <w:t>2,748039</w:t>
      </w:r>
    </w:p>
    <w:p w14:paraId="25A1D565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43 = 1,40938 + 1,363875 = </w:t>
      </w:r>
      <w:r w:rsidRPr="00BA4CFA">
        <w:rPr>
          <w:rFonts w:ascii="Arial" w:hAnsi="Arial" w:cs="Arial"/>
          <w:b/>
          <w:bCs/>
          <w:sz w:val="24"/>
          <w:szCs w:val="24"/>
        </w:rPr>
        <w:t>2,773255</w:t>
      </w:r>
    </w:p>
    <w:p w14:paraId="4C84524A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44 = 1,40938 + 1,215611 = </w:t>
      </w:r>
      <w:r w:rsidRPr="00BA4CFA">
        <w:rPr>
          <w:rFonts w:ascii="Arial" w:hAnsi="Arial" w:cs="Arial"/>
          <w:b/>
          <w:bCs/>
          <w:sz w:val="24"/>
          <w:szCs w:val="24"/>
        </w:rPr>
        <w:t>2,624991</w:t>
      </w:r>
    </w:p>
    <w:p w14:paraId="0B55CF7B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45 = 1,40938 + 1,312323 = </w:t>
      </w:r>
      <w:r w:rsidRPr="00BA4CFA">
        <w:rPr>
          <w:rFonts w:ascii="Arial" w:hAnsi="Arial" w:cs="Arial"/>
          <w:b/>
          <w:bCs/>
          <w:sz w:val="24"/>
          <w:szCs w:val="24"/>
        </w:rPr>
        <w:t>2,721703</w:t>
      </w:r>
    </w:p>
    <w:p w14:paraId="7605590D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46 = 1,40938 + 1,484123 = </w:t>
      </w:r>
      <w:r w:rsidRPr="00BA4CFA">
        <w:rPr>
          <w:rFonts w:ascii="Arial" w:hAnsi="Arial" w:cs="Arial"/>
          <w:b/>
          <w:bCs/>
          <w:sz w:val="24"/>
          <w:szCs w:val="24"/>
        </w:rPr>
        <w:t>2,893503</w:t>
      </w:r>
    </w:p>
    <w:p w14:paraId="463650D7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47 = 1,40938 + 1,385414 = </w:t>
      </w:r>
      <w:r w:rsidRPr="00BA4CFA">
        <w:rPr>
          <w:rFonts w:ascii="Arial" w:hAnsi="Arial" w:cs="Arial"/>
          <w:b/>
          <w:bCs/>
          <w:sz w:val="24"/>
          <w:szCs w:val="24"/>
        </w:rPr>
        <w:t>2,794794</w:t>
      </w:r>
    </w:p>
    <w:p w14:paraId="2CC83188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48 = 1,40938 + 1,214203 = </w:t>
      </w:r>
      <w:r w:rsidRPr="00BA4CFA">
        <w:rPr>
          <w:rFonts w:ascii="Arial" w:hAnsi="Arial" w:cs="Arial"/>
          <w:b/>
          <w:bCs/>
          <w:sz w:val="24"/>
          <w:szCs w:val="24"/>
        </w:rPr>
        <w:t>2,623583</w:t>
      </w:r>
    </w:p>
    <w:p w14:paraId="1720F7B0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49 = 1,40938 + 1,404567 = </w:t>
      </w:r>
      <w:r w:rsidRPr="00BA4CFA">
        <w:rPr>
          <w:rFonts w:ascii="Arial" w:hAnsi="Arial" w:cs="Arial"/>
          <w:b/>
          <w:bCs/>
          <w:sz w:val="24"/>
          <w:szCs w:val="24"/>
        </w:rPr>
        <w:t>2,813947</w:t>
      </w:r>
    </w:p>
    <w:p w14:paraId="66CAE723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50 = 1,40938 + 1,360498 = </w:t>
      </w:r>
      <w:r w:rsidRPr="00BA4CFA">
        <w:rPr>
          <w:rFonts w:ascii="Arial" w:hAnsi="Arial" w:cs="Arial"/>
          <w:b/>
          <w:bCs/>
          <w:sz w:val="24"/>
          <w:szCs w:val="24"/>
        </w:rPr>
        <w:t>2,769878</w:t>
      </w:r>
    </w:p>
    <w:p w14:paraId="11121F81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51 = 1,40938 + 1,461766 = </w:t>
      </w:r>
      <w:r w:rsidRPr="00BA4CFA">
        <w:rPr>
          <w:rFonts w:ascii="Arial" w:hAnsi="Arial" w:cs="Arial"/>
          <w:b/>
          <w:bCs/>
          <w:sz w:val="24"/>
          <w:szCs w:val="24"/>
        </w:rPr>
        <w:t>2,871146</w:t>
      </w:r>
    </w:p>
    <w:p w14:paraId="7F4F6004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52 = 1,40938 + 1,373009 = </w:t>
      </w:r>
      <w:r w:rsidRPr="00BA4CFA">
        <w:rPr>
          <w:rFonts w:ascii="Arial" w:hAnsi="Arial" w:cs="Arial"/>
          <w:b/>
          <w:bCs/>
          <w:sz w:val="24"/>
          <w:szCs w:val="24"/>
        </w:rPr>
        <w:t>2,782389</w:t>
      </w:r>
    </w:p>
    <w:p w14:paraId="23237696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53 = 1,40938 + 1,432932 = </w:t>
      </w:r>
      <w:r w:rsidRPr="00BA4CFA">
        <w:rPr>
          <w:rFonts w:ascii="Arial" w:hAnsi="Arial" w:cs="Arial"/>
          <w:b/>
          <w:bCs/>
          <w:sz w:val="24"/>
          <w:szCs w:val="24"/>
        </w:rPr>
        <w:t>2,842312</w:t>
      </w:r>
    </w:p>
    <w:p w14:paraId="22891928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54 = 1,40938 + 1,331548 = </w:t>
      </w:r>
      <w:r w:rsidRPr="00BA4CFA">
        <w:rPr>
          <w:rFonts w:ascii="Arial" w:hAnsi="Arial" w:cs="Arial"/>
          <w:b/>
          <w:bCs/>
          <w:sz w:val="24"/>
          <w:szCs w:val="24"/>
        </w:rPr>
        <w:t>2,740928</w:t>
      </w:r>
    </w:p>
    <w:p w14:paraId="0096E402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55 = 1,40938 + 1,440889 = </w:t>
      </w:r>
      <w:r w:rsidRPr="00BA4CFA">
        <w:rPr>
          <w:rFonts w:ascii="Arial" w:hAnsi="Arial" w:cs="Arial"/>
          <w:b/>
          <w:bCs/>
          <w:sz w:val="24"/>
          <w:szCs w:val="24"/>
        </w:rPr>
        <w:t>2,850269</w:t>
      </w:r>
    </w:p>
    <w:p w14:paraId="37B5D75A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56 = 1,40938 + 1,272936 = </w:t>
      </w:r>
      <w:r w:rsidRPr="00BA4CFA">
        <w:rPr>
          <w:rFonts w:ascii="Arial" w:hAnsi="Arial" w:cs="Arial"/>
          <w:b/>
          <w:bCs/>
          <w:sz w:val="24"/>
          <w:szCs w:val="24"/>
        </w:rPr>
        <w:t>2,682316</w:t>
      </w:r>
    </w:p>
    <w:p w14:paraId="56135B22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57 = 1,40938 + 1,100391 = </w:t>
      </w:r>
      <w:r w:rsidRPr="00BA4CFA">
        <w:rPr>
          <w:rFonts w:ascii="Arial" w:hAnsi="Arial" w:cs="Arial"/>
          <w:b/>
          <w:bCs/>
          <w:sz w:val="24"/>
          <w:szCs w:val="24"/>
        </w:rPr>
        <w:t>2,509771</w:t>
      </w:r>
    </w:p>
    <w:p w14:paraId="3F9BF893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58 = 1,40938 + 1,577120 = </w:t>
      </w:r>
      <w:r w:rsidRPr="00BA4CFA">
        <w:rPr>
          <w:rFonts w:ascii="Arial" w:hAnsi="Arial" w:cs="Arial"/>
          <w:b/>
          <w:bCs/>
          <w:sz w:val="24"/>
          <w:szCs w:val="24"/>
        </w:rPr>
        <w:t>2,986500</w:t>
      </w:r>
    </w:p>
    <w:p w14:paraId="5D9BF558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59 = 1,40938 + 1,651355 = </w:t>
      </w:r>
      <w:r w:rsidRPr="00BA4CFA">
        <w:rPr>
          <w:rFonts w:ascii="Arial" w:hAnsi="Arial" w:cs="Arial"/>
          <w:b/>
          <w:bCs/>
          <w:sz w:val="24"/>
          <w:szCs w:val="24"/>
        </w:rPr>
        <w:t>3,060735</w:t>
      </w:r>
    </w:p>
    <w:p w14:paraId="432017EC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60 = 1,40938 + 1,431745 = </w:t>
      </w:r>
      <w:r w:rsidRPr="00BA4CFA">
        <w:rPr>
          <w:rFonts w:ascii="Arial" w:hAnsi="Arial" w:cs="Arial"/>
          <w:b/>
          <w:bCs/>
          <w:sz w:val="24"/>
          <w:szCs w:val="24"/>
        </w:rPr>
        <w:t>2,841125</w:t>
      </w:r>
    </w:p>
    <w:p w14:paraId="4142823D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61 = 1,40938 + 1,247134 = </w:t>
      </w:r>
      <w:r w:rsidRPr="00BA4CFA">
        <w:rPr>
          <w:rFonts w:ascii="Arial" w:hAnsi="Arial" w:cs="Arial"/>
          <w:b/>
          <w:bCs/>
          <w:sz w:val="24"/>
          <w:szCs w:val="24"/>
        </w:rPr>
        <w:t>2,656514</w:t>
      </w:r>
    </w:p>
    <w:p w14:paraId="2F8B3F45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62 = 1,40938 + 1,398046 = </w:t>
      </w:r>
      <w:r w:rsidRPr="00BA4CFA">
        <w:rPr>
          <w:rFonts w:ascii="Arial" w:hAnsi="Arial" w:cs="Arial"/>
          <w:b/>
          <w:bCs/>
          <w:sz w:val="24"/>
          <w:szCs w:val="24"/>
        </w:rPr>
        <w:t>2,807426</w:t>
      </w:r>
    </w:p>
    <w:p w14:paraId="0C06FD21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63 = 1,40938 + 1,406228 = </w:t>
      </w:r>
      <w:r w:rsidRPr="00BA4CFA">
        <w:rPr>
          <w:rFonts w:ascii="Arial" w:hAnsi="Arial" w:cs="Arial"/>
          <w:b/>
          <w:bCs/>
          <w:sz w:val="24"/>
          <w:szCs w:val="24"/>
        </w:rPr>
        <w:t>2,815608</w:t>
      </w:r>
    </w:p>
    <w:p w14:paraId="0329A446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64 = 1,40938 + 1,404329 = </w:t>
      </w:r>
      <w:r w:rsidRPr="00BA4CFA">
        <w:rPr>
          <w:rFonts w:ascii="Arial" w:hAnsi="Arial" w:cs="Arial"/>
          <w:b/>
          <w:bCs/>
          <w:sz w:val="24"/>
          <w:szCs w:val="24"/>
        </w:rPr>
        <w:t>2,813709</w:t>
      </w:r>
    </w:p>
    <w:p w14:paraId="7776A17D" w14:textId="4062A7E2" w:rsidR="001C6647" w:rsidRPr="00BA4CFA" w:rsidRDefault="001C6647" w:rsidP="001C6647">
      <w:pPr>
        <w:jc w:val="both"/>
        <w:rPr>
          <w:rFonts w:ascii="Arial" w:hAnsi="Arial" w:cs="Arial"/>
          <w:b/>
          <w:sz w:val="24"/>
          <w:szCs w:val="24"/>
        </w:rPr>
      </w:pPr>
      <w:r w:rsidRPr="00BA4CFA">
        <w:rPr>
          <w:rFonts w:ascii="Arial" w:eastAsiaTheme="minorEastAsia" w:hAnsi="Arial" w:cs="Arial"/>
          <w:b/>
          <w:sz w:val="24"/>
          <w:szCs w:val="24"/>
        </w:rPr>
        <w:lastRenderedPageBreak/>
        <w:t>e)</w:t>
      </w:r>
      <w:r w:rsidRPr="00BA4CFA">
        <w:rPr>
          <w:rFonts w:ascii="Arial" w:hAnsi="Arial" w:cs="Arial"/>
          <w:b/>
          <w:sz w:val="24"/>
          <w:szCs w:val="24"/>
        </w:rPr>
        <w:t xml:space="preserve"> Rode o modelo de efeitos aleatórios usando o formato de um  Modelo de Componentes de Erro Unidirecional.  Interprete a saída de regressão e apresente os interceptos verticais.</w:t>
      </w:r>
    </w:p>
    <w:p w14:paraId="1D1E3E02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Questão 3 - E:Efeitos-aleatórios (GLS), usando 128 observações</w:t>
      </w:r>
    </w:p>
    <w:p w14:paraId="2C3DA779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64 unidades de corte transversal</w:t>
      </w:r>
    </w:p>
    <w:p w14:paraId="544E9124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</w:t>
      </w:r>
    </w:p>
    <w:p w14:paraId="6522F728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Variável dependente: </w:t>
      </w:r>
      <w:proofErr w:type="spellStart"/>
      <w:r w:rsidRPr="00BA4CFA">
        <w:rPr>
          <w:rFonts w:ascii="Arial" w:hAnsi="Arial" w:cs="Arial"/>
          <w:sz w:val="24"/>
          <w:szCs w:val="24"/>
        </w:rPr>
        <w:t>l_rent</w:t>
      </w:r>
      <w:proofErr w:type="spellEnd"/>
    </w:p>
    <w:p w14:paraId="097094A6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1C6647" w:rsidRPr="00BA4CFA" w14:paraId="437D6118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F0352F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D936D9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E0A7E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496259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z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F2D793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E90C90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6A3148D1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C02B54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const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F048C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−4,05701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2566D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0,447665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E730C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−9,063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481B7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5535D5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7CF03B45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FC3752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l_pop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735E3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0,0371784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F1810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0,0316611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7EEB8D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1,174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36C44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0,2403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C1501B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3F1A3CB2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71ECC4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l_avginc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8F0C7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0,939051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DE212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0,0358338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1AB7D0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26,21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AE98DC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CF005C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532898D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C97423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pctstu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D52C9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0,00723666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A1CCEF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0,00140082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E3C83F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5,166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2A082D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2C8246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577D719D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1C6647" w:rsidRPr="00BA4CFA" w14:paraId="34B1FB14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27C734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B5EF2B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5,746195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492F9E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589069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4CE2D7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0,332707</w:t>
            </w:r>
          </w:p>
        </w:tc>
      </w:tr>
      <w:tr w:rsidR="001C6647" w:rsidRPr="00BA4CFA" w14:paraId="4C3BA773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AF9FC7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Soma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358398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2,911785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AA3BC0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670ECB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535639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0,152625</w:t>
            </w:r>
          </w:p>
        </w:tc>
      </w:tr>
      <w:tr w:rsidR="001C6647" w:rsidRPr="00BA4CFA" w14:paraId="1479C128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793B4B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88833A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60,50475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C31AA5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85F9E7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74E5E0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−113,0095</w:t>
            </w:r>
          </w:p>
        </w:tc>
      </w:tr>
      <w:tr w:rsidR="001C6647" w:rsidRPr="00BA4CFA" w14:paraId="6FBC85A5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DF3DF3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FC6357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−101,6014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1FDE7D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4B3826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59FD50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−108,3743</w:t>
            </w:r>
          </w:p>
        </w:tc>
      </w:tr>
    </w:tbl>
    <w:p w14:paraId="2E6000CE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40BAE09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F2068E2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entre' a variância = 0,00785741</w:t>
      </w:r>
    </w:p>
    <w:p w14:paraId="5964893B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dentro' da variância = 0,0112921</w:t>
      </w:r>
    </w:p>
    <w:p w14:paraId="00F18231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 xml:space="preserve">teta utilizado para </w:t>
      </w:r>
      <w:proofErr w:type="spellStart"/>
      <w:r w:rsidRPr="00BA4CFA">
        <w:rPr>
          <w:rFonts w:ascii="Arial" w:hAnsi="Arial" w:cs="Arial"/>
          <w:sz w:val="24"/>
          <w:szCs w:val="24"/>
        </w:rPr>
        <w:t>quasi-desmediação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= 0,353379</w:t>
      </w:r>
    </w:p>
    <w:p w14:paraId="4C1C388A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conjunto nos </w:t>
      </w:r>
      <w:proofErr w:type="spellStart"/>
      <w:r w:rsidRPr="00BA4CFA">
        <w:rPr>
          <w:rFonts w:ascii="Arial" w:hAnsi="Arial" w:cs="Arial"/>
          <w:sz w:val="24"/>
          <w:szCs w:val="24"/>
        </w:rPr>
        <w:t>regressores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designados -</w:t>
      </w:r>
    </w:p>
    <w:p w14:paraId="71B1DC73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-quadrado(3) = 755,84</w:t>
      </w:r>
    </w:p>
    <w:p w14:paraId="4F6316AC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1,63364e-163</w:t>
      </w:r>
    </w:p>
    <w:p w14:paraId="276997BB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8EEB335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de </w:t>
      </w:r>
      <w:proofErr w:type="spellStart"/>
      <w:r w:rsidRPr="00BA4CFA">
        <w:rPr>
          <w:rFonts w:ascii="Arial" w:hAnsi="Arial" w:cs="Arial"/>
          <w:sz w:val="24"/>
          <w:szCs w:val="24"/>
        </w:rPr>
        <w:t>Breusch-Pagan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-</w:t>
      </w:r>
    </w:p>
    <w:p w14:paraId="185DBCAB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Variância do erro de unidade-específica = 0</w:t>
      </w:r>
    </w:p>
    <w:p w14:paraId="5F1B9960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-quadrado(1) = 8,13649</w:t>
      </w:r>
    </w:p>
    <w:p w14:paraId="40D7ECFD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0,00433831</w:t>
      </w:r>
    </w:p>
    <w:p w14:paraId="36AB7C14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BC3E0C2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de </w:t>
      </w:r>
      <w:proofErr w:type="spellStart"/>
      <w:r w:rsidRPr="00BA4CFA">
        <w:rPr>
          <w:rFonts w:ascii="Arial" w:hAnsi="Arial" w:cs="Arial"/>
          <w:sz w:val="24"/>
          <w:szCs w:val="24"/>
        </w:rPr>
        <w:t>Hausman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-</w:t>
      </w:r>
    </w:p>
    <w:p w14:paraId="549255FB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As estimativas GLS são consistentes</w:t>
      </w:r>
    </w:p>
    <w:p w14:paraId="0CF9606B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-quadrado(3) = 29,3746</w:t>
      </w:r>
    </w:p>
    <w:p w14:paraId="55F4A15E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1,86817e-06</w:t>
      </w:r>
    </w:p>
    <w:p w14:paraId="24DF6B57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5CC73A6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A25BA6E" w14:textId="1ECA7E46" w:rsidR="001C6647" w:rsidRPr="00BA4CFA" w:rsidRDefault="00FD270C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Magnitude</w:t>
      </w:r>
      <w:r w:rsidR="001C6647" w:rsidRPr="00BA4CFA">
        <w:rPr>
          <w:rFonts w:ascii="Arial" w:hAnsi="Arial" w:cs="Arial"/>
          <w:b/>
          <w:sz w:val="24"/>
          <w:szCs w:val="24"/>
        </w:rPr>
        <w:t xml:space="preserve"> dos Coeficientes</w:t>
      </w:r>
    </w:p>
    <w:p w14:paraId="046DCEED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β0 Constante (-4,05701): Quando a população, renda per capita e percentual de estudantes são zero (situação hipotética), o log do preço médio do aluguel é -4,05701.</w:t>
      </w:r>
    </w:p>
    <w:p w14:paraId="03A82016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β1 </w:t>
      </w:r>
      <w:proofErr w:type="spellStart"/>
      <w:r w:rsidRPr="00BA4CFA">
        <w:rPr>
          <w:rFonts w:ascii="Arial" w:hAnsi="Arial" w:cs="Arial"/>
          <w:sz w:val="24"/>
          <w:szCs w:val="24"/>
        </w:rPr>
        <w:t>l_pop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(0,0371784): Um aumento de 1% na população da cidade está associado a um aumento aproximado de 0,037% no preço médio dos aluguéis, mantendo as demais variáveis constantes.</w:t>
      </w:r>
    </w:p>
    <w:p w14:paraId="63E39221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 xml:space="preserve">β2 </w:t>
      </w:r>
      <w:proofErr w:type="spellStart"/>
      <w:r w:rsidRPr="00BA4CFA">
        <w:rPr>
          <w:rFonts w:ascii="Arial" w:hAnsi="Arial" w:cs="Arial"/>
          <w:sz w:val="24"/>
          <w:szCs w:val="24"/>
        </w:rPr>
        <w:t>l_avginc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(0,939051): Um aumento de 1% na renda per capita da cidade está associado a um aumento de aproximadamente 0,94% no preço médio dos aluguéis, mantendo as demais variáveis constantes.</w:t>
      </w:r>
    </w:p>
    <w:p w14:paraId="2C69E74A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β3 </w:t>
      </w:r>
      <w:proofErr w:type="spellStart"/>
      <w:r w:rsidRPr="00BA4CFA">
        <w:rPr>
          <w:rFonts w:ascii="Arial" w:hAnsi="Arial" w:cs="Arial"/>
          <w:sz w:val="24"/>
          <w:szCs w:val="24"/>
        </w:rPr>
        <w:t>pctstu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(0,00723666): Um aumento de 1 ponto percentual no percentual de estudantes em relação à população total gera um aumento de aproximadamente 0,72% no preço médio dos aluguéis, mantendo as demais variáveis constantes.</w:t>
      </w:r>
    </w:p>
    <w:p w14:paraId="75DAB98D" w14:textId="407A0EE2" w:rsidR="001C6647" w:rsidRPr="00BA4CFA" w:rsidRDefault="001715AD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Significância Estatística</w:t>
      </w:r>
    </w:p>
    <w:p w14:paraId="630D54DA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Constante (p-valor = 1,27e-19 &lt; 1%): Estatisticamente significante ao nível de 1%.</w:t>
      </w:r>
    </w:p>
    <w:p w14:paraId="117D0823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A4CFA">
        <w:rPr>
          <w:rFonts w:ascii="Arial" w:hAnsi="Arial" w:cs="Arial"/>
          <w:sz w:val="24"/>
          <w:szCs w:val="24"/>
        </w:rPr>
        <w:t>l_pop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(p-valor = 0,2403 &gt; 1%): Não é estatisticamente significante, ou seja, a variação da população da cidade pode não afetar o preço médio dos aluguéis.</w:t>
      </w:r>
    </w:p>
    <w:p w14:paraId="04ADF17F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A4CFA">
        <w:rPr>
          <w:rFonts w:ascii="Arial" w:hAnsi="Arial" w:cs="Arial"/>
          <w:sz w:val="24"/>
          <w:szCs w:val="24"/>
        </w:rPr>
        <w:t>l_avginc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(p-valor = 2,29e-151 &lt; 1%): Estatisticamente significante ao nível de 1%. Rejeitamos a hipótese nula, ou seja, a renda per capita da cidade deve afetar o preço médio dos aluguéis.</w:t>
      </w:r>
    </w:p>
    <w:p w14:paraId="20C8549C" w14:textId="1F7D9920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A4CFA">
        <w:rPr>
          <w:rFonts w:ascii="Arial" w:hAnsi="Arial" w:cs="Arial"/>
          <w:sz w:val="24"/>
          <w:szCs w:val="24"/>
        </w:rPr>
        <w:t>pctstu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(p-valor = 2,39e-07 &lt; 1%): Estatisticamente significante ao nível de 1%. Rejeitamos a hipótese nula, ou seja, o percentual de estudantes deve afetar o preço médio dos aluguéis.</w:t>
      </w:r>
    </w:p>
    <w:p w14:paraId="6912CB75" w14:textId="75B0E83E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R²</w:t>
      </w:r>
    </w:p>
    <w:p w14:paraId="11143846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valor do R-quadrado foi de 0,797073, indicando que aproximadamente 79,71% da variação no preço médio dos aluguéis pode ser explicada pelas variáveis renda per capita da cidade, percentual de estudantes em relação à população total e população da cidade.</w:t>
      </w:r>
    </w:p>
    <w:p w14:paraId="4FBF9711" w14:textId="77777777" w:rsidR="001C6647" w:rsidRPr="00BA4CFA" w:rsidRDefault="001C6647" w:rsidP="001C664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Em relação aos testes gerados pelo modelo, podemos observar a análise abaixo:</w:t>
      </w:r>
    </w:p>
    <w:p w14:paraId="04134584" w14:textId="77777777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 xml:space="preserve">Teste conjunto dos </w:t>
      </w:r>
      <w:proofErr w:type="spellStart"/>
      <w:r w:rsidRPr="00BA4CFA">
        <w:rPr>
          <w:rFonts w:ascii="Arial" w:hAnsi="Arial" w:cs="Arial"/>
          <w:b/>
          <w:sz w:val="24"/>
          <w:szCs w:val="24"/>
        </w:rPr>
        <w:t>regressores</w:t>
      </w:r>
      <w:proofErr w:type="spellEnd"/>
      <w:r w:rsidRPr="00BA4CFA">
        <w:rPr>
          <w:rFonts w:ascii="Arial" w:hAnsi="Arial" w:cs="Arial"/>
          <w:b/>
          <w:sz w:val="24"/>
          <w:szCs w:val="24"/>
        </w:rPr>
        <w:t xml:space="preserve"> designados:</w:t>
      </w:r>
    </w:p>
    <w:p w14:paraId="725E805D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Rejeitamos a hipótese nula (p-valor = 1,63364e-163 &lt; 0,01), ou seja, o modelo utilizado é adequado, não sendo necessário excluir uma das variáveis utilizadas.</w:t>
      </w:r>
    </w:p>
    <w:p w14:paraId="2E6F5E75" w14:textId="434C65A4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 xml:space="preserve">Teste de </w:t>
      </w:r>
      <w:proofErr w:type="spellStart"/>
      <w:r w:rsidRPr="00BA4CFA">
        <w:rPr>
          <w:rFonts w:ascii="Arial" w:hAnsi="Arial" w:cs="Arial"/>
          <w:b/>
          <w:sz w:val="24"/>
          <w:szCs w:val="24"/>
        </w:rPr>
        <w:t>Breusch-Pagan</w:t>
      </w:r>
      <w:proofErr w:type="spellEnd"/>
      <w:r w:rsidRPr="00BA4CFA">
        <w:rPr>
          <w:rFonts w:ascii="Arial" w:hAnsi="Arial" w:cs="Arial"/>
          <w:b/>
          <w:sz w:val="24"/>
          <w:szCs w:val="24"/>
        </w:rPr>
        <w:t xml:space="preserve"> </w:t>
      </w:r>
      <w:r w:rsidR="001715AD">
        <w:rPr>
          <w:rFonts w:ascii="Arial" w:hAnsi="Arial" w:cs="Arial"/>
          <w:b/>
          <w:sz w:val="24"/>
          <w:szCs w:val="24"/>
        </w:rPr>
        <w:t xml:space="preserve">para </w:t>
      </w:r>
      <w:proofErr w:type="spellStart"/>
      <w:r w:rsidR="001715AD">
        <w:rPr>
          <w:rFonts w:ascii="Arial" w:hAnsi="Arial" w:cs="Arial"/>
          <w:b/>
          <w:sz w:val="24"/>
          <w:szCs w:val="24"/>
        </w:rPr>
        <w:t>comparção</w:t>
      </w:r>
      <w:proofErr w:type="spellEnd"/>
      <w:r w:rsidR="001715AD">
        <w:rPr>
          <w:rFonts w:ascii="Arial" w:hAnsi="Arial" w:cs="Arial"/>
          <w:b/>
          <w:sz w:val="24"/>
          <w:szCs w:val="24"/>
        </w:rPr>
        <w:t xml:space="preserve"> de MQO com </w:t>
      </w:r>
      <w:r w:rsidR="00412419">
        <w:rPr>
          <w:rFonts w:ascii="Arial" w:hAnsi="Arial" w:cs="Arial"/>
          <w:b/>
          <w:sz w:val="24"/>
          <w:szCs w:val="24"/>
        </w:rPr>
        <w:t>Efeitos Aleatórios</w:t>
      </w:r>
    </w:p>
    <w:p w14:paraId="01876CEC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 hipótese nula do teste é que o modelo mais adequado seria o MQO agrupado. O p-valor obtido foi de 0,00433831, com isso rejeitamos a hipótese nula, o que indica que o modelo mais adequado seria o de Efeitos Aleatórios.</w:t>
      </w:r>
    </w:p>
    <w:p w14:paraId="2356A0F0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</w:p>
    <w:p w14:paraId="436A58F9" w14:textId="431C861B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lastRenderedPageBreak/>
        <w:t xml:space="preserve">Teste de </w:t>
      </w:r>
      <w:proofErr w:type="spellStart"/>
      <w:r w:rsidRPr="00BA4CFA">
        <w:rPr>
          <w:rFonts w:ascii="Arial" w:hAnsi="Arial" w:cs="Arial"/>
          <w:b/>
          <w:sz w:val="24"/>
          <w:szCs w:val="24"/>
        </w:rPr>
        <w:t>Hausman</w:t>
      </w:r>
      <w:proofErr w:type="spellEnd"/>
      <w:r w:rsidRPr="00BA4CFA">
        <w:rPr>
          <w:rFonts w:ascii="Arial" w:hAnsi="Arial" w:cs="Arial"/>
          <w:b/>
          <w:sz w:val="24"/>
          <w:szCs w:val="24"/>
        </w:rPr>
        <w:t xml:space="preserve"> </w:t>
      </w:r>
      <w:r w:rsidR="00412419">
        <w:rPr>
          <w:rFonts w:ascii="Arial" w:hAnsi="Arial" w:cs="Arial"/>
          <w:b/>
          <w:sz w:val="24"/>
          <w:szCs w:val="24"/>
        </w:rPr>
        <w:t>para comparação entre Efeitos Fixos e Efeitos Aleatórios</w:t>
      </w:r>
    </w:p>
    <w:p w14:paraId="61E42DFC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 hipótese nula do teste é que as estimativas são consistentes. O p-valor obtido foi de 1,86817e-06, com isso rejeitamos a hipótese nula, ou seja, o modelo mais eficiente seria o de Efeitos Fixos.</w:t>
      </w:r>
    </w:p>
    <w:p w14:paraId="09C50693" w14:textId="39FB3870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Interceptos Verticais</w:t>
      </w:r>
    </w:p>
    <w:p w14:paraId="6699E9B3" w14:textId="77777777" w:rsidR="001C6647" w:rsidRPr="00BA4CFA" w:rsidRDefault="001C6647" w:rsidP="001C664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Constante (-4,05701) + Efeito Individual</w:t>
      </w:r>
    </w:p>
    <w:p w14:paraId="39A76FFD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 = -4,05701 + 0,005350 = -4,051660</w:t>
      </w:r>
    </w:p>
    <w:p w14:paraId="67800F54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 = -4,05701 + (-0,03131) = -4,088320</w:t>
      </w:r>
    </w:p>
    <w:p w14:paraId="36D9023A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 = -4,05701 + 0,006309 = -4,050701</w:t>
      </w:r>
    </w:p>
    <w:p w14:paraId="3E373673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 = -4,05701 + 0,02051 = -4,036500</w:t>
      </w:r>
    </w:p>
    <w:p w14:paraId="6730A946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 = -4,05701 + 0,01692 = -4,040090</w:t>
      </w:r>
    </w:p>
    <w:p w14:paraId="50DAD7EB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 = -4,05701 + 0,06236 = -3,994650</w:t>
      </w:r>
    </w:p>
    <w:p w14:paraId="769A2504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7 = -4,05701 + 0,01013 = -4,046880</w:t>
      </w:r>
    </w:p>
    <w:p w14:paraId="128AF1B5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8 = -4,05701 + (-0,04261) = -4,099620</w:t>
      </w:r>
    </w:p>
    <w:p w14:paraId="77676BEA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9 = -4,05701 + 0,1696750 = -3,887335</w:t>
      </w:r>
    </w:p>
    <w:p w14:paraId="55A3F4EE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10 = -4,05701 + 0,01581 = -4,041200</w:t>
      </w:r>
    </w:p>
    <w:p w14:paraId="0DF8314B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11 = -4,05701 + 0,03893 = -4,018080</w:t>
      </w:r>
    </w:p>
    <w:p w14:paraId="0587D421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12 = -4,05701 + 0,06423 = -3,992780</w:t>
      </w:r>
    </w:p>
    <w:p w14:paraId="46E1AD36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13 = -4,05701 + (-0,02997) = -4,086980</w:t>
      </w:r>
    </w:p>
    <w:p w14:paraId="5ABEC56F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14 = -4,05701 + 0,1469214 = -3,910089</w:t>
      </w:r>
    </w:p>
    <w:p w14:paraId="63A924D7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15 = -4,05701 + (-0,006224) = -4,063234</w:t>
      </w:r>
    </w:p>
    <w:p w14:paraId="6AF72D0F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16 = -4,05701 + (-0,04304) = -4,100050</w:t>
      </w:r>
    </w:p>
    <w:p w14:paraId="27889A4D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17 = -4,05701 + (-0,1178952) = -4,174905</w:t>
      </w:r>
    </w:p>
    <w:p w14:paraId="3E944D92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18 = -4,05701 + (-0,07236) = -4,129370</w:t>
      </w:r>
    </w:p>
    <w:p w14:paraId="5A70AC75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19 = -4,05701 + (-0,002728) = -4,059738</w:t>
      </w:r>
    </w:p>
    <w:p w14:paraId="2F94FD37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20 = -4,05701 + 0,006565 = -4,050445</w:t>
      </w:r>
    </w:p>
    <w:p w14:paraId="01C2F25D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21 = -4,05701 + (-0,005323) = -4,062333</w:t>
      </w:r>
    </w:p>
    <w:p w14:paraId="2ED882EC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22 = -4,05701 + (-0,01675) = -4,073760</w:t>
      </w:r>
    </w:p>
    <w:p w14:paraId="432366DC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23 = -4,05701 + (-0,004811) = -4,061821</w:t>
      </w:r>
    </w:p>
    <w:p w14:paraId="402DEF92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>Intercepto Cidade 24 = -4,05701 + (-0,1477743) = -4,204784</w:t>
      </w:r>
    </w:p>
    <w:p w14:paraId="3D4C9239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25 = -4,05701 + (-0,01390) = -4,070910</w:t>
      </w:r>
    </w:p>
    <w:p w14:paraId="3D927AE9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26 = -4,05701 + (-0,04277) = -4,099780</w:t>
      </w:r>
    </w:p>
    <w:p w14:paraId="37820D31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27 = -4,05701 + (-0,01980) = -4,076810</w:t>
      </w:r>
    </w:p>
    <w:p w14:paraId="1340F4C2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28 = -4,05701 + (-0,01397) = -4,070980</w:t>
      </w:r>
    </w:p>
    <w:p w14:paraId="3DFA75CB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29 = -4,05701 + (-0,03650) = -4,093510</w:t>
      </w:r>
    </w:p>
    <w:p w14:paraId="4C85B2E1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30 = -4,05701 + (-0,1144794) = -4,171489</w:t>
      </w:r>
    </w:p>
    <w:p w14:paraId="402C3C2D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31 = -4,05701 + (-0,003308) = -4,060318</w:t>
      </w:r>
    </w:p>
    <w:p w14:paraId="7C0D6D66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32 = -4,05701 + 0,01140 = -4,045610</w:t>
      </w:r>
    </w:p>
    <w:p w14:paraId="2A2AE734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33 = -4,05701 + 0,1336767 = -3,923333</w:t>
      </w:r>
    </w:p>
    <w:p w14:paraId="4AF48730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34 = -4,05701 + 0,05372 = -4,003290</w:t>
      </w:r>
    </w:p>
    <w:p w14:paraId="21F3195A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35 = -4,05701 + (-0,08887) = -4,145880</w:t>
      </w:r>
    </w:p>
    <w:p w14:paraId="06204E2B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36 = -4,05701 + 0,05103 = -4,005980</w:t>
      </w:r>
    </w:p>
    <w:p w14:paraId="20636B24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37 = -4,05701 + (-0,04514) = -4,102150</w:t>
      </w:r>
    </w:p>
    <w:p w14:paraId="2111FB4D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38 = -4,05701 + 0,1498747 = -3,907135</w:t>
      </w:r>
    </w:p>
    <w:p w14:paraId="49E28DCB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39 = -4,05701 + (-0,08755) = -4,144560</w:t>
      </w:r>
    </w:p>
    <w:p w14:paraId="13666FE7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40 = -4,05701 + (-0,08932) = -4,146330</w:t>
      </w:r>
    </w:p>
    <w:p w14:paraId="5BDFAB83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41 = -4,05701 + (-0,06120) = -4,118210</w:t>
      </w:r>
    </w:p>
    <w:p w14:paraId="2EC39C14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42 = -4,05701 + (-0,01637) = -4,073380</w:t>
      </w:r>
    </w:p>
    <w:p w14:paraId="21477CCA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43 = -4,05701 + (-0,07217) = -4,129180</w:t>
      </w:r>
    </w:p>
    <w:p w14:paraId="4E8B1CD6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44 = -4,05701 + (-0,006456) = -4,063466</w:t>
      </w:r>
    </w:p>
    <w:p w14:paraId="49DE1436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45 = -4,05701 + (-0,04188) = -4,098890</w:t>
      </w:r>
    </w:p>
    <w:p w14:paraId="67BA269E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46 = -4,05701 + 0,0004607 = -4,056549</w:t>
      </w:r>
    </w:p>
    <w:p w14:paraId="6B6874C8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47 = -4,05701 + (-0,04721) = -4,104220</w:t>
      </w:r>
    </w:p>
    <w:p w14:paraId="21550063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48 = -4,05701 + 0,07684 = -3,980170</w:t>
      </w:r>
    </w:p>
    <w:p w14:paraId="54FCA6D0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49 = -4,05701 + 0,0002065 = -4,056804</w:t>
      </w:r>
    </w:p>
    <w:p w14:paraId="7B985306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50 = -4,05701 + 0,009809 = -4,047201</w:t>
      </w:r>
    </w:p>
    <w:p w14:paraId="1DB608BD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51 = -4,05701 + (-0,03183) = -4,088840</w:t>
      </w:r>
    </w:p>
    <w:p w14:paraId="6B7A025D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52 = -4,05701 + 0,2750026 = -3,782007</w:t>
      </w:r>
    </w:p>
    <w:p w14:paraId="42B9A378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>Intercepto Cidade 53 = -4,05701 + (-0,02901) = -4,086020</w:t>
      </w:r>
    </w:p>
    <w:p w14:paraId="66C10BD5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54 = -4,05701 + 0,04168 = -4,015330</w:t>
      </w:r>
    </w:p>
    <w:p w14:paraId="16EFD109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55 = -4,05701 + 0,06850 = -3,988510</w:t>
      </w:r>
    </w:p>
    <w:p w14:paraId="0932F3E8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56 = -4,05701 + (-0,06364) = -4,120650</w:t>
      </w:r>
    </w:p>
    <w:p w14:paraId="02C3B026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57 = -4,05701 + (-0,1246539) = -4,181664</w:t>
      </w:r>
    </w:p>
    <w:p w14:paraId="2849635E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58 = -4,05701 + 0,07048 = -3,986530</w:t>
      </w:r>
    </w:p>
    <w:p w14:paraId="2275E485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59 = -4,05701 + 0,1574603 = -3,899550</w:t>
      </w:r>
    </w:p>
    <w:p w14:paraId="1FCC84DB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60 = -4,05701 + 0,03310 = -4,023910</w:t>
      </w:r>
    </w:p>
    <w:p w14:paraId="0411846D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61 = -4,05701 + 0,01203 = -4,044980</w:t>
      </w:r>
    </w:p>
    <w:p w14:paraId="2F120C49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62 = -4,05701 + (-0,05284) = -4,109850</w:t>
      </w:r>
    </w:p>
    <w:p w14:paraId="626E1952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63 = -4,05701 + (-0,01382) = -4,070830</w:t>
      </w:r>
    </w:p>
    <w:p w14:paraId="34CE3F99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64 = -4,05701 + (-0,07151) = -4,128520</w:t>
      </w:r>
    </w:p>
    <w:p w14:paraId="676A9E21" w14:textId="77777777" w:rsidR="001C6647" w:rsidRPr="00BA4CFA" w:rsidRDefault="001C6647" w:rsidP="001C6647">
      <w:pPr>
        <w:jc w:val="both"/>
        <w:rPr>
          <w:rFonts w:ascii="Arial" w:eastAsiaTheme="minorEastAsia" w:hAnsi="Arial" w:cs="Arial"/>
          <w:b/>
          <w:sz w:val="24"/>
          <w:szCs w:val="24"/>
        </w:rPr>
      </w:pPr>
      <w:r w:rsidRPr="00BA4CFA">
        <w:rPr>
          <w:rFonts w:ascii="Arial" w:eastAsiaTheme="minorEastAsia" w:hAnsi="Arial" w:cs="Arial"/>
          <w:b/>
          <w:sz w:val="24"/>
          <w:szCs w:val="24"/>
        </w:rPr>
        <w:t xml:space="preserve">f) Alguns modelos de Dados em Painel não são adequados para a utilização de variáveis que possuem pouca ou nenhuma variação. Rode  de novo o item c, usando um modelo de Painel que permite a inclusão de variáveis </w:t>
      </w:r>
      <w:proofErr w:type="spellStart"/>
      <w:r w:rsidRPr="00BA4CFA">
        <w:rPr>
          <w:rFonts w:ascii="Arial" w:eastAsiaTheme="minorEastAsia" w:hAnsi="Arial" w:cs="Arial"/>
          <w:b/>
          <w:sz w:val="24"/>
          <w:szCs w:val="24"/>
        </w:rPr>
        <w:t>dummy</w:t>
      </w:r>
      <w:proofErr w:type="spellEnd"/>
      <w:r w:rsidRPr="00BA4CFA">
        <w:rPr>
          <w:rFonts w:ascii="Arial" w:eastAsiaTheme="minorEastAsia" w:hAnsi="Arial" w:cs="Arial"/>
          <w:b/>
          <w:sz w:val="24"/>
          <w:szCs w:val="24"/>
        </w:rPr>
        <w:t>. Interprete a saída de Regressão.</w:t>
      </w:r>
    </w:p>
    <w:p w14:paraId="0041581F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Questão 3 - F:Efeitos-aleatórios (GLS), usando 128 observações</w:t>
      </w:r>
    </w:p>
    <w:p w14:paraId="65DE419A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64 unidades de corte transversal</w:t>
      </w:r>
    </w:p>
    <w:p w14:paraId="1A878E76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</w:t>
      </w:r>
    </w:p>
    <w:p w14:paraId="5D70FABD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Variável dependente: </w:t>
      </w:r>
      <w:proofErr w:type="spellStart"/>
      <w:r w:rsidRPr="00BA4CFA">
        <w:rPr>
          <w:rFonts w:ascii="Arial" w:hAnsi="Arial" w:cs="Arial"/>
          <w:sz w:val="24"/>
          <w:szCs w:val="24"/>
        </w:rPr>
        <w:t>l_rent</w:t>
      </w:r>
      <w:proofErr w:type="spellEnd"/>
    </w:p>
    <w:p w14:paraId="52501580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1C6647" w:rsidRPr="00BA4CFA" w14:paraId="0DD5ED4D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555BE7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578DBC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895625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5EADB7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z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F2CDC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6CD522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054D4B4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2FD66DB" w14:textId="4E85A900" w:rsidR="001C6647" w:rsidRPr="00BA4CFA" w:rsidRDefault="00870D0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C</w:t>
            </w:r>
            <w:r w:rsidR="001C6647" w:rsidRPr="00BA4CFA">
              <w:rPr>
                <w:rFonts w:ascii="Arial" w:hAnsi="Arial" w:cs="Arial"/>
                <w:sz w:val="24"/>
                <w:szCs w:val="24"/>
              </w:rPr>
              <w:t>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E5FCF2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0,421651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C99EA3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0,567864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7BB604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0,7425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A68656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0,4578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206ADF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1DBA0FC5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14EB00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l_pop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2C2C07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0,0559346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5EBEF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0,0287071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D018D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1,948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754C7A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0,0514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A7CB85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</w:t>
            </w:r>
          </w:p>
        </w:tc>
      </w:tr>
      <w:tr w:rsidR="001C6647" w:rsidRPr="00BA4CFA" w14:paraId="022284A7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5FBCAC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l_avginc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79E7EA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0,449925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66D57B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0,0521020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C9A2F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8,635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17D1DF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7F376D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30E547FA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147A1C9" w14:textId="414920D9" w:rsidR="001C6647" w:rsidRPr="00BA4CFA" w:rsidRDefault="00870D0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P</w:t>
            </w:r>
            <w:r w:rsidR="001C6647" w:rsidRPr="00BA4CFA">
              <w:rPr>
                <w:rFonts w:ascii="Arial" w:hAnsi="Arial" w:cs="Arial"/>
                <w:sz w:val="24"/>
                <w:szCs w:val="24"/>
              </w:rPr>
              <w:t>ctstu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416487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0,00503165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5E66FF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0,00135313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46217A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3,719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2325DC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0,0002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14360C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79709869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70721C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7A8A97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0,315472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C79F49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0,0382396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DA97E8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8,250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A67DEE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DE01AC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07CAE3E3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F93FCF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d90_pctstu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5C5D4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0,000232621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1736CF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0,000868499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429445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0,2678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E2E641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0,7888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4C2949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D952115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1C6647" w:rsidRPr="00BA4CFA" w14:paraId="32BE9135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D22DD2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D8ACF5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5,746195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14078C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166F53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5D90C6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0,332707</w:t>
            </w:r>
          </w:p>
        </w:tc>
      </w:tr>
      <w:tr w:rsidR="001C6647" w:rsidRPr="00BA4CFA" w14:paraId="28277214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3D56F66" w14:textId="429926CE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Soma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7D569C" w:rsidRPr="00BA4CFA">
              <w:rPr>
                <w:rFonts w:ascii="Arial" w:hAnsi="Arial" w:cs="Arial"/>
                <w:sz w:val="24"/>
                <w:szCs w:val="24"/>
              </w:rPr>
              <w:t>Q</w:t>
            </w:r>
            <w:r w:rsidRPr="00BA4CFA">
              <w:rPr>
                <w:rFonts w:ascii="Arial" w:hAnsi="Arial" w:cs="Arial"/>
                <w:sz w:val="24"/>
                <w:szCs w:val="24"/>
              </w:rPr>
              <w:t>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E1F916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2,036407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C19946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C5EFC8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30B6B7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0,128671</w:t>
            </w:r>
          </w:p>
        </w:tc>
      </w:tr>
      <w:tr w:rsidR="001C6647" w:rsidRPr="00BA4CFA" w14:paraId="084E07E9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C5030A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B68144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83,38983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2DF6AF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017915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32EDFD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−154,7797</w:t>
            </w:r>
          </w:p>
        </w:tc>
      </w:tr>
      <w:tr w:rsidR="001C6647" w:rsidRPr="00BA4CFA" w14:paraId="7E171900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492301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74BAFE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−137,6675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DA8310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86E641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E01975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−147,8269</w:t>
            </w:r>
          </w:p>
        </w:tc>
      </w:tr>
      <w:tr w:rsidR="001C6647" w:rsidRPr="00BA4CFA" w14:paraId="0A639B14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7270AA3" w14:textId="2A160A02" w:rsidR="001C6647" w:rsidRPr="00BA4CFA" w:rsidRDefault="007D569C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</w:t>
            </w:r>
            <w:r w:rsidR="001C6647" w:rsidRPr="00BA4CFA">
              <w:rPr>
                <w:rFonts w:ascii="Arial" w:hAnsi="Arial" w:cs="Arial"/>
                <w:sz w:val="24"/>
                <w:szCs w:val="24"/>
              </w:rPr>
              <w:t>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FCFEFF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−1,000000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73503D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7E1ECD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Durbin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1468B8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1,975658</w:t>
            </w:r>
          </w:p>
        </w:tc>
      </w:tr>
    </w:tbl>
    <w:p w14:paraId="2A410A5C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C374454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F44FEA2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entre' a variância = 0,0112236</w:t>
      </w:r>
    </w:p>
    <w:p w14:paraId="64E939D8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ab/>
        <w:t>'Por dentro' da variância = 0,00412359</w:t>
      </w:r>
    </w:p>
    <w:p w14:paraId="625D035F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 xml:space="preserve">teta utilizado para </w:t>
      </w:r>
      <w:proofErr w:type="spellStart"/>
      <w:r w:rsidRPr="00BA4CFA">
        <w:rPr>
          <w:rFonts w:ascii="Arial" w:hAnsi="Arial" w:cs="Arial"/>
          <w:sz w:val="24"/>
          <w:szCs w:val="24"/>
        </w:rPr>
        <w:t>quasi-desmediação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= 0,606055</w:t>
      </w:r>
    </w:p>
    <w:p w14:paraId="25574B40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conjunto nos </w:t>
      </w:r>
      <w:proofErr w:type="spellStart"/>
      <w:r w:rsidRPr="00BA4CFA">
        <w:rPr>
          <w:rFonts w:ascii="Arial" w:hAnsi="Arial" w:cs="Arial"/>
          <w:sz w:val="24"/>
          <w:szCs w:val="24"/>
        </w:rPr>
        <w:t>regressores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designados -</w:t>
      </w:r>
    </w:p>
    <w:p w14:paraId="20EE93C5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-quadrado(5) = 2328,99</w:t>
      </w:r>
    </w:p>
    <w:p w14:paraId="7BA7A4E9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0</w:t>
      </w:r>
    </w:p>
    <w:p w14:paraId="696E6F42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CAF377A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de </w:t>
      </w:r>
      <w:proofErr w:type="spellStart"/>
      <w:r w:rsidRPr="00BA4CFA">
        <w:rPr>
          <w:rFonts w:ascii="Arial" w:hAnsi="Arial" w:cs="Arial"/>
          <w:sz w:val="24"/>
          <w:szCs w:val="24"/>
        </w:rPr>
        <w:t>Breusch-Pagan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-</w:t>
      </w:r>
    </w:p>
    <w:p w14:paraId="78F030DD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Variância do erro de unidade-específica = 0</w:t>
      </w:r>
    </w:p>
    <w:p w14:paraId="318F7D8E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-quadrado(1) = 29,0577</w:t>
      </w:r>
    </w:p>
    <w:p w14:paraId="68D08062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7,02539e-08</w:t>
      </w:r>
    </w:p>
    <w:p w14:paraId="21DA1A9A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73B481B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Teste de </w:t>
      </w:r>
      <w:proofErr w:type="spellStart"/>
      <w:r w:rsidRPr="00BA4CFA">
        <w:rPr>
          <w:rFonts w:ascii="Arial" w:hAnsi="Arial" w:cs="Arial"/>
          <w:sz w:val="24"/>
          <w:szCs w:val="24"/>
        </w:rPr>
        <w:t>Hausman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-</w:t>
      </w:r>
    </w:p>
    <w:p w14:paraId="484A1C8F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As estimativas GLS são consistentes</w:t>
      </w:r>
    </w:p>
    <w:p w14:paraId="5E36713D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4CFA">
        <w:rPr>
          <w:rFonts w:ascii="Arial" w:hAnsi="Arial" w:cs="Arial"/>
          <w:sz w:val="24"/>
          <w:szCs w:val="24"/>
        </w:rPr>
        <w:t>Qui</w:t>
      </w:r>
      <w:proofErr w:type="spellEnd"/>
      <w:r w:rsidRPr="00BA4CFA">
        <w:rPr>
          <w:rFonts w:ascii="Arial" w:hAnsi="Arial" w:cs="Arial"/>
          <w:sz w:val="24"/>
          <w:szCs w:val="24"/>
        </w:rPr>
        <w:t>-quadrado(4) = 15,4248</w:t>
      </w:r>
    </w:p>
    <w:p w14:paraId="69A32273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0,00389653</w:t>
      </w:r>
    </w:p>
    <w:p w14:paraId="326D8832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F0EA7A7" w14:textId="171402DA" w:rsidR="001C6647" w:rsidRPr="00BA4CFA" w:rsidRDefault="00FD270C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Magnitude</w:t>
      </w:r>
      <w:r w:rsidR="001C6647" w:rsidRPr="00BA4CFA">
        <w:rPr>
          <w:rFonts w:ascii="Arial" w:hAnsi="Arial" w:cs="Arial"/>
          <w:b/>
          <w:sz w:val="24"/>
          <w:szCs w:val="24"/>
        </w:rPr>
        <w:t xml:space="preserve"> dos Coeficientes</w:t>
      </w:r>
    </w:p>
    <w:p w14:paraId="60428210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β0 Constante (0,421651): Quando a população, renda per capita e percentual de estudantes são zero (situação hipotética), o log do preço médio do aluguel é 0,421651.</w:t>
      </w:r>
    </w:p>
    <w:p w14:paraId="72849C31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β1 </w:t>
      </w:r>
      <w:proofErr w:type="spellStart"/>
      <w:r w:rsidRPr="00BA4CFA">
        <w:rPr>
          <w:rFonts w:ascii="Arial" w:hAnsi="Arial" w:cs="Arial"/>
          <w:sz w:val="24"/>
          <w:szCs w:val="24"/>
        </w:rPr>
        <w:t>l_pop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(0,0559346): Um aumento de 1% na população da cidade está associado a um aumento aproximado de 0,056% no preço médio dos aluguéis, mantendo as demais variáveis constantes.</w:t>
      </w:r>
    </w:p>
    <w:p w14:paraId="6468F1B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β2 </w:t>
      </w:r>
      <w:proofErr w:type="spellStart"/>
      <w:r w:rsidRPr="00BA4CFA">
        <w:rPr>
          <w:rFonts w:ascii="Arial" w:hAnsi="Arial" w:cs="Arial"/>
          <w:sz w:val="24"/>
          <w:szCs w:val="24"/>
        </w:rPr>
        <w:t>l_avginc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(0,449925): Um aumento de 1% na renda per capita da cidade está associado a um aumento de aproximadamente 0,45% no preço médio dos aluguéis, mantendo as demais variáveis constantes.</w:t>
      </w:r>
    </w:p>
    <w:p w14:paraId="290E0BAB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β3 </w:t>
      </w:r>
      <w:proofErr w:type="spellStart"/>
      <w:r w:rsidRPr="00BA4CFA">
        <w:rPr>
          <w:rFonts w:ascii="Arial" w:hAnsi="Arial" w:cs="Arial"/>
          <w:sz w:val="24"/>
          <w:szCs w:val="24"/>
        </w:rPr>
        <w:t>pctstu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(0,00503165): Um aumento de 1 ponto percentual no percentual de estudantes em relação à população total gera um aumento de aproximadamente 0,503% no preço médio dos aluguéis em 1980, mantendo as demais variáveis constantes.</w:t>
      </w:r>
    </w:p>
    <w:p w14:paraId="1AE26136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β4 d90 (0,315472): Em 1990, os preços médios dos aluguéis foram, em média, 31,55% maiores em comparação ao ano de 1980, mantendo as demais variáveis constantes.</w:t>
      </w:r>
    </w:p>
    <w:p w14:paraId="79B81008" w14:textId="77777777" w:rsidR="001C6647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β5 d90_pctstu (0,000232621): O efeito adicional do percentual de estudantes sobre o preço médio dos aluguéis em 1990, em relação a 1980, é praticamente zero e não estatisticamente significante, mantendo as demais variáveis constantes.</w:t>
      </w:r>
    </w:p>
    <w:p w14:paraId="4AAAD22F" w14:textId="77777777" w:rsidR="00632CDF" w:rsidRDefault="00632CDF" w:rsidP="001C6647">
      <w:pPr>
        <w:jc w:val="both"/>
        <w:rPr>
          <w:rFonts w:ascii="Arial" w:hAnsi="Arial" w:cs="Arial"/>
          <w:sz w:val="24"/>
          <w:szCs w:val="24"/>
        </w:rPr>
      </w:pPr>
    </w:p>
    <w:p w14:paraId="50481A3B" w14:textId="77777777" w:rsidR="00632CDF" w:rsidRDefault="00632CDF" w:rsidP="001C6647">
      <w:pPr>
        <w:jc w:val="both"/>
        <w:rPr>
          <w:rFonts w:ascii="Arial" w:hAnsi="Arial" w:cs="Arial"/>
          <w:sz w:val="24"/>
          <w:szCs w:val="24"/>
        </w:rPr>
      </w:pPr>
    </w:p>
    <w:p w14:paraId="55A533BC" w14:textId="77777777" w:rsidR="00632CDF" w:rsidRPr="00BA4CFA" w:rsidRDefault="00632CDF" w:rsidP="001C6647">
      <w:pPr>
        <w:jc w:val="both"/>
        <w:rPr>
          <w:rFonts w:ascii="Arial" w:hAnsi="Arial" w:cs="Arial"/>
          <w:sz w:val="24"/>
          <w:szCs w:val="24"/>
        </w:rPr>
      </w:pPr>
    </w:p>
    <w:p w14:paraId="45CC187F" w14:textId="5C507E8E" w:rsidR="007D569C" w:rsidRPr="0029464C" w:rsidRDefault="007D569C" w:rsidP="007D569C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29464C">
        <w:rPr>
          <w:rFonts w:ascii="Arial" w:hAnsi="Arial" w:cs="Arial"/>
          <w:b/>
          <w:bCs/>
          <w:sz w:val="24"/>
          <w:szCs w:val="24"/>
        </w:rPr>
        <w:lastRenderedPageBreak/>
        <w:t>Signific</w:t>
      </w:r>
      <w:r w:rsidR="0029464C" w:rsidRPr="0029464C">
        <w:rPr>
          <w:rFonts w:ascii="Arial" w:hAnsi="Arial" w:cs="Arial"/>
          <w:b/>
          <w:bCs/>
          <w:sz w:val="24"/>
          <w:szCs w:val="24"/>
        </w:rPr>
        <w:t>ância Estatística</w:t>
      </w:r>
    </w:p>
    <w:p w14:paraId="705C7820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Constante (p-valor = 0,4578 &gt; 1%): Não é estatisticamente significante.</w:t>
      </w:r>
    </w:p>
    <w:p w14:paraId="26795990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A4CFA">
        <w:rPr>
          <w:rFonts w:ascii="Arial" w:hAnsi="Arial" w:cs="Arial"/>
          <w:sz w:val="24"/>
          <w:szCs w:val="24"/>
        </w:rPr>
        <w:t>l_pop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(p-valor = 0,0514 &gt; 1%): Não é estatisticamente significante ao nível de 1%, ou seja, a variação da população da cidade pode não afetar o preço médio dos aluguéis.</w:t>
      </w:r>
    </w:p>
    <w:p w14:paraId="186DBF8F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A4CFA">
        <w:rPr>
          <w:rFonts w:ascii="Arial" w:hAnsi="Arial" w:cs="Arial"/>
          <w:sz w:val="24"/>
          <w:szCs w:val="24"/>
        </w:rPr>
        <w:t>l_avginc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(p-valor = 5,85e-018 &lt; 1%): Estatisticamente significante ao nível de 1%. Rejeitamos a hipótese nula, ou seja, a renda per capita da cidade deve afetar o preço médio dos aluguéis.</w:t>
      </w:r>
    </w:p>
    <w:p w14:paraId="455A870C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A4CFA">
        <w:rPr>
          <w:rFonts w:ascii="Arial" w:hAnsi="Arial" w:cs="Arial"/>
          <w:sz w:val="24"/>
          <w:szCs w:val="24"/>
        </w:rPr>
        <w:t>pctstu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(p-valor = 0,0002 &lt; 1%): Estatisticamente significante ao nível de 1%. Rejeitamos a hipótese nula, ou seja, o percentual de estudantes deve afetar o preço médio dos aluguéis.</w:t>
      </w:r>
    </w:p>
    <w:p w14:paraId="3CFBB6BE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d90 (p-valor = 1,59e-016 &lt; 1%): Estatisticamente significante ao nível de 1%. Rejeitamos a hipótese nula, indicando que há diferença estatisticamente significativa entre os anos de 1980 e 1990.</w:t>
      </w:r>
    </w:p>
    <w:p w14:paraId="1F9E79A2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d90_pctstu (p-valor = 0,7888 &gt; 1%): Não é estatisticamente significante. Não rejeitamos a hipótese nula, ou seja, o impacto dos estudantes sobre o preço dos aluguéis não se alterou significativamente entre 1980 e 1990.</w:t>
      </w:r>
    </w:p>
    <w:p w14:paraId="1DACF0D4" w14:textId="77777777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R²:</w:t>
      </w:r>
    </w:p>
    <w:p w14:paraId="0E9FB89B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valor do R-quadrado foi de 0,855633, indicando que aproximadamente 85,56% da variação no preço médio dos aluguéis pode ser explicada pelas variáveis população da cidade, renda per capita, percentual de estudantes, </w:t>
      </w:r>
      <w:proofErr w:type="spellStart"/>
      <w:r w:rsidRPr="00BA4CFA">
        <w:rPr>
          <w:rFonts w:ascii="Arial" w:hAnsi="Arial" w:cs="Arial"/>
          <w:sz w:val="24"/>
          <w:szCs w:val="24"/>
        </w:rPr>
        <w:t>dummy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de ano e a interação entre o ano de 1990 e o percentual de estudantes.</w:t>
      </w:r>
    </w:p>
    <w:p w14:paraId="2079BFA4" w14:textId="77777777" w:rsidR="001C6647" w:rsidRPr="00BA4CFA" w:rsidRDefault="001C6647" w:rsidP="001C664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Em relação aos testes gerados pelo modelo, podemos observar a análise abaixo:</w:t>
      </w:r>
    </w:p>
    <w:p w14:paraId="79B9CC4B" w14:textId="77777777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 xml:space="preserve">Teste conjunto dos </w:t>
      </w:r>
      <w:proofErr w:type="spellStart"/>
      <w:r w:rsidRPr="00BA4CFA">
        <w:rPr>
          <w:rFonts w:ascii="Arial" w:hAnsi="Arial" w:cs="Arial"/>
          <w:b/>
          <w:sz w:val="24"/>
          <w:szCs w:val="24"/>
        </w:rPr>
        <w:t>regressores</w:t>
      </w:r>
      <w:proofErr w:type="spellEnd"/>
      <w:r w:rsidRPr="00BA4CFA">
        <w:rPr>
          <w:rFonts w:ascii="Arial" w:hAnsi="Arial" w:cs="Arial"/>
          <w:b/>
          <w:sz w:val="24"/>
          <w:szCs w:val="24"/>
        </w:rPr>
        <w:t xml:space="preserve"> designados:</w:t>
      </w:r>
    </w:p>
    <w:p w14:paraId="67DF51A7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Rejeitamos a hipótese nula (p-valor = 0 &lt; 0,01), ou seja, o modelo utilizado é adequado, não sendo necessário excluir uma das variáveis utilizadas.</w:t>
      </w:r>
    </w:p>
    <w:p w14:paraId="7D4C6FF8" w14:textId="77777777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 xml:space="preserve">Teste de </w:t>
      </w:r>
      <w:proofErr w:type="spellStart"/>
      <w:r w:rsidRPr="00BA4CFA">
        <w:rPr>
          <w:rFonts w:ascii="Arial" w:hAnsi="Arial" w:cs="Arial"/>
          <w:b/>
          <w:sz w:val="24"/>
          <w:szCs w:val="24"/>
        </w:rPr>
        <w:t>Breusch-Pagan</w:t>
      </w:r>
      <w:proofErr w:type="spellEnd"/>
      <w:r w:rsidRPr="00BA4CFA">
        <w:rPr>
          <w:rFonts w:ascii="Arial" w:hAnsi="Arial" w:cs="Arial"/>
          <w:b/>
          <w:sz w:val="24"/>
          <w:szCs w:val="24"/>
        </w:rPr>
        <w:t xml:space="preserve"> (MQO x Efeitos Aleatórios):</w:t>
      </w:r>
    </w:p>
    <w:p w14:paraId="78708A6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 hipótese nula do teste é que o modelo mais adequado seria o MQO agrupado. O p-valor obtido foi de 7,02539e-08, com isso rejeitamos a hipótese nula, o que indica que o modelo mais adequado seria o de Efeitos Aleatórios.</w:t>
      </w:r>
    </w:p>
    <w:p w14:paraId="107AA7CD" w14:textId="77777777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 xml:space="preserve">Teste de </w:t>
      </w:r>
      <w:proofErr w:type="spellStart"/>
      <w:r w:rsidRPr="00BA4CFA">
        <w:rPr>
          <w:rFonts w:ascii="Arial" w:hAnsi="Arial" w:cs="Arial"/>
          <w:b/>
          <w:sz w:val="24"/>
          <w:szCs w:val="24"/>
        </w:rPr>
        <w:t>Hausman</w:t>
      </w:r>
      <w:proofErr w:type="spellEnd"/>
      <w:r w:rsidRPr="00BA4CFA">
        <w:rPr>
          <w:rFonts w:ascii="Arial" w:hAnsi="Arial" w:cs="Arial"/>
          <w:b/>
          <w:sz w:val="24"/>
          <w:szCs w:val="24"/>
        </w:rPr>
        <w:t xml:space="preserve"> (Efeitos Fixos x Efeitos Aleatórios):</w:t>
      </w:r>
    </w:p>
    <w:p w14:paraId="37B5BCE1" w14:textId="4D68EA35" w:rsidR="001C6647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>A hipótese nula do teste é que as estimativas GLS são consistentes. O p-valor obtido foi de 0,00389653, com isso rejeitamos a hipótese nula, ou seja, o modelo mais eficiente seria o de Efeitos Fixos.</w:t>
      </w:r>
    </w:p>
    <w:p w14:paraId="00B9F58F" w14:textId="77777777" w:rsidR="00F966F9" w:rsidRPr="00BA4CFA" w:rsidRDefault="00F966F9" w:rsidP="001C6647">
      <w:pPr>
        <w:jc w:val="both"/>
        <w:rPr>
          <w:rFonts w:ascii="Arial" w:hAnsi="Arial" w:cs="Arial"/>
          <w:sz w:val="24"/>
          <w:szCs w:val="24"/>
        </w:rPr>
      </w:pPr>
    </w:p>
    <w:p w14:paraId="521BE179" w14:textId="2360EB70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Interceptos Verticais</w:t>
      </w:r>
    </w:p>
    <w:p w14:paraId="12A5C1B7" w14:textId="77777777" w:rsidR="001C6647" w:rsidRPr="00BA4CFA" w:rsidRDefault="001C6647" w:rsidP="001C664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Constante (0,421651) + Efeito Individual</w:t>
      </w:r>
    </w:p>
    <w:p w14:paraId="7C054C63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 = 0,421651 + (-0,07491) = 0,346741</w:t>
      </w:r>
    </w:p>
    <w:p w14:paraId="72507A0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 = 0,421651 + 0,07605 = 0,497701</w:t>
      </w:r>
    </w:p>
    <w:p w14:paraId="14667FB7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 = 0,421651 + (-0,03566) = 0,385991</w:t>
      </w:r>
    </w:p>
    <w:p w14:paraId="3B3E5E3B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 = 0,421651 + 0,1179658 = 0,539617</w:t>
      </w:r>
    </w:p>
    <w:p w14:paraId="62B1D399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 = 0,421651 + 0,3529437 = 0,774595</w:t>
      </w:r>
    </w:p>
    <w:p w14:paraId="5B0F9070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 = 0,421651 + 0,1729463 = 0,594597</w:t>
      </w:r>
    </w:p>
    <w:p w14:paraId="7F24FC30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7 = 0,421651 + 0,1041743 = 0,525825</w:t>
      </w:r>
    </w:p>
    <w:p w14:paraId="48EBC60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8 = 0,421651 + (-0,008001) = 0,413650</w:t>
      </w:r>
    </w:p>
    <w:p w14:paraId="1818FFD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9 = 0,421651 + 0,2009859 = 0,622637</w:t>
      </w:r>
    </w:p>
    <w:p w14:paraId="121BBA44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10 = 0,421651 + (-0,01231) = 0,409341</w:t>
      </w:r>
    </w:p>
    <w:p w14:paraId="4CC59067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11 = 0,421651 + 0,02105 = 0,442701</w:t>
      </w:r>
    </w:p>
    <w:p w14:paraId="5241A71E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12 = 0,421651 + (-0,04708) = 0,374571</w:t>
      </w:r>
    </w:p>
    <w:p w14:paraId="3BB512B9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13 = 0,421651 + (-0,01601) = 0,405641</w:t>
      </w:r>
    </w:p>
    <w:p w14:paraId="2C9C217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14 = 0,421651 + 0,2834765 = 0,705128</w:t>
      </w:r>
    </w:p>
    <w:p w14:paraId="7CBCBF66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15 = 0,421651 + (-0,06189) = 0,359761</w:t>
      </w:r>
    </w:p>
    <w:p w14:paraId="70079ED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16 = 0,421651 + (-0,1185040) = 0,303147</w:t>
      </w:r>
    </w:p>
    <w:p w14:paraId="6F65A8CC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17 = 0,421651 + (-0,08793) = 0,333721</w:t>
      </w:r>
    </w:p>
    <w:p w14:paraId="2A097C5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18 = 0,421651 + (-0,06119) = 0,360461</w:t>
      </w:r>
    </w:p>
    <w:p w14:paraId="48F3F48A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19 = 0,421651 + 0,001939 = 0,423590</w:t>
      </w:r>
    </w:p>
    <w:p w14:paraId="51F9314A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20 = 0,421651 + (-0,0007600) = 0,420891</w:t>
      </w:r>
    </w:p>
    <w:p w14:paraId="5FE4D7F2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21 = 0,421651 + (-0,06798) = 0,353671</w:t>
      </w:r>
    </w:p>
    <w:p w14:paraId="693D469D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22 = 0,421651 + (-0,06069) = 0,360961</w:t>
      </w:r>
    </w:p>
    <w:p w14:paraId="6ECADDDB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>Intercepto Cidade 23 = 0,421651 + 0,06452 = 0,486171</w:t>
      </w:r>
    </w:p>
    <w:p w14:paraId="77AE1F2E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24 = 0,421651 + (-0,1153607) = 0,306290</w:t>
      </w:r>
    </w:p>
    <w:p w14:paraId="6DEF1507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25 = 0,421651 + (-0,01835) = 0,403301</w:t>
      </w:r>
    </w:p>
    <w:p w14:paraId="0806AE59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26 = 0,421651 + 0,07517 = 0,496821</w:t>
      </w:r>
    </w:p>
    <w:p w14:paraId="035B491A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27 = 0,421651 + (-0,0009869) = 0,420664</w:t>
      </w:r>
    </w:p>
    <w:p w14:paraId="601029D5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28 = 0,421651 + (-0,09117) = 0,330481</w:t>
      </w:r>
    </w:p>
    <w:p w14:paraId="6721C3D7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29 = 0,421651 + (-0,05191) = 0,369741</w:t>
      </w:r>
    </w:p>
    <w:p w14:paraId="15630BCA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30 = 0,421651 + (-0,1187868) = 0,302864</w:t>
      </w:r>
    </w:p>
    <w:p w14:paraId="13C80174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31 = 0,421651 + (-0,02316) = 0,398491</w:t>
      </w:r>
    </w:p>
    <w:p w14:paraId="7AEC7409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32 = 0,421651 + 0,03131 = 0,452961</w:t>
      </w:r>
    </w:p>
    <w:p w14:paraId="5C2C869D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33 = 0,421651 + 0,09302 = 0,514671</w:t>
      </w:r>
    </w:p>
    <w:p w14:paraId="33350CED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34 = 0,421651 + (-0,001149) = 0,420502</w:t>
      </w:r>
    </w:p>
    <w:p w14:paraId="153DBC6A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35 = 0,421651 + (-0,007668) = 0,413983</w:t>
      </w:r>
    </w:p>
    <w:p w14:paraId="7C71D997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36 = 0,421651 + 0,03877 = 0,460421</w:t>
      </w:r>
    </w:p>
    <w:p w14:paraId="36B560B4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37 = 0,421651 + 0,007024 = 0,428675</w:t>
      </w:r>
    </w:p>
    <w:p w14:paraId="674BB420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38 = 0,421651 + 0,09177 = 0,513421</w:t>
      </w:r>
    </w:p>
    <w:p w14:paraId="5E4A2E8D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39 = 0,421651 + (-0,08551) = 0,336141</w:t>
      </w:r>
    </w:p>
    <w:p w14:paraId="5EE8CBE2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40 = 0,421651 + (-0,08607) = 0,335581</w:t>
      </w:r>
    </w:p>
    <w:p w14:paraId="23E29630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41 = 0,421651 + (-0,04599) = 0,375661</w:t>
      </w:r>
    </w:p>
    <w:p w14:paraId="46A8774B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42 = 0,421651 + 0,001131 = 0,422782</w:t>
      </w:r>
    </w:p>
    <w:p w14:paraId="47F55981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43 = 0,421651 + (-0,07012) = 0,351531</w:t>
      </w:r>
    </w:p>
    <w:p w14:paraId="2A777ADD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44 = 0,421651 + (-0,06047) = 0,361181</w:t>
      </w:r>
    </w:p>
    <w:p w14:paraId="44B13153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45 = 0,421651 + (-0,03687) = 0,384781</w:t>
      </w:r>
    </w:p>
    <w:p w14:paraId="5CBE0A1A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46 = 0,421651 + 0,01418 = 0,435831</w:t>
      </w:r>
    </w:p>
    <w:p w14:paraId="01967632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47 = 0,421651 + (-0,08691) = 0,334741</w:t>
      </w:r>
    </w:p>
    <w:p w14:paraId="0440FB1D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48 = 0,421651 + 0,07539 = 0,497041</w:t>
      </w:r>
    </w:p>
    <w:p w14:paraId="4BEE3BB0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49 = 0,421651 + (-0,04406) = 0,377591</w:t>
      </w:r>
    </w:p>
    <w:p w14:paraId="0D749E19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>Intercepto Cidade 50 = 0,421651 + (-0,08497) = 0,336681</w:t>
      </w:r>
    </w:p>
    <w:p w14:paraId="4DE1E06D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51 = 0,421651 + (-0,01650) = 0,405151</w:t>
      </w:r>
    </w:p>
    <w:p w14:paraId="6D6B8A0A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52 = 0,421651 + 0,2044623 = 0,626113</w:t>
      </w:r>
    </w:p>
    <w:p w14:paraId="519B96AC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53 = 0,421651 + (-0,04404) = 0,377611</w:t>
      </w:r>
    </w:p>
    <w:p w14:paraId="58F013D5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54 = 0,421651 + (-0,03134) = 0,390311</w:t>
      </w:r>
    </w:p>
    <w:p w14:paraId="0D35B9EF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55 = 0,421651 + (-0,01185) = 0,409801</w:t>
      </w:r>
    </w:p>
    <w:p w14:paraId="612ABA59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56 = 0,421651 + (-0,1101873) = 0,311464</w:t>
      </w:r>
    </w:p>
    <w:p w14:paraId="3F3BCED6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57 = 0,421651 + (-0,2037029) = 0,217948</w:t>
      </w:r>
    </w:p>
    <w:p w14:paraId="747AADCC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58 = 0,421651 + 0,1156532 = 0,537304</w:t>
      </w:r>
    </w:p>
    <w:p w14:paraId="216A64F2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59 = 0,421651 + 0,1870602 = 0,608711</w:t>
      </w:r>
    </w:p>
    <w:p w14:paraId="09AF58E1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60 = 0,421651 + (-0,04578) = 0,375871</w:t>
      </w:r>
    </w:p>
    <w:p w14:paraId="26F175B9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61 = 0,421651 + (-0,03586) = 0,385791</w:t>
      </w:r>
    </w:p>
    <w:p w14:paraId="183E06B6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62 = 0,421651 + (-0,06417) = 0,357481</w:t>
      </w:r>
    </w:p>
    <w:p w14:paraId="1E94390E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63 = 0,421651 + (-0,04493) = 0,376721</w:t>
      </w:r>
    </w:p>
    <w:p w14:paraId="375D85C2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64 = 0,421651 + (-0,04018) = 0,381471</w:t>
      </w:r>
    </w:p>
    <w:p w14:paraId="6D058407" w14:textId="77777777" w:rsidR="00FD270C" w:rsidRDefault="00FD270C" w:rsidP="001C6647">
      <w:pPr>
        <w:jc w:val="both"/>
        <w:rPr>
          <w:rFonts w:ascii="Arial" w:hAnsi="Arial" w:cs="Arial"/>
          <w:b/>
          <w:sz w:val="24"/>
          <w:szCs w:val="24"/>
        </w:rPr>
      </w:pPr>
    </w:p>
    <w:p w14:paraId="28E09EA8" w14:textId="77777777" w:rsidR="00FD270C" w:rsidRDefault="00FD270C" w:rsidP="001C6647">
      <w:pPr>
        <w:jc w:val="both"/>
        <w:rPr>
          <w:rFonts w:ascii="Arial" w:hAnsi="Arial" w:cs="Arial"/>
          <w:b/>
          <w:sz w:val="24"/>
          <w:szCs w:val="24"/>
        </w:rPr>
      </w:pPr>
    </w:p>
    <w:p w14:paraId="6BCA99D8" w14:textId="77777777" w:rsidR="00FD270C" w:rsidRDefault="00FD270C" w:rsidP="001C6647">
      <w:pPr>
        <w:jc w:val="both"/>
        <w:rPr>
          <w:rFonts w:ascii="Arial" w:hAnsi="Arial" w:cs="Arial"/>
          <w:b/>
          <w:sz w:val="24"/>
          <w:szCs w:val="24"/>
        </w:rPr>
      </w:pPr>
    </w:p>
    <w:p w14:paraId="125AC222" w14:textId="77777777" w:rsidR="00FD270C" w:rsidRDefault="00FD270C" w:rsidP="001C6647">
      <w:pPr>
        <w:jc w:val="both"/>
        <w:rPr>
          <w:rFonts w:ascii="Arial" w:hAnsi="Arial" w:cs="Arial"/>
          <w:b/>
          <w:sz w:val="24"/>
          <w:szCs w:val="24"/>
        </w:rPr>
      </w:pPr>
    </w:p>
    <w:p w14:paraId="3FE5294C" w14:textId="77777777" w:rsidR="00FD270C" w:rsidRDefault="00FD270C" w:rsidP="001C6647">
      <w:pPr>
        <w:jc w:val="both"/>
        <w:rPr>
          <w:rFonts w:ascii="Arial" w:hAnsi="Arial" w:cs="Arial"/>
          <w:b/>
          <w:sz w:val="24"/>
          <w:szCs w:val="24"/>
        </w:rPr>
      </w:pPr>
    </w:p>
    <w:p w14:paraId="19E13BBF" w14:textId="3ED65770" w:rsidR="001C6647" w:rsidRPr="00BA4CFA" w:rsidRDefault="001C6647" w:rsidP="001C6647">
      <w:pPr>
        <w:jc w:val="both"/>
        <w:rPr>
          <w:rFonts w:ascii="Arial" w:hAnsi="Arial" w:cs="Arial"/>
          <w:b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g) Estime o modelo de Primeira Diferença. Compare os seus resultados com o item d. O que você tem a dizer a respeito?</w:t>
      </w:r>
    </w:p>
    <w:p w14:paraId="70BDC0D0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Questão 3 - G:MQO agrupado, usando 64 observações</w:t>
      </w:r>
    </w:p>
    <w:p w14:paraId="3A9ACEC5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64 unidades de corte transversal</w:t>
      </w:r>
    </w:p>
    <w:p w14:paraId="5FFB21EC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1</w:t>
      </w:r>
    </w:p>
    <w:p w14:paraId="40514A14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Variável dependente: </w:t>
      </w:r>
      <w:proofErr w:type="spellStart"/>
      <w:r w:rsidRPr="00BA4CFA">
        <w:rPr>
          <w:rFonts w:ascii="Arial" w:hAnsi="Arial" w:cs="Arial"/>
          <w:sz w:val="24"/>
          <w:szCs w:val="24"/>
        </w:rPr>
        <w:t>d_l_rent</w:t>
      </w:r>
      <w:proofErr w:type="spellEnd"/>
    </w:p>
    <w:p w14:paraId="0993B7F6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1C6647" w:rsidRPr="00BA4CFA" w14:paraId="4189FB4D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30511E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8D04A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0F8D29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B4AE5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905F1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79D1DB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2929FEFF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57AA28B" w14:textId="067075B9" w:rsidR="001C6647" w:rsidRPr="00BA4CFA" w:rsidRDefault="00F966F9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C</w:t>
            </w:r>
            <w:r w:rsidR="001C6647" w:rsidRPr="00BA4CFA">
              <w:rPr>
                <w:rFonts w:ascii="Arial" w:hAnsi="Arial" w:cs="Arial"/>
                <w:sz w:val="24"/>
                <w:szCs w:val="24"/>
              </w:rPr>
              <w:t>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CBAAC1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0,385521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0683F3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0,0368245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A4E643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10,47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6885F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0E981E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199AB09D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B28425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d_l_pop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851AC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0,0722457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761401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0,0883426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8E3F57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0,8178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C4BB00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0,4167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EAD4E1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2AE10944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E76371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d_l_avginc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82C9F8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0,309960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F1225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0,0664771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7C00A4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4,663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D57EE8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165D67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4C86F04F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62D497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d_pctstu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6883A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0,0112033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E8F1ED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0,00413194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3A000E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2,711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C4F074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0,0087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ED7814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6FBDE209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1C6647" w:rsidRPr="00BA4CFA" w14:paraId="2660C78D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2955D3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726013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0,559677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808721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70DCC8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76C074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0,106838</w:t>
            </w:r>
          </w:p>
        </w:tc>
      </w:tr>
      <w:tr w:rsidR="001C6647" w:rsidRPr="00BA4CFA" w14:paraId="10EA09A0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9D4370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Soma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>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D4EDF7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0,487362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5E03B6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654212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BA4CFA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488D89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0,090126</w:t>
            </w:r>
          </w:p>
        </w:tc>
      </w:tr>
      <w:tr w:rsidR="001C6647" w:rsidRPr="00BA4CFA" w14:paraId="78705B18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D8000C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2AA172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0,322262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247E73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B7D5EC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ajustado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3AABF0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0,288375</w:t>
            </w:r>
          </w:p>
        </w:tc>
      </w:tr>
      <w:tr w:rsidR="001C6647" w:rsidRPr="00BA4CFA" w14:paraId="67F59E6A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9638DD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BA4CFA">
              <w:rPr>
                <w:rFonts w:ascii="Arial" w:hAnsi="Arial" w:cs="Arial"/>
                <w:sz w:val="24"/>
                <w:szCs w:val="24"/>
              </w:rPr>
              <w:t>F(</w:t>
            </w:r>
            <w:proofErr w:type="gramEnd"/>
            <w:r w:rsidRPr="00BA4CFA">
              <w:rPr>
                <w:rFonts w:ascii="Arial" w:hAnsi="Arial" w:cs="Arial"/>
                <w:sz w:val="24"/>
                <w:szCs w:val="24"/>
              </w:rPr>
              <w:t>3, 60)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B45877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9,509920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56B8F1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A5D468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767E62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0,000031</w:t>
            </w:r>
          </w:p>
        </w:tc>
      </w:tr>
      <w:tr w:rsidR="001C6647" w:rsidRPr="00BA4CFA" w14:paraId="0259EDF8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4CB3B8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3B7568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65,27213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B80350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07EB37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BA4CFA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7B7D45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−122,5443</w:t>
            </w:r>
          </w:p>
        </w:tc>
      </w:tr>
      <w:tr w:rsidR="001C6647" w:rsidRPr="00BA4CFA" w14:paraId="6766FDDD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F0AF25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1FFA80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−113,9087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7DDA7A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D75716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D8D78F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−119,1423</w:t>
            </w:r>
          </w:p>
        </w:tc>
      </w:tr>
      <w:tr w:rsidR="001C6647" w:rsidRPr="00BA4CFA" w14:paraId="179B30C5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B2AF3F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9DD83E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21ADBF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B7637E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14C4FB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A59CD5D" w14:textId="4AB7E313" w:rsidR="001C6647" w:rsidRPr="00BA4CFA" w:rsidRDefault="00FD270C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Magnitude</w:t>
      </w:r>
      <w:r w:rsidRPr="00BA4CFA">
        <w:rPr>
          <w:rFonts w:ascii="Arial" w:hAnsi="Arial" w:cs="Arial"/>
          <w:b/>
          <w:bCs/>
          <w:sz w:val="24"/>
          <w:szCs w:val="24"/>
        </w:rPr>
        <w:t xml:space="preserve"> </w:t>
      </w:r>
      <w:r w:rsidR="001C6647" w:rsidRPr="00BA4CFA">
        <w:rPr>
          <w:rFonts w:ascii="Arial" w:hAnsi="Arial" w:cs="Arial"/>
          <w:b/>
          <w:bCs/>
          <w:sz w:val="24"/>
          <w:szCs w:val="24"/>
        </w:rPr>
        <w:t>dos coeficientes</w:t>
      </w:r>
    </w:p>
    <w:p w14:paraId="72284C36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Constante (0,385521): Representa a variação média do logaritmo do preço dos aluguéis entre 1980 e 1990, quando as demais variáveis são iguais a zero.</w:t>
      </w:r>
    </w:p>
    <w:p w14:paraId="0F00B53F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A4CFA">
        <w:rPr>
          <w:rFonts w:ascii="Arial" w:hAnsi="Arial" w:cs="Arial"/>
          <w:sz w:val="24"/>
          <w:szCs w:val="24"/>
        </w:rPr>
        <w:t>d_l_pop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(0,0722457): Um aumento de 1% na variação da população da cidade está associado a um acréscimo aproximado de 0,072% na variação do preço médio dos aluguéis, mantendo as demais variáveis constantes.</w:t>
      </w:r>
    </w:p>
    <w:p w14:paraId="2935EEA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A4CFA">
        <w:rPr>
          <w:rFonts w:ascii="Arial" w:hAnsi="Arial" w:cs="Arial"/>
          <w:sz w:val="24"/>
          <w:szCs w:val="24"/>
        </w:rPr>
        <w:t>d_l_avginc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(0,309960): Um aumento de 1% na variação da renda per capita da cidade implica um aumento médio de 0,31% na variação do preço médio dos aluguéis, mantendo as demais variáveis constantes.</w:t>
      </w:r>
    </w:p>
    <w:p w14:paraId="091639A9" w14:textId="37AAB0D6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A4CFA">
        <w:rPr>
          <w:rFonts w:ascii="Arial" w:hAnsi="Arial" w:cs="Arial"/>
          <w:sz w:val="24"/>
          <w:szCs w:val="24"/>
        </w:rPr>
        <w:t>d_pctstu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(0,0112033): Um aumento de 1 ponto percentual na variação do percentual de estudantes em relação à população total gera um acréscimo de aproximadamente 1,12% na variação do preço médio dos aluguéis, mantendo as demais variáveis constantes.</w:t>
      </w:r>
    </w:p>
    <w:p w14:paraId="56F99656" w14:textId="43131C8B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Significância </w:t>
      </w:r>
      <w:r w:rsidR="00224D54">
        <w:rPr>
          <w:rFonts w:ascii="Arial" w:hAnsi="Arial" w:cs="Arial"/>
          <w:b/>
          <w:bCs/>
          <w:sz w:val="24"/>
          <w:szCs w:val="24"/>
        </w:rPr>
        <w:t>E</w:t>
      </w:r>
      <w:r w:rsidRPr="00BA4CFA">
        <w:rPr>
          <w:rFonts w:ascii="Arial" w:hAnsi="Arial" w:cs="Arial"/>
          <w:b/>
          <w:bCs/>
          <w:sz w:val="24"/>
          <w:szCs w:val="24"/>
        </w:rPr>
        <w:t>statística</w:t>
      </w:r>
    </w:p>
    <w:p w14:paraId="4009378F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Constante (p-valor = 3,66e-15 &lt; 1%): Estatisticamente significante ao nível de 1%. Rejeitamos a hipótese nula.</w:t>
      </w:r>
    </w:p>
    <w:p w14:paraId="3CA54C61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A4CFA">
        <w:rPr>
          <w:rFonts w:ascii="Arial" w:hAnsi="Arial" w:cs="Arial"/>
          <w:sz w:val="24"/>
          <w:szCs w:val="24"/>
        </w:rPr>
        <w:t>d_l_pop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(p-valor = 0,4167 &gt; 1%): Não é estatisticamente significante, ou seja, a variação da população da cidade pode não afetar a variação do preço médio dos aluguéis.</w:t>
      </w:r>
    </w:p>
    <w:p w14:paraId="2C700081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A4CFA">
        <w:rPr>
          <w:rFonts w:ascii="Arial" w:hAnsi="Arial" w:cs="Arial"/>
          <w:sz w:val="24"/>
          <w:szCs w:val="24"/>
        </w:rPr>
        <w:t>d_l_avginc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(p-valor = 1,79e-05 &lt; 1%): Estatisticamente significante ao nível de 1%. Rejeitamos a hipótese nula, ou seja, a variação da renda per capita da cidade deve afetar a variação do preço médio dos aluguéis.</w:t>
      </w:r>
    </w:p>
    <w:p w14:paraId="6E6B4A8D" w14:textId="1813B1DD" w:rsidR="00FB246D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A4CFA">
        <w:rPr>
          <w:rFonts w:ascii="Arial" w:hAnsi="Arial" w:cs="Arial"/>
          <w:sz w:val="24"/>
          <w:szCs w:val="24"/>
        </w:rPr>
        <w:t>d_pctstu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 (p-valor = 0,0087 &lt; 1%): Estatisticamente significante ao nível de 1%. Rejeitamos a hipótese nula, ou seja, a variação do percentual de estudantes deve afetar a variação do preço médio dos aluguéis.</w:t>
      </w:r>
    </w:p>
    <w:p w14:paraId="4C3B7380" w14:textId="4C69866E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R²</w:t>
      </w:r>
    </w:p>
    <w:p w14:paraId="1FCACAD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>O valor do R-quadrado foi de 0,322262, indicando que aproximadamente 32,22% da variação do preço médio dos aluguéis é explicada pela variação da população da cidade, renda per capita e percentual de estudantes.</w:t>
      </w:r>
    </w:p>
    <w:p w14:paraId="41D49609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R-quadrado ajustado foi de 0,288375, indicando que mesmo após penalizar a entrada de variáveis adicionais, o modelo explica cerca de 28,84% da variação no preço médio dos aluguéis.</w:t>
      </w:r>
    </w:p>
    <w:p w14:paraId="138CC1BF" w14:textId="77777777" w:rsidR="001C6647" w:rsidRPr="00BA4CFA" w:rsidRDefault="001C6647" w:rsidP="001C664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Em relação a análise do modelo e a comparação com o que foi estimado no item (d)</w:t>
      </w:r>
      <w:r w:rsidR="002B791E">
        <w:rPr>
          <w:rFonts w:ascii="Arial" w:hAnsi="Arial" w:cs="Arial"/>
          <w:b/>
          <w:bCs/>
          <w:sz w:val="24"/>
          <w:szCs w:val="24"/>
        </w:rPr>
        <w:t>:</w:t>
      </w:r>
    </w:p>
    <w:p w14:paraId="19F17423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Ao comparar os dois modelos é possível notar que os coeficientes estimados são idênticos entre o Modelo de Primeira Diferença e o Modelo de Efeitos Fixos Bidirecional, essa similaridade se deve porque, com apenas dois períodos (1980 e 1990) os modelos estimam a equação de forma equivalente. </w:t>
      </w:r>
    </w:p>
    <w:p w14:paraId="2777797A" w14:textId="0F526A1B" w:rsidR="001C6647" w:rsidRPr="00BA4CFA" w:rsidRDefault="001C6647" w:rsidP="004F4983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 principal diferença está no R², o modelo de Efeitos Fixos Bidirecional apresenta R² LSDV de 0,9826, muito superior ao 0,3223 do modelo de Primeira Diferença, dado que incorpora os efeitos individuais de cada cidade.</w:t>
      </w:r>
    </w:p>
    <w:p w14:paraId="1E7D9DDB" w14:textId="6628D805" w:rsidR="002A507C" w:rsidRPr="00BA4CFA" w:rsidRDefault="002D1756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0</w:t>
      </w:r>
      <w:r w:rsidR="0073591E" w:rsidRPr="00BA4CFA">
        <w:rPr>
          <w:rFonts w:ascii="Arial" w:hAnsi="Arial" w:cs="Arial"/>
          <w:b/>
          <w:bCs/>
          <w:sz w:val="24"/>
          <w:szCs w:val="24"/>
        </w:rPr>
        <w:t>4</w:t>
      </w:r>
      <w:r w:rsidRPr="00BA4CFA">
        <w:rPr>
          <w:rFonts w:ascii="Arial" w:hAnsi="Arial" w:cs="Arial"/>
          <w:b/>
          <w:bCs/>
          <w:sz w:val="24"/>
          <w:szCs w:val="24"/>
        </w:rPr>
        <w:t xml:space="preserve">) </w:t>
      </w:r>
      <w:r w:rsidR="00EB434F" w:rsidRPr="00BA4CFA">
        <w:rPr>
          <w:rFonts w:ascii="Arial" w:hAnsi="Arial" w:cs="Arial"/>
          <w:b/>
          <w:bCs/>
          <w:sz w:val="24"/>
          <w:szCs w:val="24"/>
        </w:rPr>
        <w:t xml:space="preserve">O aluno deve </w:t>
      </w:r>
      <w:r w:rsidR="008A1038" w:rsidRPr="00BA4CFA">
        <w:rPr>
          <w:rFonts w:ascii="Arial" w:hAnsi="Arial" w:cs="Arial"/>
          <w:b/>
          <w:bCs/>
          <w:sz w:val="24"/>
          <w:szCs w:val="24"/>
        </w:rPr>
        <w:t xml:space="preserve">propor uma aplicação </w:t>
      </w:r>
      <w:r w:rsidR="00F913A7" w:rsidRPr="00BA4CFA">
        <w:rPr>
          <w:rFonts w:ascii="Arial" w:hAnsi="Arial" w:cs="Arial"/>
          <w:b/>
          <w:bCs/>
          <w:sz w:val="24"/>
          <w:szCs w:val="24"/>
        </w:rPr>
        <w:t>com Dados em Painel.</w:t>
      </w:r>
      <w:r w:rsidR="0089678B" w:rsidRPr="00BA4CFA">
        <w:rPr>
          <w:rFonts w:ascii="Arial" w:hAnsi="Arial" w:cs="Arial"/>
          <w:b/>
          <w:bCs/>
          <w:sz w:val="24"/>
          <w:szCs w:val="24"/>
        </w:rPr>
        <w:t xml:space="preserve"> Dessa forma, espera-se que o aluno </w:t>
      </w:r>
      <w:r w:rsidR="0086202C" w:rsidRPr="00BA4CFA">
        <w:rPr>
          <w:rFonts w:ascii="Arial" w:hAnsi="Arial" w:cs="Arial"/>
          <w:b/>
          <w:bCs/>
          <w:sz w:val="24"/>
          <w:szCs w:val="24"/>
        </w:rPr>
        <w:t>utilize</w:t>
      </w:r>
      <w:r w:rsidR="0089678B" w:rsidRPr="00BA4CFA">
        <w:rPr>
          <w:rFonts w:ascii="Arial" w:hAnsi="Arial" w:cs="Arial"/>
          <w:b/>
          <w:bCs/>
          <w:sz w:val="24"/>
          <w:szCs w:val="24"/>
        </w:rPr>
        <w:t xml:space="preserve"> </w:t>
      </w:r>
      <w:r w:rsidR="008B71D2" w:rsidRPr="00BA4CFA">
        <w:rPr>
          <w:rFonts w:ascii="Arial" w:hAnsi="Arial" w:cs="Arial"/>
          <w:b/>
          <w:bCs/>
          <w:sz w:val="24"/>
          <w:szCs w:val="24"/>
        </w:rPr>
        <w:t>d</w:t>
      </w:r>
      <w:r w:rsidR="0089678B" w:rsidRPr="00BA4CFA">
        <w:rPr>
          <w:rFonts w:ascii="Arial" w:hAnsi="Arial" w:cs="Arial"/>
          <w:b/>
          <w:bCs/>
          <w:sz w:val="24"/>
          <w:szCs w:val="24"/>
        </w:rPr>
        <w:t xml:space="preserve">ados </w:t>
      </w:r>
      <w:r w:rsidR="008B71D2" w:rsidRPr="00BA4CFA">
        <w:rPr>
          <w:rFonts w:ascii="Arial" w:hAnsi="Arial" w:cs="Arial"/>
          <w:b/>
          <w:bCs/>
          <w:sz w:val="24"/>
          <w:szCs w:val="24"/>
        </w:rPr>
        <w:t>r</w:t>
      </w:r>
      <w:r w:rsidR="000E3980" w:rsidRPr="00BA4CFA">
        <w:rPr>
          <w:rFonts w:ascii="Arial" w:hAnsi="Arial" w:cs="Arial"/>
          <w:b/>
          <w:bCs/>
          <w:sz w:val="24"/>
          <w:szCs w:val="24"/>
        </w:rPr>
        <w:t>eais</w:t>
      </w:r>
      <w:r w:rsidR="0086202C" w:rsidRPr="00BA4CFA">
        <w:rPr>
          <w:rFonts w:ascii="Arial" w:hAnsi="Arial" w:cs="Arial"/>
          <w:b/>
          <w:bCs/>
          <w:sz w:val="24"/>
          <w:szCs w:val="24"/>
        </w:rPr>
        <w:t xml:space="preserve"> para </w:t>
      </w:r>
      <w:r w:rsidR="00247ADA" w:rsidRPr="00BA4CFA">
        <w:rPr>
          <w:rFonts w:ascii="Arial" w:hAnsi="Arial" w:cs="Arial"/>
          <w:b/>
          <w:bCs/>
          <w:sz w:val="24"/>
          <w:szCs w:val="24"/>
        </w:rPr>
        <w:t xml:space="preserve">montar uma base no formato de Painel, e com ela possa executar </w:t>
      </w:r>
      <w:r w:rsidR="00E3578E" w:rsidRPr="00BA4CFA">
        <w:rPr>
          <w:rFonts w:ascii="Arial" w:hAnsi="Arial" w:cs="Arial"/>
          <w:b/>
          <w:bCs/>
          <w:sz w:val="24"/>
          <w:szCs w:val="24"/>
        </w:rPr>
        <w:t xml:space="preserve">alguns dos </w:t>
      </w:r>
      <w:r w:rsidR="00247ADA" w:rsidRPr="00BA4CFA">
        <w:rPr>
          <w:rFonts w:ascii="Arial" w:hAnsi="Arial" w:cs="Arial"/>
          <w:b/>
          <w:bCs/>
          <w:sz w:val="24"/>
          <w:szCs w:val="24"/>
        </w:rPr>
        <w:t xml:space="preserve">modelos </w:t>
      </w:r>
      <w:r w:rsidR="00DA0061" w:rsidRPr="00BA4CFA">
        <w:rPr>
          <w:rFonts w:ascii="Arial" w:hAnsi="Arial" w:cs="Arial"/>
          <w:b/>
          <w:bCs/>
          <w:sz w:val="24"/>
          <w:szCs w:val="24"/>
        </w:rPr>
        <w:t>estudados nesse semestre. Os seguintes itens serão avaliados</w:t>
      </w:r>
      <w:r w:rsidR="002A507C" w:rsidRPr="00BA4CFA">
        <w:rPr>
          <w:rFonts w:ascii="Arial" w:hAnsi="Arial" w:cs="Arial"/>
          <w:b/>
          <w:bCs/>
          <w:sz w:val="24"/>
          <w:szCs w:val="24"/>
        </w:rPr>
        <w:t>:</w:t>
      </w:r>
    </w:p>
    <w:p w14:paraId="2D1787C6" w14:textId="77777777" w:rsidR="0095691F" w:rsidRPr="00BA4CFA" w:rsidRDefault="004E63A1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</w:t>
      </w:r>
      <w:r w:rsidRPr="00BA4CFA">
        <w:rPr>
          <w:rFonts w:ascii="Arial" w:hAnsi="Arial" w:cs="Arial"/>
          <w:b/>
          <w:bCs/>
          <w:sz w:val="24"/>
          <w:szCs w:val="24"/>
        </w:rPr>
        <w:t xml:space="preserve">) Análise da </w:t>
      </w:r>
      <w:r w:rsidR="00780E07" w:rsidRPr="00BA4CFA">
        <w:rPr>
          <w:rFonts w:ascii="Arial" w:hAnsi="Arial" w:cs="Arial"/>
          <w:b/>
          <w:bCs/>
          <w:sz w:val="24"/>
          <w:szCs w:val="24"/>
        </w:rPr>
        <w:t>base montada p</w:t>
      </w:r>
      <w:r w:rsidR="00007B39" w:rsidRPr="00BA4CFA">
        <w:rPr>
          <w:rFonts w:ascii="Arial" w:hAnsi="Arial" w:cs="Arial"/>
          <w:b/>
          <w:bCs/>
          <w:sz w:val="24"/>
          <w:szCs w:val="24"/>
        </w:rPr>
        <w:t>elo aluno</w:t>
      </w:r>
      <w:r w:rsidR="0095691F" w:rsidRPr="00BA4CFA">
        <w:rPr>
          <w:rFonts w:ascii="Arial" w:hAnsi="Arial" w:cs="Arial"/>
          <w:b/>
          <w:bCs/>
          <w:sz w:val="24"/>
          <w:szCs w:val="24"/>
        </w:rPr>
        <w:t xml:space="preserve"> para verificar se corresponde a uma base no formato de Painel.</w:t>
      </w:r>
    </w:p>
    <w:p w14:paraId="0BA939D1" w14:textId="62702384" w:rsidR="5132D654" w:rsidRPr="00BA4CFA" w:rsidRDefault="2186D2B8" w:rsidP="5132D65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A aplicação dos Dados em Painel tem como intuito analisar os determinantes da inflação em </w:t>
      </w:r>
      <w:r w:rsidR="2BA61B1D" w:rsidRPr="00BA4CFA">
        <w:rPr>
          <w:rFonts w:ascii="Arial" w:hAnsi="Arial" w:cs="Arial"/>
          <w:sz w:val="24"/>
          <w:szCs w:val="24"/>
        </w:rPr>
        <w:t>países</w:t>
      </w:r>
      <w:r w:rsidRPr="00BA4CFA">
        <w:rPr>
          <w:rFonts w:ascii="Arial" w:hAnsi="Arial" w:cs="Arial"/>
          <w:sz w:val="24"/>
          <w:szCs w:val="24"/>
        </w:rPr>
        <w:t xml:space="preserve"> que fazem parte do </w:t>
      </w:r>
      <w:r w:rsidR="55DB57BA" w:rsidRPr="00BA4CFA">
        <w:rPr>
          <w:rFonts w:ascii="Arial" w:hAnsi="Arial" w:cs="Arial"/>
          <w:sz w:val="24"/>
          <w:szCs w:val="24"/>
        </w:rPr>
        <w:t xml:space="preserve">Mercosul. Foram coletados dados anuais no </w:t>
      </w:r>
      <w:r w:rsidR="0C0DE70F" w:rsidRPr="00BA4CFA">
        <w:rPr>
          <w:rFonts w:ascii="Arial" w:hAnsi="Arial" w:cs="Arial"/>
          <w:sz w:val="24"/>
          <w:szCs w:val="24"/>
        </w:rPr>
        <w:t>período</w:t>
      </w:r>
      <w:r w:rsidR="55DB57BA" w:rsidRPr="00BA4CFA">
        <w:rPr>
          <w:rFonts w:ascii="Arial" w:hAnsi="Arial" w:cs="Arial"/>
          <w:sz w:val="24"/>
          <w:szCs w:val="24"/>
        </w:rPr>
        <w:t xml:space="preserve"> de 2010 a </w:t>
      </w:r>
      <w:r w:rsidR="4050CDB9" w:rsidRPr="00BA4CFA">
        <w:rPr>
          <w:rFonts w:ascii="Arial" w:hAnsi="Arial" w:cs="Arial"/>
          <w:sz w:val="24"/>
          <w:szCs w:val="24"/>
        </w:rPr>
        <w:t>2021</w:t>
      </w:r>
      <w:r w:rsidR="46B4E08D" w:rsidRPr="00BA4CFA">
        <w:rPr>
          <w:rFonts w:ascii="Arial" w:hAnsi="Arial" w:cs="Arial"/>
          <w:sz w:val="24"/>
          <w:szCs w:val="24"/>
        </w:rPr>
        <w:t xml:space="preserve">, </w:t>
      </w:r>
      <w:r w:rsidR="4050CDB9" w:rsidRPr="00BA4CFA">
        <w:rPr>
          <w:rFonts w:ascii="Arial" w:hAnsi="Arial" w:cs="Arial"/>
          <w:sz w:val="24"/>
          <w:szCs w:val="24"/>
        </w:rPr>
        <w:t xml:space="preserve">referente a 6 </w:t>
      </w:r>
      <w:r w:rsidR="79D2E9C9" w:rsidRPr="00BA4CFA">
        <w:rPr>
          <w:rFonts w:ascii="Arial" w:hAnsi="Arial" w:cs="Arial"/>
          <w:sz w:val="24"/>
          <w:szCs w:val="24"/>
        </w:rPr>
        <w:t>países</w:t>
      </w:r>
      <w:r w:rsidR="4050CDB9" w:rsidRPr="00BA4CFA">
        <w:rPr>
          <w:rFonts w:ascii="Arial" w:hAnsi="Arial" w:cs="Arial"/>
          <w:sz w:val="24"/>
          <w:szCs w:val="24"/>
        </w:rPr>
        <w:t xml:space="preserve">. </w:t>
      </w:r>
      <w:r w:rsidR="1EC16D58" w:rsidRPr="00BA4CFA">
        <w:rPr>
          <w:rFonts w:ascii="Arial" w:hAnsi="Arial" w:cs="Arial"/>
          <w:sz w:val="24"/>
          <w:szCs w:val="24"/>
        </w:rPr>
        <w:t>temos 72 observações no total</w:t>
      </w:r>
      <w:r w:rsidR="4050CDB9" w:rsidRPr="00BA4CFA">
        <w:rPr>
          <w:rFonts w:ascii="Arial" w:hAnsi="Arial" w:cs="Arial"/>
          <w:sz w:val="24"/>
          <w:szCs w:val="24"/>
        </w:rPr>
        <w:t xml:space="preserve">. </w:t>
      </w:r>
    </w:p>
    <w:p w14:paraId="31351C8C" w14:textId="0C5D1DEF" w:rsidR="111EAF3E" w:rsidRPr="00BA4CFA" w:rsidRDefault="07A61CF2" w:rsidP="263766A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 variável de inflação em (% d</w:t>
      </w:r>
      <w:r w:rsidR="156C9A89" w:rsidRPr="00BA4CFA">
        <w:rPr>
          <w:rFonts w:ascii="Arial" w:hAnsi="Arial" w:cs="Arial"/>
          <w:sz w:val="24"/>
          <w:szCs w:val="24"/>
        </w:rPr>
        <w:t xml:space="preserve">eflator </w:t>
      </w:r>
      <w:r w:rsidRPr="00BA4CFA">
        <w:rPr>
          <w:rFonts w:ascii="Arial" w:hAnsi="Arial" w:cs="Arial"/>
          <w:sz w:val="24"/>
          <w:szCs w:val="24"/>
        </w:rPr>
        <w:t xml:space="preserve">do </w:t>
      </w:r>
      <w:r w:rsidR="156C9A89" w:rsidRPr="00BA4CFA">
        <w:rPr>
          <w:rFonts w:ascii="Arial" w:hAnsi="Arial" w:cs="Arial"/>
          <w:sz w:val="24"/>
          <w:szCs w:val="24"/>
        </w:rPr>
        <w:t>PIB</w:t>
      </w:r>
      <w:r w:rsidRPr="00BA4CFA">
        <w:rPr>
          <w:rFonts w:ascii="Arial" w:hAnsi="Arial" w:cs="Arial"/>
          <w:sz w:val="24"/>
          <w:szCs w:val="24"/>
        </w:rPr>
        <w:t>)</w:t>
      </w:r>
      <w:r w:rsidR="10036457" w:rsidRPr="00BA4CFA">
        <w:rPr>
          <w:rFonts w:ascii="Arial" w:hAnsi="Arial" w:cs="Arial"/>
          <w:sz w:val="24"/>
          <w:szCs w:val="24"/>
        </w:rPr>
        <w:t xml:space="preserve">, o dado foi obtido no Banco mundial </w:t>
      </w:r>
      <w:proofErr w:type="spellStart"/>
      <w:r w:rsidR="10036457" w:rsidRPr="00BA4CFA">
        <w:rPr>
          <w:rFonts w:ascii="Arial" w:hAnsi="Arial" w:cs="Arial"/>
          <w:sz w:val="24"/>
          <w:szCs w:val="24"/>
        </w:rPr>
        <w:t>Inflation</w:t>
      </w:r>
      <w:proofErr w:type="spellEnd"/>
      <w:r w:rsidR="10036457" w:rsidRPr="00BA4CFA">
        <w:rPr>
          <w:rFonts w:ascii="Arial" w:hAnsi="Arial" w:cs="Arial"/>
          <w:sz w:val="24"/>
          <w:szCs w:val="24"/>
        </w:rPr>
        <w:t xml:space="preserve"> GDP deflator (Annual%)</w:t>
      </w:r>
      <w:r w:rsidR="4F0B9C80" w:rsidRPr="00BA4CFA">
        <w:rPr>
          <w:rFonts w:ascii="Arial" w:hAnsi="Arial" w:cs="Arial"/>
          <w:sz w:val="24"/>
          <w:szCs w:val="24"/>
        </w:rPr>
        <w:t xml:space="preserve">. As variáveis explicativas escolhidas refletem fatores que afetam a inflação de forma </w:t>
      </w:r>
      <w:r w:rsidR="1BBF8C3B" w:rsidRPr="00BA4CFA">
        <w:rPr>
          <w:rFonts w:ascii="Arial" w:hAnsi="Arial" w:cs="Arial"/>
          <w:sz w:val="24"/>
          <w:szCs w:val="24"/>
        </w:rPr>
        <w:t>relevante</w:t>
      </w:r>
      <w:r w:rsidR="4F0B9C80" w:rsidRPr="00BA4CFA">
        <w:rPr>
          <w:rFonts w:ascii="Arial" w:hAnsi="Arial" w:cs="Arial"/>
          <w:sz w:val="24"/>
          <w:szCs w:val="24"/>
        </w:rPr>
        <w:t xml:space="preserve"> </w:t>
      </w:r>
      <w:r w:rsidR="6F89D1FA" w:rsidRPr="00BA4CFA">
        <w:rPr>
          <w:rFonts w:ascii="Arial" w:hAnsi="Arial" w:cs="Arial"/>
          <w:sz w:val="24"/>
          <w:szCs w:val="24"/>
        </w:rPr>
        <w:t xml:space="preserve">para os </w:t>
      </w:r>
      <w:r w:rsidR="743D4550" w:rsidRPr="00BA4CFA">
        <w:rPr>
          <w:rFonts w:ascii="Arial" w:hAnsi="Arial" w:cs="Arial"/>
          <w:sz w:val="24"/>
          <w:szCs w:val="24"/>
        </w:rPr>
        <w:t>países</w:t>
      </w:r>
      <w:r w:rsidR="6F89D1FA" w:rsidRPr="00BA4CFA">
        <w:rPr>
          <w:rFonts w:ascii="Arial" w:hAnsi="Arial" w:cs="Arial"/>
          <w:sz w:val="24"/>
          <w:szCs w:val="24"/>
        </w:rPr>
        <w:t xml:space="preserve"> do Mercosul.</w:t>
      </w:r>
    </w:p>
    <w:p w14:paraId="109172E7" w14:textId="77777777" w:rsidR="005A340F" w:rsidRPr="00BA4CFA" w:rsidRDefault="005A340F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239A28C" w14:textId="71D8DB90" w:rsidR="00CD4371" w:rsidRPr="00BA4CFA" w:rsidRDefault="00CD4371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b) </w:t>
      </w:r>
      <w:r w:rsidR="00F94995" w:rsidRPr="00BA4CFA">
        <w:rPr>
          <w:rFonts w:ascii="Arial" w:hAnsi="Arial" w:cs="Arial"/>
          <w:b/>
          <w:bCs/>
          <w:sz w:val="24"/>
          <w:szCs w:val="24"/>
        </w:rPr>
        <w:t>Origem dos dados</w:t>
      </w:r>
      <w:r w:rsidR="009524F7" w:rsidRPr="00BA4CFA">
        <w:rPr>
          <w:rFonts w:ascii="Arial" w:hAnsi="Arial" w:cs="Arial"/>
          <w:b/>
          <w:bCs/>
          <w:sz w:val="24"/>
          <w:szCs w:val="24"/>
        </w:rPr>
        <w:t>.</w:t>
      </w:r>
      <w:r w:rsidR="008E682A" w:rsidRPr="00BA4CFA">
        <w:rPr>
          <w:rFonts w:ascii="Arial" w:hAnsi="Arial" w:cs="Arial"/>
          <w:b/>
          <w:bCs/>
          <w:sz w:val="24"/>
          <w:szCs w:val="24"/>
        </w:rPr>
        <w:t xml:space="preserve"> </w:t>
      </w:r>
      <w:r w:rsidR="009524F7" w:rsidRPr="00BA4CFA">
        <w:rPr>
          <w:rFonts w:ascii="Arial" w:hAnsi="Arial" w:cs="Arial"/>
          <w:b/>
          <w:bCs/>
          <w:sz w:val="24"/>
          <w:szCs w:val="24"/>
        </w:rPr>
        <w:t xml:space="preserve">Qual foi o site </w:t>
      </w:r>
      <w:r w:rsidR="00B101A2" w:rsidRPr="00BA4CFA">
        <w:rPr>
          <w:rFonts w:ascii="Arial" w:hAnsi="Arial" w:cs="Arial"/>
          <w:b/>
          <w:bCs/>
          <w:sz w:val="24"/>
          <w:szCs w:val="24"/>
        </w:rPr>
        <w:t xml:space="preserve">que originou </w:t>
      </w:r>
      <w:r w:rsidR="00097FE2" w:rsidRPr="00BA4CFA">
        <w:rPr>
          <w:rFonts w:ascii="Arial" w:hAnsi="Arial" w:cs="Arial"/>
          <w:b/>
          <w:bCs/>
          <w:sz w:val="24"/>
          <w:szCs w:val="24"/>
        </w:rPr>
        <w:t>os dados</w:t>
      </w:r>
      <w:r w:rsidR="00AA0BBE" w:rsidRPr="00BA4CFA">
        <w:rPr>
          <w:rFonts w:ascii="Arial" w:hAnsi="Arial" w:cs="Arial"/>
          <w:b/>
          <w:bCs/>
          <w:sz w:val="24"/>
          <w:szCs w:val="24"/>
        </w:rPr>
        <w:t>.</w:t>
      </w:r>
    </w:p>
    <w:p w14:paraId="66C79333" w14:textId="6BCFC6C2" w:rsidR="6050F548" w:rsidRPr="00BA4CFA" w:rsidRDefault="540BB4BD" w:rsidP="6050F548">
      <w:pPr>
        <w:spacing w:line="24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BA4CFA">
        <w:rPr>
          <w:rFonts w:ascii="Arial" w:eastAsia="Arial" w:hAnsi="Arial" w:cs="Arial"/>
          <w:sz w:val="24"/>
          <w:szCs w:val="24"/>
          <w:lang w:val="en-US"/>
        </w:rPr>
        <w:t xml:space="preserve">Taxa de </w:t>
      </w:r>
      <w:proofErr w:type="spellStart"/>
      <w:r w:rsidRPr="00BA4CFA">
        <w:rPr>
          <w:rFonts w:ascii="Arial" w:eastAsia="Arial" w:hAnsi="Arial" w:cs="Arial"/>
          <w:sz w:val="24"/>
          <w:szCs w:val="24"/>
          <w:lang w:val="en-US"/>
        </w:rPr>
        <w:t>câmbio</w:t>
      </w:r>
      <w:proofErr w:type="spellEnd"/>
      <w:r w:rsidRPr="00BA4CFA">
        <w:rPr>
          <w:rFonts w:ascii="Arial" w:eastAsia="Arial" w:hAnsi="Arial" w:cs="Arial"/>
          <w:sz w:val="24"/>
          <w:szCs w:val="24"/>
          <w:lang w:val="en-US"/>
        </w:rPr>
        <w:t xml:space="preserve">: </w:t>
      </w:r>
      <w:ins w:id="0" w:author="Microsoft Word" w:date="2026-03-29T13:43:00Z">
        <w:r w:rsidR="00C234FA" w:rsidRPr="00BA4CFA">
          <w:rPr>
            <w:rFonts w:ascii="Arial" w:hAnsi="Arial" w:cs="Arial"/>
            <w:sz w:val="24"/>
            <w:szCs w:val="24"/>
          </w:rPr>
          <w:t>https://data.worldbank.org/indicator/PA.NUS.FCRF</w:t>
        </w:r>
      </w:ins>
    </w:p>
    <w:p w14:paraId="1AF3552D" w14:textId="171E9CA5" w:rsidR="31BDCFC4" w:rsidRPr="00BA4CFA" w:rsidRDefault="540BB4BD" w:rsidP="31BDCFC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Inflação:</w:t>
      </w:r>
      <w:r w:rsidR="00D774A1" w:rsidRPr="00BA4CFA">
        <w:rPr>
          <w:rFonts w:ascii="Arial" w:hAnsi="Arial" w:cs="Arial"/>
          <w:sz w:val="24"/>
          <w:szCs w:val="24"/>
        </w:rPr>
        <w:t xml:space="preserve"> https://data.worldbank.org/indicator/NY.GDP.DEFL.KD.ZG</w:t>
      </w:r>
    </w:p>
    <w:p w14:paraId="6E93F236" w14:textId="69CCA180" w:rsidR="540BB4BD" w:rsidRPr="00BA4CFA" w:rsidRDefault="540BB4BD" w:rsidP="3493E461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PIB per capita: </w:t>
      </w:r>
      <w:r w:rsidR="00557310" w:rsidRPr="00BA4CFA">
        <w:rPr>
          <w:rFonts w:ascii="Arial" w:hAnsi="Arial" w:cs="Arial"/>
          <w:sz w:val="24"/>
          <w:szCs w:val="24"/>
        </w:rPr>
        <w:t>https://data.worldbank.org/indicator/NY.GDP.PCAP.CD</w:t>
      </w:r>
    </w:p>
    <w:p w14:paraId="49A553E8" w14:textId="3D4BE589" w:rsidR="00850333" w:rsidRPr="00BA4CFA" w:rsidRDefault="00A67713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Preço do barril do petróleo</w:t>
      </w:r>
      <w:r w:rsidR="006B3B3C" w:rsidRPr="00BA4CFA">
        <w:rPr>
          <w:rFonts w:ascii="Arial" w:hAnsi="Arial" w:cs="Arial"/>
          <w:sz w:val="24"/>
          <w:szCs w:val="24"/>
        </w:rPr>
        <w:t>:</w:t>
      </w:r>
      <w:r w:rsidR="00AE031F" w:rsidRPr="00BA4CFA">
        <w:rPr>
          <w:rFonts w:ascii="Arial" w:hAnsi="Arial" w:cs="Arial"/>
          <w:sz w:val="24"/>
          <w:szCs w:val="24"/>
        </w:rPr>
        <w:t xml:space="preserve"> https://br.investing.com/commodities/brent-oil-historical-data</w:t>
      </w:r>
    </w:p>
    <w:p w14:paraId="39B965BC" w14:textId="7634ED81" w:rsidR="5EA33352" w:rsidRPr="00BA4CFA" w:rsidRDefault="006A7CB6" w:rsidP="5EA33352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Taxa de juros real: https://br.investing.com/commodities/brent-oil-historical-data</w:t>
      </w:r>
    </w:p>
    <w:p w14:paraId="309E8680" w14:textId="77777777" w:rsidR="00F966F9" w:rsidRDefault="00F966F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6A275A7" w14:textId="77777777" w:rsidR="00F966F9" w:rsidRDefault="00F966F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DB488F9" w14:textId="77777777" w:rsidR="00F966F9" w:rsidRDefault="00F966F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7D0048A" w14:textId="77777777" w:rsidR="00F966F9" w:rsidRDefault="00F966F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5BF0270" w14:textId="77777777" w:rsidR="00F966F9" w:rsidRDefault="00F966F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78100A8" w14:textId="140C790E" w:rsidR="00E32CFB" w:rsidRPr="00BA4CFA" w:rsidRDefault="00F71C1C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c</w:t>
      </w:r>
      <w:r w:rsidR="00E32CFB" w:rsidRPr="00BA4CFA">
        <w:rPr>
          <w:rFonts w:ascii="Arial" w:hAnsi="Arial" w:cs="Arial"/>
          <w:b/>
          <w:bCs/>
          <w:sz w:val="24"/>
          <w:szCs w:val="24"/>
        </w:rPr>
        <w:t xml:space="preserve">)  </w:t>
      </w:r>
      <w:r w:rsidR="008C59C5" w:rsidRPr="00BA4CFA">
        <w:rPr>
          <w:rFonts w:ascii="Arial" w:hAnsi="Arial" w:cs="Arial"/>
          <w:b/>
          <w:bCs/>
          <w:sz w:val="24"/>
          <w:szCs w:val="24"/>
        </w:rPr>
        <w:t xml:space="preserve">Apresentação da </w:t>
      </w:r>
      <w:r w:rsidR="000E6687" w:rsidRPr="00BA4CFA">
        <w:rPr>
          <w:rFonts w:ascii="Arial" w:hAnsi="Arial" w:cs="Arial"/>
          <w:b/>
          <w:bCs/>
          <w:sz w:val="24"/>
          <w:szCs w:val="24"/>
        </w:rPr>
        <w:t>equação de Regressão Teórica</w:t>
      </w:r>
      <w:r w:rsidR="004533D5" w:rsidRPr="00BA4CFA">
        <w:rPr>
          <w:rFonts w:ascii="Arial" w:hAnsi="Arial" w:cs="Arial"/>
          <w:b/>
          <w:bCs/>
          <w:sz w:val="24"/>
          <w:szCs w:val="24"/>
        </w:rPr>
        <w:t>, explicando cada uma das variáveis</w:t>
      </w:r>
    </w:p>
    <w:p w14:paraId="15AD3AD2" w14:textId="78E70D30" w:rsidR="319346D3" w:rsidRPr="00BA4CFA" w:rsidRDefault="001E1BF3" w:rsidP="319346D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Inflação</w:t>
      </w:r>
      <w:r w:rsidR="00766FD1" w:rsidRPr="00BA4CFA">
        <w:rPr>
          <w:rFonts w:ascii="Arial" w:hAnsi="Arial" w:cs="Arial"/>
          <w:sz w:val="24"/>
          <w:szCs w:val="24"/>
        </w:rPr>
        <w:t xml:space="preserve"> = β</w:t>
      </w:r>
      <w:r w:rsidRPr="00BA4CFA">
        <w:rPr>
          <w:rFonts w:ascii="Arial" w:hAnsi="Arial" w:cs="Arial"/>
          <w:sz w:val="24"/>
          <w:szCs w:val="24"/>
        </w:rPr>
        <w:t xml:space="preserve">0 + </w:t>
      </w:r>
      <w:r w:rsidR="00B7647A" w:rsidRPr="00BA4CFA">
        <w:rPr>
          <w:rFonts w:ascii="Arial" w:hAnsi="Arial" w:cs="Arial"/>
          <w:sz w:val="24"/>
          <w:szCs w:val="24"/>
        </w:rPr>
        <w:t>β</w:t>
      </w:r>
      <w:r w:rsidR="00B13787" w:rsidRPr="00BA4CFA">
        <w:rPr>
          <w:rFonts w:ascii="Arial" w:hAnsi="Arial" w:cs="Arial"/>
          <w:sz w:val="24"/>
          <w:szCs w:val="24"/>
        </w:rPr>
        <w:t>1</w:t>
      </w:r>
      <w:proofErr w:type="gramStart"/>
      <w:r w:rsidR="00CF4532" w:rsidRPr="00BA4CFA">
        <w:rPr>
          <w:rFonts w:ascii="Arial" w:hAnsi="Arial" w:cs="Arial"/>
          <w:sz w:val="24"/>
          <w:szCs w:val="24"/>
        </w:rPr>
        <w:t>l</w:t>
      </w:r>
      <w:r w:rsidR="00B13787" w:rsidRPr="00BA4CFA">
        <w:rPr>
          <w:rFonts w:ascii="Arial" w:hAnsi="Arial" w:cs="Arial"/>
          <w:sz w:val="24"/>
          <w:szCs w:val="24"/>
        </w:rPr>
        <w:t>n</w:t>
      </w:r>
      <w:r w:rsidR="006C68B8" w:rsidRPr="00BA4CFA">
        <w:rPr>
          <w:rFonts w:ascii="Arial" w:hAnsi="Arial" w:cs="Arial"/>
          <w:sz w:val="24"/>
          <w:szCs w:val="24"/>
        </w:rPr>
        <w:t>(</w:t>
      </w:r>
      <w:proofErr w:type="gramEnd"/>
      <w:r w:rsidR="006C68B8" w:rsidRPr="00BA4CFA">
        <w:rPr>
          <w:rFonts w:ascii="Arial" w:hAnsi="Arial" w:cs="Arial"/>
          <w:sz w:val="24"/>
          <w:szCs w:val="24"/>
        </w:rPr>
        <w:t>Preço do barril de petróleo)</w:t>
      </w:r>
      <w:r w:rsidR="00847D2C" w:rsidRPr="00BA4CFA">
        <w:rPr>
          <w:rFonts w:ascii="Arial" w:hAnsi="Arial" w:cs="Arial"/>
          <w:sz w:val="24"/>
          <w:szCs w:val="24"/>
        </w:rPr>
        <w:t xml:space="preserve"> + </w:t>
      </w:r>
      <w:r w:rsidR="00112AD3" w:rsidRPr="00BA4CFA">
        <w:rPr>
          <w:rFonts w:ascii="Arial" w:hAnsi="Arial" w:cs="Arial"/>
          <w:sz w:val="24"/>
          <w:szCs w:val="24"/>
        </w:rPr>
        <w:t>β</w:t>
      </w:r>
      <w:r w:rsidR="00650F42" w:rsidRPr="00BA4CFA">
        <w:rPr>
          <w:rFonts w:ascii="Arial" w:hAnsi="Arial" w:cs="Arial"/>
          <w:sz w:val="24"/>
          <w:szCs w:val="24"/>
        </w:rPr>
        <w:t>2</w:t>
      </w:r>
      <w:proofErr w:type="gramStart"/>
      <w:r w:rsidR="00650F42" w:rsidRPr="00BA4CFA">
        <w:rPr>
          <w:rFonts w:ascii="Arial" w:hAnsi="Arial" w:cs="Arial"/>
          <w:sz w:val="24"/>
          <w:szCs w:val="24"/>
        </w:rPr>
        <w:t>ln(</w:t>
      </w:r>
      <w:proofErr w:type="gramEnd"/>
      <w:r w:rsidR="008C2B39" w:rsidRPr="00BA4CFA">
        <w:rPr>
          <w:rFonts w:ascii="Arial" w:hAnsi="Arial" w:cs="Arial"/>
          <w:sz w:val="24"/>
          <w:szCs w:val="24"/>
        </w:rPr>
        <w:t>PIB per capita)</w:t>
      </w:r>
      <w:r w:rsidR="003229F7" w:rsidRPr="00BA4CFA">
        <w:rPr>
          <w:rFonts w:ascii="Arial" w:hAnsi="Arial" w:cs="Arial"/>
          <w:sz w:val="24"/>
          <w:szCs w:val="24"/>
        </w:rPr>
        <w:t xml:space="preserve"> + </w:t>
      </w:r>
      <w:r w:rsidR="0092472E" w:rsidRPr="00BA4CFA">
        <w:rPr>
          <w:rFonts w:ascii="Arial" w:hAnsi="Arial" w:cs="Arial"/>
          <w:sz w:val="24"/>
          <w:szCs w:val="24"/>
        </w:rPr>
        <w:t xml:space="preserve">β3 (Juros) </w:t>
      </w:r>
      <w:r w:rsidR="00FB75AD" w:rsidRPr="00BA4CFA">
        <w:rPr>
          <w:rFonts w:ascii="Arial" w:hAnsi="Arial" w:cs="Arial"/>
          <w:sz w:val="24"/>
          <w:szCs w:val="24"/>
        </w:rPr>
        <w:t>+ β4</w:t>
      </w:r>
      <w:proofErr w:type="gramStart"/>
      <w:r w:rsidR="00576C8A" w:rsidRPr="00BA4CFA">
        <w:rPr>
          <w:rFonts w:ascii="Arial" w:hAnsi="Arial" w:cs="Arial"/>
          <w:sz w:val="24"/>
          <w:szCs w:val="24"/>
        </w:rPr>
        <w:t>ln(</w:t>
      </w:r>
      <w:proofErr w:type="gramEnd"/>
      <w:r w:rsidR="00576C8A" w:rsidRPr="00BA4CFA">
        <w:rPr>
          <w:rFonts w:ascii="Arial" w:hAnsi="Arial" w:cs="Arial"/>
          <w:sz w:val="24"/>
          <w:szCs w:val="24"/>
        </w:rPr>
        <w:t>Câmbio</w:t>
      </w:r>
      <w:r w:rsidR="00374B38" w:rsidRPr="00BA4CFA">
        <w:rPr>
          <w:rFonts w:ascii="Arial" w:hAnsi="Arial" w:cs="Arial"/>
          <w:b/>
          <w:bCs/>
          <w:sz w:val="24"/>
          <w:szCs w:val="24"/>
        </w:rPr>
        <w:t>)</w:t>
      </w:r>
      <w:r w:rsidR="32439D59" w:rsidRPr="00BA4CFA">
        <w:rPr>
          <w:rFonts w:ascii="Arial" w:hAnsi="Arial" w:cs="Arial"/>
          <w:sz w:val="24"/>
          <w:szCs w:val="24"/>
        </w:rPr>
        <w:t>+</w:t>
      </w:r>
      <w:r w:rsidR="00D01D18">
        <w:rPr>
          <w:rFonts w:ascii="Arial" w:hAnsi="Arial" w:cs="Arial"/>
          <w:sz w:val="24"/>
          <w:szCs w:val="24"/>
        </w:rPr>
        <w:t xml:space="preserve"> </w:t>
      </w:r>
      <w:r w:rsidR="32439D59" w:rsidRPr="00BA4CFA">
        <w:rPr>
          <w:rFonts w:ascii="Arial" w:hAnsi="Arial" w:cs="Arial"/>
          <w:sz w:val="24"/>
          <w:szCs w:val="24"/>
        </w:rPr>
        <w:t>ai</w:t>
      </w:r>
      <w:r w:rsidR="00D01D18">
        <w:rPr>
          <w:rFonts w:ascii="Arial" w:hAnsi="Arial" w:cs="Arial"/>
          <w:sz w:val="24"/>
          <w:szCs w:val="24"/>
        </w:rPr>
        <w:t xml:space="preserve"> </w:t>
      </w:r>
      <w:r w:rsidR="32439D59" w:rsidRPr="00BA4CFA">
        <w:rPr>
          <w:rFonts w:ascii="Arial" w:hAnsi="Arial" w:cs="Arial"/>
          <w:sz w:val="24"/>
          <w:szCs w:val="24"/>
        </w:rPr>
        <w:t>+</w:t>
      </w:r>
      <w:r w:rsidR="00D01D18">
        <w:rPr>
          <w:rFonts w:ascii="Arial" w:hAnsi="Arial" w:cs="Arial"/>
          <w:sz w:val="24"/>
          <w:szCs w:val="24"/>
        </w:rPr>
        <w:t xml:space="preserve"> </w:t>
      </w:r>
      <w:proofErr w:type="spellStart"/>
      <w:r w:rsidR="32439D59" w:rsidRPr="00BA4CFA">
        <w:rPr>
          <w:rFonts w:ascii="Arial" w:hAnsi="Arial" w:cs="Arial"/>
          <w:sz w:val="24"/>
          <w:szCs w:val="24"/>
        </w:rPr>
        <w:t>uit</w:t>
      </w:r>
      <w:proofErr w:type="spellEnd"/>
    </w:p>
    <w:p w14:paraId="49BEE660" w14:textId="5BFC8ECE" w:rsidR="6BC8EF81" w:rsidRPr="00BA4CFA" w:rsidRDefault="00D01D18" w:rsidP="319346D3">
      <w:pPr>
        <w:pStyle w:val="Pargrafoda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</w:t>
      </w:r>
      <w:r w:rsidR="6BC8EF81" w:rsidRPr="00BA4CFA">
        <w:rPr>
          <w:rFonts w:ascii="Arial" w:hAnsi="Arial" w:cs="Arial"/>
          <w:sz w:val="24"/>
          <w:szCs w:val="24"/>
        </w:rPr>
        <w:t>n</w:t>
      </w:r>
      <w:proofErr w:type="spellEnd"/>
      <w:r w:rsidR="6BC8EF81" w:rsidRPr="00BA4CFA">
        <w:rPr>
          <w:rFonts w:ascii="Arial" w:hAnsi="Arial" w:cs="Arial"/>
          <w:sz w:val="24"/>
          <w:szCs w:val="24"/>
        </w:rPr>
        <w:t xml:space="preserve"> Pr</w:t>
      </w:r>
      <w:r w:rsidR="006B3B3C" w:rsidRPr="00BA4CFA">
        <w:rPr>
          <w:rFonts w:ascii="Arial" w:hAnsi="Arial" w:cs="Arial"/>
          <w:sz w:val="24"/>
          <w:szCs w:val="24"/>
        </w:rPr>
        <w:t>eço do barril de p</w:t>
      </w:r>
      <w:r w:rsidR="6BC8EF81" w:rsidRPr="00BA4CFA">
        <w:rPr>
          <w:rFonts w:ascii="Arial" w:hAnsi="Arial" w:cs="Arial"/>
          <w:sz w:val="24"/>
          <w:szCs w:val="24"/>
        </w:rPr>
        <w:t>etróleo: Dados retirados do site investing.com utilizando o histórico de negociação do petróleo futuro e anualizando a média para maior assertividade do histórico de negociação, espera-se um efeito positivo sobre a influência dos países do Mercosul devido a sua alta necessidade de transport</w:t>
      </w:r>
      <w:r w:rsidR="0066024C">
        <w:rPr>
          <w:rFonts w:ascii="Arial" w:hAnsi="Arial" w:cs="Arial"/>
          <w:sz w:val="24"/>
          <w:szCs w:val="24"/>
        </w:rPr>
        <w:t>e</w:t>
      </w:r>
      <w:r w:rsidR="6BC8EF81" w:rsidRPr="00BA4CFA">
        <w:rPr>
          <w:rFonts w:ascii="Arial" w:hAnsi="Arial" w:cs="Arial"/>
          <w:sz w:val="24"/>
          <w:szCs w:val="24"/>
        </w:rPr>
        <w:t xml:space="preserve"> por meio terrestre.   </w:t>
      </w:r>
    </w:p>
    <w:p w14:paraId="261B65D7" w14:textId="02FF4C35" w:rsidR="6BC8EF81" w:rsidRPr="00BA4CFA" w:rsidRDefault="00D01D18" w:rsidP="319346D3">
      <w:pPr>
        <w:pStyle w:val="Pargrafoda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</w:t>
      </w:r>
      <w:r w:rsidR="6BC8EF81" w:rsidRPr="00BA4CFA">
        <w:rPr>
          <w:rFonts w:ascii="Arial" w:hAnsi="Arial" w:cs="Arial"/>
          <w:sz w:val="24"/>
          <w:szCs w:val="24"/>
        </w:rPr>
        <w:t>n</w:t>
      </w:r>
      <w:proofErr w:type="spellEnd"/>
      <w:r w:rsidR="6BC8EF81" w:rsidRPr="00BA4CFA">
        <w:rPr>
          <w:rFonts w:ascii="Arial" w:hAnsi="Arial" w:cs="Arial"/>
          <w:sz w:val="24"/>
          <w:szCs w:val="24"/>
        </w:rPr>
        <w:t xml:space="preserve"> PIB per capita: Mede a riqueza dos indivíduos de um país, servindo como uma forma de medir a demanda de bens e serviços de um país</w:t>
      </w:r>
      <w:r w:rsidR="000C5007">
        <w:rPr>
          <w:rFonts w:ascii="Arial" w:hAnsi="Arial" w:cs="Arial"/>
          <w:sz w:val="24"/>
          <w:szCs w:val="24"/>
        </w:rPr>
        <w:t>.</w:t>
      </w:r>
      <w:r w:rsidR="6BC8EF81" w:rsidRPr="00BA4CFA">
        <w:rPr>
          <w:rFonts w:ascii="Arial" w:hAnsi="Arial" w:cs="Arial"/>
          <w:sz w:val="24"/>
          <w:szCs w:val="24"/>
        </w:rPr>
        <w:t xml:space="preserve"> </w:t>
      </w:r>
      <w:r w:rsidR="00C64974">
        <w:rPr>
          <w:rFonts w:ascii="Arial" w:hAnsi="Arial" w:cs="Arial"/>
          <w:sz w:val="24"/>
          <w:szCs w:val="24"/>
        </w:rPr>
        <w:t>Q</w:t>
      </w:r>
      <w:r w:rsidR="6BC8EF81" w:rsidRPr="00BA4CFA">
        <w:rPr>
          <w:rFonts w:ascii="Arial" w:hAnsi="Arial" w:cs="Arial"/>
          <w:sz w:val="24"/>
          <w:szCs w:val="24"/>
        </w:rPr>
        <w:t>uanto maior o PIB per capita, maior o consumo, logo espera</w:t>
      </w:r>
      <w:r w:rsidR="00C64974">
        <w:rPr>
          <w:rFonts w:ascii="Arial" w:hAnsi="Arial" w:cs="Arial"/>
          <w:sz w:val="24"/>
          <w:szCs w:val="24"/>
        </w:rPr>
        <w:t>-</w:t>
      </w:r>
      <w:r w:rsidR="6BC8EF81" w:rsidRPr="00BA4CFA">
        <w:rPr>
          <w:rFonts w:ascii="Arial" w:hAnsi="Arial" w:cs="Arial"/>
          <w:sz w:val="24"/>
          <w:szCs w:val="24"/>
        </w:rPr>
        <w:t>se um efeito positivo sobre a inflação.</w:t>
      </w:r>
    </w:p>
    <w:p w14:paraId="3D99DE70" w14:textId="583B221B" w:rsidR="6BC8EF81" w:rsidRPr="00BA4CFA" w:rsidRDefault="6BC8EF81" w:rsidP="319346D3">
      <w:pPr>
        <w:pStyle w:val="Pargrafoda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Juros: Estamos utilizando o</w:t>
      </w:r>
      <w:r w:rsidR="00392134">
        <w:rPr>
          <w:rFonts w:ascii="Arial" w:hAnsi="Arial" w:cs="Arial"/>
          <w:sz w:val="24"/>
          <w:szCs w:val="24"/>
        </w:rPr>
        <w:t>s</w:t>
      </w:r>
      <w:r w:rsidRPr="00BA4CFA">
        <w:rPr>
          <w:rFonts w:ascii="Arial" w:hAnsi="Arial" w:cs="Arial"/>
          <w:sz w:val="24"/>
          <w:szCs w:val="24"/>
        </w:rPr>
        <w:t xml:space="preserve"> </w:t>
      </w:r>
      <w:r w:rsidR="0066024C">
        <w:rPr>
          <w:rFonts w:ascii="Arial" w:hAnsi="Arial" w:cs="Arial"/>
          <w:sz w:val="24"/>
          <w:szCs w:val="24"/>
        </w:rPr>
        <w:t>j</w:t>
      </w:r>
      <w:r w:rsidRPr="00BA4CFA">
        <w:rPr>
          <w:rFonts w:ascii="Arial" w:hAnsi="Arial" w:cs="Arial"/>
          <w:sz w:val="24"/>
          <w:szCs w:val="24"/>
        </w:rPr>
        <w:t>uros real de cada país, servindo como uma forma de controle de demanda de bens e serviços dos países envolvidos</w:t>
      </w:r>
      <w:r w:rsidR="0066024C">
        <w:rPr>
          <w:rFonts w:ascii="Arial" w:hAnsi="Arial" w:cs="Arial"/>
          <w:sz w:val="24"/>
          <w:szCs w:val="24"/>
        </w:rPr>
        <w:t>. Q</w:t>
      </w:r>
      <w:r w:rsidRPr="00BA4CFA">
        <w:rPr>
          <w:rFonts w:ascii="Arial" w:hAnsi="Arial" w:cs="Arial"/>
          <w:sz w:val="24"/>
          <w:szCs w:val="24"/>
        </w:rPr>
        <w:t xml:space="preserve">uanto maior o </w:t>
      </w:r>
      <w:proofErr w:type="gramStart"/>
      <w:r w:rsidR="000B16E1">
        <w:rPr>
          <w:rFonts w:ascii="Arial" w:hAnsi="Arial" w:cs="Arial"/>
          <w:sz w:val="24"/>
          <w:szCs w:val="24"/>
        </w:rPr>
        <w:t>j</w:t>
      </w:r>
      <w:r w:rsidRPr="00BA4CFA">
        <w:rPr>
          <w:rFonts w:ascii="Arial" w:hAnsi="Arial" w:cs="Arial"/>
          <w:sz w:val="24"/>
          <w:szCs w:val="24"/>
        </w:rPr>
        <w:t>uros real</w:t>
      </w:r>
      <w:proofErr w:type="gramEnd"/>
      <w:r w:rsidR="000B16E1">
        <w:rPr>
          <w:rFonts w:ascii="Arial" w:hAnsi="Arial" w:cs="Arial"/>
          <w:sz w:val="24"/>
          <w:szCs w:val="24"/>
        </w:rPr>
        <w:t>,</w:t>
      </w:r>
      <w:r w:rsidRPr="00BA4CFA">
        <w:rPr>
          <w:rFonts w:ascii="Arial" w:hAnsi="Arial" w:cs="Arial"/>
          <w:sz w:val="24"/>
          <w:szCs w:val="24"/>
        </w:rPr>
        <w:t xml:space="preserve"> menor espera</w:t>
      </w:r>
      <w:r w:rsidR="000B16E1">
        <w:rPr>
          <w:rFonts w:ascii="Arial" w:hAnsi="Arial" w:cs="Arial"/>
          <w:sz w:val="24"/>
          <w:szCs w:val="24"/>
        </w:rPr>
        <w:t>-</w:t>
      </w:r>
      <w:r w:rsidRPr="00BA4CFA">
        <w:rPr>
          <w:rFonts w:ascii="Arial" w:hAnsi="Arial" w:cs="Arial"/>
          <w:sz w:val="24"/>
          <w:szCs w:val="24"/>
        </w:rPr>
        <w:t>se a que a inflação do país seja, logo espera</w:t>
      </w:r>
      <w:r w:rsidR="000B16E1">
        <w:rPr>
          <w:rFonts w:ascii="Arial" w:hAnsi="Arial" w:cs="Arial"/>
          <w:sz w:val="24"/>
          <w:szCs w:val="24"/>
        </w:rPr>
        <w:t>-</w:t>
      </w:r>
      <w:r w:rsidRPr="00BA4CFA">
        <w:rPr>
          <w:rFonts w:ascii="Arial" w:hAnsi="Arial" w:cs="Arial"/>
          <w:sz w:val="24"/>
          <w:szCs w:val="24"/>
        </w:rPr>
        <w:t>se um efeito negativo sobre a inflação.</w:t>
      </w:r>
    </w:p>
    <w:p w14:paraId="6CB73CDF" w14:textId="1568DFDB" w:rsidR="6BC8EF81" w:rsidRPr="00BA4CFA" w:rsidRDefault="00392134" w:rsidP="319346D3">
      <w:pPr>
        <w:pStyle w:val="Pargrafoda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</w:t>
      </w:r>
      <w:r w:rsidR="6BC8EF81" w:rsidRPr="00BA4CFA">
        <w:rPr>
          <w:rFonts w:ascii="Arial" w:hAnsi="Arial" w:cs="Arial"/>
          <w:sz w:val="24"/>
          <w:szCs w:val="24"/>
        </w:rPr>
        <w:t>n</w:t>
      </w:r>
      <w:proofErr w:type="spellEnd"/>
      <w:r w:rsidR="6BC8EF81" w:rsidRPr="00BA4CFA">
        <w:rPr>
          <w:rFonts w:ascii="Arial" w:hAnsi="Arial" w:cs="Arial"/>
          <w:sz w:val="24"/>
          <w:szCs w:val="24"/>
        </w:rPr>
        <w:t xml:space="preserve"> Câmbio: Estamos utilizando o câmbio como uma forma de medir o poder de compra dos países de forma que quando maior a taxa de câmbio menor será o consumo de outros países, logo espera</w:t>
      </w:r>
      <w:r>
        <w:rPr>
          <w:rFonts w:ascii="Arial" w:hAnsi="Arial" w:cs="Arial"/>
          <w:sz w:val="24"/>
          <w:szCs w:val="24"/>
        </w:rPr>
        <w:t>-</w:t>
      </w:r>
      <w:r w:rsidR="6BC8EF81" w:rsidRPr="00BA4CFA">
        <w:rPr>
          <w:rFonts w:ascii="Arial" w:hAnsi="Arial" w:cs="Arial"/>
          <w:sz w:val="24"/>
          <w:szCs w:val="24"/>
        </w:rPr>
        <w:t>se um efeito positivo taxa de câmbio (desvalorização da moeda local) sobre a inflação.</w:t>
      </w:r>
    </w:p>
    <w:p w14:paraId="50BD2048" w14:textId="2E8346CE" w:rsidR="319346D3" w:rsidRPr="00BA4CFA" w:rsidRDefault="319346D3" w:rsidP="319346D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F546C11" w14:textId="5F711A60" w:rsidR="004533D5" w:rsidRPr="00BA4CFA" w:rsidRDefault="00F71C1C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d</w:t>
      </w:r>
      <w:r w:rsidR="00A96850" w:rsidRPr="00BA4CFA">
        <w:rPr>
          <w:rFonts w:ascii="Arial" w:hAnsi="Arial" w:cs="Arial"/>
          <w:b/>
          <w:bCs/>
          <w:sz w:val="24"/>
          <w:szCs w:val="24"/>
        </w:rPr>
        <w:t xml:space="preserve">) </w:t>
      </w:r>
      <w:r w:rsidR="00FE3FE7" w:rsidRPr="00BA4CFA">
        <w:rPr>
          <w:rFonts w:ascii="Arial" w:hAnsi="Arial" w:cs="Arial"/>
          <w:b/>
          <w:bCs/>
          <w:sz w:val="24"/>
          <w:szCs w:val="24"/>
        </w:rPr>
        <w:t xml:space="preserve">Estimar o Modelo </w:t>
      </w:r>
      <w:proofErr w:type="spellStart"/>
      <w:r w:rsidR="00FE3FE7" w:rsidRPr="00BA4CFA">
        <w:rPr>
          <w:rFonts w:ascii="Arial" w:hAnsi="Arial" w:cs="Arial"/>
          <w:b/>
          <w:bCs/>
          <w:sz w:val="24"/>
          <w:szCs w:val="24"/>
        </w:rPr>
        <w:t>Pooled</w:t>
      </w:r>
      <w:proofErr w:type="spellEnd"/>
      <w:r w:rsidR="00FE3FE7" w:rsidRPr="00BA4CFA">
        <w:rPr>
          <w:rFonts w:ascii="Arial" w:hAnsi="Arial" w:cs="Arial"/>
          <w:b/>
          <w:bCs/>
          <w:sz w:val="24"/>
          <w:szCs w:val="24"/>
        </w:rPr>
        <w:t xml:space="preserve"> </w:t>
      </w:r>
      <w:r w:rsidR="00A2510B" w:rsidRPr="00BA4CFA">
        <w:rPr>
          <w:rFonts w:ascii="Arial" w:hAnsi="Arial" w:cs="Arial"/>
          <w:b/>
          <w:bCs/>
          <w:sz w:val="24"/>
          <w:szCs w:val="24"/>
        </w:rPr>
        <w:t>MQO</w:t>
      </w:r>
      <w:r w:rsidR="00ED3ACA" w:rsidRPr="00BA4CFA">
        <w:rPr>
          <w:rFonts w:ascii="Arial" w:hAnsi="Arial" w:cs="Arial"/>
          <w:b/>
          <w:bCs/>
          <w:sz w:val="24"/>
          <w:szCs w:val="24"/>
        </w:rPr>
        <w:t xml:space="preserve"> e interp</w:t>
      </w:r>
      <w:r w:rsidR="00AC3BA0" w:rsidRPr="00BA4CFA">
        <w:rPr>
          <w:rFonts w:ascii="Arial" w:hAnsi="Arial" w:cs="Arial"/>
          <w:b/>
          <w:bCs/>
          <w:sz w:val="24"/>
          <w:szCs w:val="24"/>
        </w:rPr>
        <w:t>retar os principais resultados</w:t>
      </w:r>
      <w:r w:rsidR="00AD5FD9" w:rsidRPr="00BA4CFA">
        <w:rPr>
          <w:rFonts w:ascii="Arial" w:hAnsi="Arial" w:cs="Arial"/>
          <w:b/>
          <w:bCs/>
          <w:sz w:val="24"/>
          <w:szCs w:val="24"/>
        </w:rPr>
        <w:t>.</w:t>
      </w:r>
    </w:p>
    <w:p w14:paraId="4A55764F" w14:textId="77777777" w:rsidR="001265FD" w:rsidRPr="001265FD" w:rsidRDefault="001265FD" w:rsidP="001265FD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BA8A47E" w14:textId="77777777" w:rsidR="001265FD" w:rsidRPr="001265FD" w:rsidRDefault="001265FD" w:rsidP="003E781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1265FD">
        <w:rPr>
          <w:rFonts w:ascii="Arial" w:hAnsi="Arial" w:cs="Arial"/>
          <w:sz w:val="24"/>
          <w:szCs w:val="24"/>
        </w:rPr>
        <w:t>Modelo 5: MQO agrupado, usando 72 observações</w:t>
      </w:r>
    </w:p>
    <w:p w14:paraId="1FBB4FEA" w14:textId="77777777" w:rsidR="001265FD" w:rsidRPr="001265FD" w:rsidRDefault="001265FD" w:rsidP="003E781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1265FD">
        <w:rPr>
          <w:rFonts w:ascii="Arial" w:hAnsi="Arial" w:cs="Arial"/>
          <w:sz w:val="24"/>
          <w:szCs w:val="24"/>
        </w:rPr>
        <w:t>Incluídas 6 unidades de corte transversal</w:t>
      </w:r>
    </w:p>
    <w:p w14:paraId="6FF58B30" w14:textId="77777777" w:rsidR="001265FD" w:rsidRPr="001265FD" w:rsidRDefault="001265FD" w:rsidP="003E781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1265FD">
        <w:rPr>
          <w:rFonts w:ascii="Arial" w:hAnsi="Arial" w:cs="Arial"/>
          <w:sz w:val="24"/>
          <w:szCs w:val="24"/>
        </w:rPr>
        <w:t>Comprimento da série temporal = 12</w:t>
      </w:r>
    </w:p>
    <w:p w14:paraId="39E99FB5" w14:textId="47E0DF3D" w:rsidR="001265FD" w:rsidRPr="001265FD" w:rsidRDefault="001265FD" w:rsidP="003E781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1265FD">
        <w:rPr>
          <w:rFonts w:ascii="Arial" w:hAnsi="Arial" w:cs="Arial"/>
          <w:sz w:val="24"/>
          <w:szCs w:val="24"/>
        </w:rPr>
        <w:t xml:space="preserve">Variável dependente: </w:t>
      </w:r>
      <w:r w:rsidR="2843AF9D" w:rsidRPr="003E781C">
        <w:rPr>
          <w:rFonts w:ascii="Arial" w:hAnsi="Arial" w:cs="Arial"/>
          <w:sz w:val="24"/>
          <w:szCs w:val="24"/>
        </w:rPr>
        <w:t>Inflação</w:t>
      </w:r>
    </w:p>
    <w:p w14:paraId="52A0B28D" w14:textId="77777777" w:rsidR="001265FD" w:rsidRPr="001265FD" w:rsidRDefault="001265FD" w:rsidP="003E781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1265FD" w:rsidRPr="001265FD" w14:paraId="1BBEE18D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9EEB638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5D16ADE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DFDAF79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419337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6B99227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828AE99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265FD" w:rsidRPr="001265FD" w14:paraId="00080F57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4DF9A05" w14:textId="5FA087A9" w:rsidR="001265FD" w:rsidRPr="001265FD" w:rsidRDefault="00083D38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E781C">
              <w:rPr>
                <w:rFonts w:ascii="Arial" w:hAnsi="Arial" w:cs="Arial"/>
                <w:sz w:val="24"/>
                <w:szCs w:val="24"/>
              </w:rPr>
              <w:t>C</w:t>
            </w:r>
            <w:r w:rsidR="001265FD" w:rsidRPr="001265FD">
              <w:rPr>
                <w:rFonts w:ascii="Arial" w:hAnsi="Arial" w:cs="Arial"/>
                <w:sz w:val="24"/>
                <w:szCs w:val="24"/>
              </w:rPr>
              <w:t>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1246359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−18,7171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C040348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24,0581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0FEB29C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−0,7780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616A8CB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0,4393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E564E55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265FD" w:rsidRPr="001265FD" w14:paraId="4BA7A07D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04124D7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265FD">
              <w:rPr>
                <w:rFonts w:ascii="Arial" w:hAnsi="Arial" w:cs="Arial"/>
                <w:sz w:val="24"/>
                <w:szCs w:val="24"/>
              </w:rPr>
              <w:t>l_ProxyPetro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E2F3AB3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−3,74713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EBD067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3,54670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5A6BE23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−1,057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D8F976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0,2945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6E71F46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265FD" w:rsidRPr="001265FD" w14:paraId="4CE030AF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8C4B000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265FD">
              <w:rPr>
                <w:rFonts w:ascii="Arial" w:hAnsi="Arial" w:cs="Arial"/>
                <w:sz w:val="24"/>
                <w:szCs w:val="24"/>
              </w:rPr>
              <w:t>l_PIB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CA0F2FA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6,02596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59627C7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2,07615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C80D7A8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2,902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5DE241E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0,0050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61C75CE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265FD" w:rsidRPr="001265FD" w14:paraId="36483CD3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FB8830A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Juros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87EBD3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−0,520686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6EEBA6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0,0966844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3530BA8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−5,385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F30964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DBC279A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265FD" w:rsidRPr="001265FD" w14:paraId="2B74250F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C524A7D" w14:textId="504A331D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265FD">
              <w:rPr>
                <w:rFonts w:ascii="Arial" w:hAnsi="Arial" w:cs="Arial"/>
                <w:sz w:val="24"/>
                <w:szCs w:val="24"/>
              </w:rPr>
              <w:t>l</w:t>
            </w:r>
            <w:proofErr w:type="gramStart"/>
            <w:r w:rsidRPr="001265FD">
              <w:rPr>
                <w:rFonts w:ascii="Arial" w:hAnsi="Arial" w:cs="Arial"/>
                <w:sz w:val="24"/>
                <w:szCs w:val="24"/>
              </w:rPr>
              <w:t>_C</w:t>
            </w:r>
            <w:r w:rsidR="00083D38" w:rsidRPr="003E781C">
              <w:rPr>
                <w:rFonts w:ascii="Arial" w:hAnsi="Arial" w:cs="Arial"/>
                <w:sz w:val="24"/>
                <w:szCs w:val="24"/>
              </w:rPr>
              <w:t>a</w:t>
            </w:r>
            <w:r w:rsidRPr="001265FD">
              <w:rPr>
                <w:rFonts w:ascii="Arial" w:hAnsi="Arial" w:cs="Arial"/>
                <w:sz w:val="24"/>
                <w:szCs w:val="24"/>
              </w:rPr>
              <w:t>mbio</w:t>
            </w:r>
            <w:proofErr w:type="spellEnd"/>
            <w:proofErr w:type="gram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005D19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−0,982755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500710E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0,400677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CFE1248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−2,453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A103915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0,0168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B6ACE2B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**</w:t>
            </w:r>
          </w:p>
        </w:tc>
      </w:tr>
    </w:tbl>
    <w:p w14:paraId="21BE7755" w14:textId="77777777" w:rsidR="001265FD" w:rsidRPr="001265FD" w:rsidRDefault="001265FD" w:rsidP="003E781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1265FD" w:rsidRPr="001265FD" w14:paraId="74BAC264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2F4CB47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4271CA4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10,60317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B827BC0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7D222C2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38C342F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12,32823</w:t>
            </w:r>
          </w:p>
        </w:tc>
      </w:tr>
      <w:tr w:rsidR="001265FD" w:rsidRPr="001265FD" w14:paraId="617730E6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BC075EE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Soma </w:t>
            </w:r>
            <w:proofErr w:type="spellStart"/>
            <w:r w:rsidRPr="001265FD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1265FD">
              <w:rPr>
                <w:rFonts w:ascii="Arial" w:hAnsi="Arial" w:cs="Arial"/>
                <w:sz w:val="24"/>
                <w:szCs w:val="24"/>
              </w:rPr>
              <w:t>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1791230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6365,296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CBB9666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385B486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1265FD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1265FD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B6B610D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9,747021</w:t>
            </w:r>
          </w:p>
        </w:tc>
      </w:tr>
      <w:tr w:rsidR="001265FD" w:rsidRPr="001265FD" w14:paraId="09960867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49BC717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lastRenderedPageBreak/>
              <w:t>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7318789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0,410126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22965DE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935B9FC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R-quadrado ajustado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D2CC534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0,374910</w:t>
            </w:r>
          </w:p>
        </w:tc>
      </w:tr>
      <w:tr w:rsidR="001265FD" w:rsidRPr="001265FD" w14:paraId="35431A10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BCD06D9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1265FD">
              <w:rPr>
                <w:rFonts w:ascii="Arial" w:hAnsi="Arial" w:cs="Arial"/>
                <w:sz w:val="24"/>
                <w:szCs w:val="24"/>
              </w:rPr>
              <w:t>F(</w:t>
            </w:r>
            <w:proofErr w:type="gramEnd"/>
            <w:r w:rsidRPr="001265FD">
              <w:rPr>
                <w:rFonts w:ascii="Arial" w:hAnsi="Arial" w:cs="Arial"/>
                <w:sz w:val="24"/>
                <w:szCs w:val="24"/>
              </w:rPr>
              <w:t>4, 67)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38C8BD8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11,64591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1DDD595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6576F1F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34EE8BA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3,08e-07</w:t>
            </w:r>
          </w:p>
        </w:tc>
      </w:tr>
      <w:tr w:rsidR="001265FD" w:rsidRPr="001265FD" w14:paraId="5401D835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A4BA044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2504357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−263,5138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C345D5D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FEE7CE5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1265FD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B3A3B4E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537,0275</w:t>
            </w:r>
          </w:p>
        </w:tc>
      </w:tr>
      <w:tr w:rsidR="001265FD" w:rsidRPr="001265FD" w14:paraId="40E775E4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5D03DEC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0E46A51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548,4109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5CF6843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0DFAD15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FFFBC4B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541,5593</w:t>
            </w:r>
          </w:p>
        </w:tc>
      </w:tr>
      <w:tr w:rsidR="001265FD" w:rsidRPr="001265FD" w14:paraId="438081FA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AA2945B" w14:textId="5E373C6D" w:rsidR="001265FD" w:rsidRPr="001265FD" w:rsidRDefault="00083D38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781C">
              <w:rPr>
                <w:rFonts w:ascii="Arial" w:hAnsi="Arial" w:cs="Arial"/>
                <w:sz w:val="24"/>
                <w:szCs w:val="24"/>
              </w:rPr>
              <w:t>R</w:t>
            </w:r>
            <w:r w:rsidR="001265FD" w:rsidRPr="001265FD">
              <w:rPr>
                <w:rFonts w:ascii="Arial" w:hAnsi="Arial" w:cs="Arial"/>
                <w:sz w:val="24"/>
                <w:szCs w:val="24"/>
              </w:rPr>
              <w:t>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A222973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0,843936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B9CD1B5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A25D7AF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265FD">
              <w:rPr>
                <w:rFonts w:ascii="Arial" w:hAnsi="Arial" w:cs="Arial"/>
                <w:sz w:val="24"/>
                <w:szCs w:val="24"/>
              </w:rPr>
              <w:t>Durbin</w:t>
            </w:r>
            <w:proofErr w:type="spellEnd"/>
            <w:r w:rsidRPr="001265FD">
              <w:rPr>
                <w:rFonts w:ascii="Arial" w:hAnsi="Arial" w:cs="Arial"/>
                <w:sz w:val="24"/>
                <w:szCs w:val="24"/>
              </w:rPr>
              <w:t>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8D020A0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0,401328</w:t>
            </w:r>
          </w:p>
        </w:tc>
      </w:tr>
    </w:tbl>
    <w:p w14:paraId="759F88B5" w14:textId="77777777" w:rsidR="00945BA7" w:rsidRPr="00945BA7" w:rsidRDefault="00945BA7" w:rsidP="00945BA7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D348837" w14:textId="77777777" w:rsidR="003267D8" w:rsidRPr="00BA4CFA" w:rsidRDefault="003267D8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140BC38" w14:textId="50DC7B96" w:rsidR="00945BA7" w:rsidRPr="00B849FE" w:rsidRDefault="00F9374A" w:rsidP="00B849FE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849FE">
        <w:rPr>
          <w:rFonts w:ascii="Arial" w:hAnsi="Arial" w:cs="Arial"/>
          <w:b/>
          <w:bCs/>
          <w:sz w:val="24"/>
          <w:szCs w:val="24"/>
        </w:rPr>
        <w:t>Magnitude dos Coeficientes</w:t>
      </w:r>
    </w:p>
    <w:p w14:paraId="5F33FE2C" w14:textId="5B3ABC25" w:rsidR="00F9374A" w:rsidRPr="00BA4CFA" w:rsidRDefault="00EA1088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β0 (constante)</w:t>
      </w:r>
      <w:r w:rsidR="00FD0F47" w:rsidRPr="00BA4CFA">
        <w:rPr>
          <w:rFonts w:ascii="Arial" w:hAnsi="Arial" w:cs="Arial"/>
          <w:sz w:val="24"/>
          <w:szCs w:val="24"/>
        </w:rPr>
        <w:t>:</w:t>
      </w:r>
      <w:r w:rsidRPr="00BA4CFA">
        <w:rPr>
          <w:rFonts w:ascii="Arial" w:hAnsi="Arial" w:cs="Arial"/>
          <w:sz w:val="24"/>
          <w:szCs w:val="24"/>
        </w:rPr>
        <w:t xml:space="preserve"> </w:t>
      </w:r>
      <w:r w:rsidR="00083D38" w:rsidRPr="00BA4CFA">
        <w:rPr>
          <w:rFonts w:ascii="Arial" w:hAnsi="Arial" w:cs="Arial"/>
          <w:sz w:val="24"/>
          <w:szCs w:val="24"/>
        </w:rPr>
        <w:t>-18,72</w:t>
      </w:r>
      <w:r w:rsidR="00085AB3" w:rsidRPr="00BA4CFA">
        <w:rPr>
          <w:rFonts w:ascii="Arial" w:hAnsi="Arial" w:cs="Arial"/>
          <w:sz w:val="24"/>
          <w:szCs w:val="24"/>
        </w:rPr>
        <w:t xml:space="preserve"> – Em média,</w:t>
      </w:r>
      <w:r w:rsidR="00832847" w:rsidRPr="00BA4CFA">
        <w:rPr>
          <w:rFonts w:ascii="Arial" w:hAnsi="Arial" w:cs="Arial"/>
          <w:sz w:val="24"/>
          <w:szCs w:val="24"/>
        </w:rPr>
        <w:t xml:space="preserve"> a taxa de inflação é de </w:t>
      </w:r>
      <w:r w:rsidR="00083D38" w:rsidRPr="00BA4CFA">
        <w:rPr>
          <w:rFonts w:ascii="Arial" w:hAnsi="Arial" w:cs="Arial"/>
          <w:sz w:val="24"/>
          <w:szCs w:val="24"/>
        </w:rPr>
        <w:t>-18,72</w:t>
      </w:r>
      <w:r w:rsidR="0018094C" w:rsidRPr="00BA4CFA">
        <w:rPr>
          <w:rFonts w:ascii="Arial" w:hAnsi="Arial" w:cs="Arial"/>
          <w:sz w:val="24"/>
          <w:szCs w:val="24"/>
        </w:rPr>
        <w:t>%, quando o preço do barril do petróleo, a taxa de câmbio, o PIB per capita e a taxa de juros real são iguais a zero.</w:t>
      </w:r>
    </w:p>
    <w:p w14:paraId="56463DB2" w14:textId="26801D9F" w:rsidR="0018094C" w:rsidRPr="00BA4CFA" w:rsidRDefault="0018094C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β1 (</w:t>
      </w:r>
      <w:r w:rsidR="0070725F" w:rsidRPr="00BA4CFA">
        <w:rPr>
          <w:rFonts w:ascii="Arial" w:hAnsi="Arial" w:cs="Arial"/>
          <w:sz w:val="24"/>
          <w:szCs w:val="24"/>
        </w:rPr>
        <w:t>P</w:t>
      </w:r>
      <w:r w:rsidR="00021193" w:rsidRPr="00BA4CFA">
        <w:rPr>
          <w:rFonts w:ascii="Arial" w:hAnsi="Arial" w:cs="Arial"/>
          <w:sz w:val="24"/>
          <w:szCs w:val="24"/>
        </w:rPr>
        <w:t>reço do barril do petróleo)</w:t>
      </w:r>
      <w:r w:rsidR="00FD0F47" w:rsidRPr="00BA4CFA">
        <w:rPr>
          <w:rFonts w:ascii="Arial" w:hAnsi="Arial" w:cs="Arial"/>
          <w:sz w:val="24"/>
          <w:szCs w:val="24"/>
        </w:rPr>
        <w:t xml:space="preserve">: </w:t>
      </w:r>
      <w:r w:rsidR="00E863E4" w:rsidRPr="00BA4CFA">
        <w:rPr>
          <w:rFonts w:ascii="Arial" w:hAnsi="Arial" w:cs="Arial"/>
          <w:sz w:val="24"/>
          <w:szCs w:val="24"/>
        </w:rPr>
        <w:t>3,75</w:t>
      </w:r>
      <w:r w:rsidR="00046901" w:rsidRPr="00BA4CFA">
        <w:rPr>
          <w:rFonts w:ascii="Arial" w:hAnsi="Arial" w:cs="Arial"/>
          <w:sz w:val="24"/>
          <w:szCs w:val="24"/>
        </w:rPr>
        <w:t xml:space="preserve"> – </w:t>
      </w:r>
      <w:r w:rsidR="002C7FF0" w:rsidRPr="00BA4CFA">
        <w:rPr>
          <w:rFonts w:ascii="Arial" w:hAnsi="Arial" w:cs="Arial"/>
          <w:sz w:val="24"/>
          <w:szCs w:val="24"/>
        </w:rPr>
        <w:t>O</w:t>
      </w:r>
      <w:r w:rsidR="00046901" w:rsidRPr="00BA4CFA">
        <w:rPr>
          <w:rFonts w:ascii="Arial" w:hAnsi="Arial" w:cs="Arial"/>
          <w:sz w:val="24"/>
          <w:szCs w:val="24"/>
        </w:rPr>
        <w:t xml:space="preserve"> aumento de </w:t>
      </w:r>
      <w:r w:rsidR="005F0D2A" w:rsidRPr="00BA4CFA">
        <w:rPr>
          <w:rFonts w:ascii="Arial" w:hAnsi="Arial" w:cs="Arial"/>
          <w:sz w:val="24"/>
          <w:szCs w:val="24"/>
        </w:rPr>
        <w:t xml:space="preserve">um 1% </w:t>
      </w:r>
      <w:r w:rsidR="00F053ED" w:rsidRPr="00BA4CFA">
        <w:rPr>
          <w:rFonts w:ascii="Arial" w:hAnsi="Arial" w:cs="Arial"/>
          <w:sz w:val="24"/>
          <w:szCs w:val="24"/>
        </w:rPr>
        <w:t>no preço do barril do petróleo</w:t>
      </w:r>
      <w:r w:rsidR="00C50FCA" w:rsidRPr="00BA4CFA">
        <w:rPr>
          <w:rFonts w:ascii="Arial" w:hAnsi="Arial" w:cs="Arial"/>
          <w:sz w:val="24"/>
          <w:szCs w:val="24"/>
        </w:rPr>
        <w:t xml:space="preserve"> reduz a taxa de inflação </w:t>
      </w:r>
      <w:r w:rsidR="00A168D3" w:rsidRPr="00BA4CFA">
        <w:rPr>
          <w:rFonts w:ascii="Arial" w:hAnsi="Arial" w:cs="Arial"/>
          <w:sz w:val="24"/>
          <w:szCs w:val="24"/>
        </w:rPr>
        <w:t>em 0,037</w:t>
      </w:r>
      <w:r w:rsidR="00174281" w:rsidRPr="00BA4CFA">
        <w:rPr>
          <w:rFonts w:ascii="Arial" w:hAnsi="Arial" w:cs="Arial"/>
          <w:sz w:val="24"/>
          <w:szCs w:val="24"/>
        </w:rPr>
        <w:t>5</w:t>
      </w:r>
      <w:r w:rsidR="00A168D3" w:rsidRPr="00BA4CFA">
        <w:rPr>
          <w:rFonts w:ascii="Arial" w:hAnsi="Arial" w:cs="Arial"/>
          <w:sz w:val="24"/>
          <w:szCs w:val="24"/>
        </w:rPr>
        <w:t xml:space="preserve"> p</w:t>
      </w:r>
      <w:r w:rsidR="00174281" w:rsidRPr="00BA4CFA">
        <w:rPr>
          <w:rFonts w:ascii="Arial" w:hAnsi="Arial" w:cs="Arial"/>
          <w:sz w:val="24"/>
          <w:szCs w:val="24"/>
        </w:rPr>
        <w:t>ontos percentuais</w:t>
      </w:r>
      <w:r w:rsidR="001C7A81" w:rsidRPr="00BA4CFA">
        <w:rPr>
          <w:rFonts w:ascii="Arial" w:hAnsi="Arial" w:cs="Arial"/>
          <w:sz w:val="24"/>
          <w:szCs w:val="24"/>
        </w:rPr>
        <w:t>, mantendo as demais variáveis constantes.</w:t>
      </w:r>
    </w:p>
    <w:p w14:paraId="7B2611C9" w14:textId="17A63AC6" w:rsidR="002C7FF0" w:rsidRPr="00BA4CFA" w:rsidRDefault="002C7FF0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β2 (PIB per capita)</w:t>
      </w:r>
      <w:r w:rsidR="00FD0F47" w:rsidRPr="00BA4CFA">
        <w:rPr>
          <w:rFonts w:ascii="Arial" w:hAnsi="Arial" w:cs="Arial"/>
          <w:sz w:val="24"/>
          <w:szCs w:val="24"/>
        </w:rPr>
        <w:t>:</w:t>
      </w:r>
      <w:r w:rsidR="00276E63" w:rsidRPr="00BA4CFA">
        <w:rPr>
          <w:rFonts w:ascii="Arial" w:hAnsi="Arial" w:cs="Arial"/>
          <w:sz w:val="24"/>
          <w:szCs w:val="24"/>
        </w:rPr>
        <w:t xml:space="preserve"> 6,03 – O aumento de 1% no PIB per capita aumenta a taxa de inflação em </w:t>
      </w:r>
      <w:r w:rsidR="00174281" w:rsidRPr="00BA4CFA">
        <w:rPr>
          <w:rFonts w:ascii="Arial" w:hAnsi="Arial" w:cs="Arial"/>
          <w:sz w:val="24"/>
          <w:szCs w:val="24"/>
        </w:rPr>
        <w:t>0,06</w:t>
      </w:r>
      <w:r w:rsidR="001C7A81" w:rsidRPr="00BA4CFA">
        <w:rPr>
          <w:rFonts w:ascii="Arial" w:hAnsi="Arial" w:cs="Arial"/>
          <w:sz w:val="24"/>
          <w:szCs w:val="24"/>
        </w:rPr>
        <w:t>03 pontos percentuais, mantendo as demais variáveis constantes</w:t>
      </w:r>
      <w:r w:rsidR="003373A7" w:rsidRPr="00BA4CFA">
        <w:rPr>
          <w:rFonts w:ascii="Arial" w:hAnsi="Arial" w:cs="Arial"/>
          <w:sz w:val="24"/>
          <w:szCs w:val="24"/>
        </w:rPr>
        <w:t>.</w:t>
      </w:r>
    </w:p>
    <w:p w14:paraId="50DF26B1" w14:textId="44E13375" w:rsidR="003373A7" w:rsidRPr="00BA4CFA" w:rsidRDefault="003373A7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β3 (</w:t>
      </w:r>
      <w:r w:rsidR="00320664" w:rsidRPr="00BA4CFA">
        <w:rPr>
          <w:rFonts w:ascii="Arial" w:hAnsi="Arial" w:cs="Arial"/>
          <w:sz w:val="24"/>
          <w:szCs w:val="24"/>
        </w:rPr>
        <w:t>Juros)</w:t>
      </w:r>
      <w:r w:rsidR="00CA4404" w:rsidRPr="00BA4CFA">
        <w:rPr>
          <w:rFonts w:ascii="Arial" w:hAnsi="Arial" w:cs="Arial"/>
          <w:sz w:val="24"/>
          <w:szCs w:val="24"/>
        </w:rPr>
        <w:t>:</w:t>
      </w:r>
      <w:r w:rsidR="00320664" w:rsidRPr="00BA4CFA">
        <w:rPr>
          <w:rFonts w:ascii="Arial" w:hAnsi="Arial" w:cs="Arial"/>
          <w:sz w:val="24"/>
          <w:szCs w:val="24"/>
        </w:rPr>
        <w:t xml:space="preserve"> </w:t>
      </w:r>
      <w:r w:rsidR="00992282" w:rsidRPr="00BA4CFA">
        <w:rPr>
          <w:rFonts w:ascii="Arial" w:hAnsi="Arial" w:cs="Arial"/>
          <w:sz w:val="24"/>
          <w:szCs w:val="24"/>
        </w:rPr>
        <w:t>-0,5</w:t>
      </w:r>
      <w:r w:rsidR="006A7065" w:rsidRPr="00BA4CFA">
        <w:rPr>
          <w:rFonts w:ascii="Arial" w:hAnsi="Arial" w:cs="Arial"/>
          <w:sz w:val="24"/>
          <w:szCs w:val="24"/>
        </w:rPr>
        <w:t>2</w:t>
      </w:r>
      <w:r w:rsidR="00992282" w:rsidRPr="00BA4CFA">
        <w:rPr>
          <w:rFonts w:ascii="Arial" w:hAnsi="Arial" w:cs="Arial"/>
          <w:sz w:val="24"/>
          <w:szCs w:val="24"/>
        </w:rPr>
        <w:t xml:space="preserve"> – O aumento de 1</w:t>
      </w:r>
      <w:r w:rsidR="00C26F1F" w:rsidRPr="00BA4CFA">
        <w:rPr>
          <w:rFonts w:ascii="Arial" w:hAnsi="Arial" w:cs="Arial"/>
          <w:sz w:val="24"/>
          <w:szCs w:val="24"/>
        </w:rPr>
        <w:t xml:space="preserve"> ponto percentual na taxa de juros </w:t>
      </w:r>
      <w:r w:rsidR="00D96F7D">
        <w:rPr>
          <w:rFonts w:ascii="Arial" w:hAnsi="Arial" w:cs="Arial"/>
          <w:sz w:val="24"/>
          <w:szCs w:val="24"/>
        </w:rPr>
        <w:t xml:space="preserve">real </w:t>
      </w:r>
      <w:r w:rsidR="00366139" w:rsidRPr="00BA4CFA">
        <w:rPr>
          <w:rFonts w:ascii="Arial" w:hAnsi="Arial" w:cs="Arial"/>
          <w:sz w:val="24"/>
          <w:szCs w:val="24"/>
        </w:rPr>
        <w:t>diminui a taxa de inflação em 0,52</w:t>
      </w:r>
      <w:r w:rsidR="006A7065" w:rsidRPr="00BA4CFA">
        <w:rPr>
          <w:rFonts w:ascii="Arial" w:hAnsi="Arial" w:cs="Arial"/>
          <w:sz w:val="24"/>
          <w:szCs w:val="24"/>
        </w:rPr>
        <w:t xml:space="preserve"> pontos percentuais, mantendo as demais variáveis constantes.</w:t>
      </w:r>
    </w:p>
    <w:p w14:paraId="5AE471E5" w14:textId="489BA41C" w:rsidR="006A7065" w:rsidRPr="00BA4CFA" w:rsidRDefault="006A7065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β4 (Câmbio)</w:t>
      </w:r>
      <w:r w:rsidR="00CA4404" w:rsidRPr="00BA4CFA">
        <w:rPr>
          <w:rFonts w:ascii="Arial" w:hAnsi="Arial" w:cs="Arial"/>
          <w:sz w:val="24"/>
          <w:szCs w:val="24"/>
        </w:rPr>
        <w:t>:</w:t>
      </w:r>
      <w:r w:rsidRPr="00BA4CFA">
        <w:rPr>
          <w:rFonts w:ascii="Arial" w:hAnsi="Arial" w:cs="Arial"/>
          <w:sz w:val="24"/>
          <w:szCs w:val="24"/>
        </w:rPr>
        <w:t xml:space="preserve"> </w:t>
      </w:r>
      <w:r w:rsidR="00805828" w:rsidRPr="00BA4CFA">
        <w:rPr>
          <w:rFonts w:ascii="Arial" w:hAnsi="Arial" w:cs="Arial"/>
          <w:sz w:val="24"/>
          <w:szCs w:val="24"/>
        </w:rPr>
        <w:t xml:space="preserve">-0,98 – O aumento de 1% na taxa </w:t>
      </w:r>
      <w:r w:rsidR="00F27BA6" w:rsidRPr="00BA4CFA">
        <w:rPr>
          <w:rFonts w:ascii="Arial" w:hAnsi="Arial" w:cs="Arial"/>
          <w:sz w:val="24"/>
          <w:szCs w:val="24"/>
        </w:rPr>
        <w:t xml:space="preserve">de </w:t>
      </w:r>
      <w:r w:rsidR="006C09CB" w:rsidRPr="00BA4CFA">
        <w:rPr>
          <w:rFonts w:ascii="Arial" w:hAnsi="Arial" w:cs="Arial"/>
          <w:sz w:val="24"/>
          <w:szCs w:val="24"/>
        </w:rPr>
        <w:t xml:space="preserve">câmbio </w:t>
      </w:r>
      <w:r w:rsidR="00CA6609" w:rsidRPr="00BA4CFA">
        <w:rPr>
          <w:rFonts w:ascii="Arial" w:hAnsi="Arial" w:cs="Arial"/>
          <w:sz w:val="24"/>
          <w:szCs w:val="24"/>
        </w:rPr>
        <w:t>reduz a taxa de inflação em 0,0098 pontos percentuais, mantendo as demais variáveis constantes.</w:t>
      </w:r>
    </w:p>
    <w:p w14:paraId="01F3C4EF" w14:textId="0620F01B" w:rsidR="00CA6609" w:rsidRPr="00DD036D" w:rsidRDefault="00CA6609" w:rsidP="00DD036D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D036D">
        <w:rPr>
          <w:rFonts w:ascii="Arial" w:hAnsi="Arial" w:cs="Arial"/>
          <w:b/>
          <w:bCs/>
          <w:sz w:val="24"/>
          <w:szCs w:val="24"/>
        </w:rPr>
        <w:t>Significância Est</w:t>
      </w:r>
      <w:r w:rsidR="002370F6" w:rsidRPr="00DD036D">
        <w:rPr>
          <w:rFonts w:ascii="Arial" w:hAnsi="Arial" w:cs="Arial"/>
          <w:b/>
          <w:bCs/>
          <w:sz w:val="24"/>
          <w:szCs w:val="24"/>
        </w:rPr>
        <w:t xml:space="preserve">atística </w:t>
      </w:r>
    </w:p>
    <w:p w14:paraId="1ACD9523" w14:textId="013C3DBA" w:rsidR="002370F6" w:rsidRPr="00BA4CFA" w:rsidRDefault="00690042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β0 (constante)</w:t>
      </w:r>
      <w:r w:rsidR="00FD0F47" w:rsidRPr="00BA4CFA">
        <w:rPr>
          <w:rFonts w:ascii="Arial" w:hAnsi="Arial" w:cs="Arial"/>
          <w:sz w:val="24"/>
          <w:szCs w:val="24"/>
        </w:rPr>
        <w:t xml:space="preserve">: </w:t>
      </w:r>
      <w:r w:rsidRPr="00BA4CFA">
        <w:rPr>
          <w:rFonts w:ascii="Arial" w:hAnsi="Arial" w:cs="Arial"/>
          <w:sz w:val="24"/>
          <w:szCs w:val="24"/>
        </w:rPr>
        <w:t>p-valor = 0,4393 – O parâmetro não é estatisticamente significante</w:t>
      </w:r>
      <w:r w:rsidR="00EF01AA" w:rsidRPr="00BA4CFA">
        <w:rPr>
          <w:rFonts w:ascii="Arial" w:hAnsi="Arial" w:cs="Arial"/>
          <w:sz w:val="24"/>
          <w:szCs w:val="24"/>
        </w:rPr>
        <w:t>. Não</w:t>
      </w:r>
      <w:r w:rsidR="006D55A3" w:rsidRPr="00BA4CFA">
        <w:rPr>
          <w:rFonts w:ascii="Arial" w:hAnsi="Arial" w:cs="Arial"/>
          <w:sz w:val="24"/>
          <w:szCs w:val="24"/>
        </w:rPr>
        <w:t xml:space="preserve"> </w:t>
      </w:r>
      <w:proofErr w:type="gramStart"/>
      <w:r w:rsidR="006D55A3" w:rsidRPr="00BA4CFA">
        <w:rPr>
          <w:rFonts w:ascii="Arial" w:hAnsi="Arial" w:cs="Arial"/>
          <w:sz w:val="24"/>
          <w:szCs w:val="24"/>
        </w:rPr>
        <w:t>rejeita-se</w:t>
      </w:r>
      <w:proofErr w:type="gramEnd"/>
      <w:r w:rsidR="006D55A3" w:rsidRPr="00BA4CFA">
        <w:rPr>
          <w:rFonts w:ascii="Arial" w:hAnsi="Arial" w:cs="Arial"/>
          <w:sz w:val="24"/>
          <w:szCs w:val="24"/>
        </w:rPr>
        <w:t xml:space="preserve"> a hipótese nula, logo, a taxa de inflação pode ser igual a zero.</w:t>
      </w:r>
    </w:p>
    <w:p w14:paraId="48CD7B3D" w14:textId="17944ABD" w:rsidR="006D55A3" w:rsidRPr="00BA4CFA" w:rsidRDefault="006D55A3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β1</w:t>
      </w:r>
      <w:r w:rsidR="00387843" w:rsidRPr="00BA4CFA">
        <w:rPr>
          <w:rFonts w:ascii="Arial" w:hAnsi="Arial" w:cs="Arial"/>
          <w:sz w:val="24"/>
          <w:szCs w:val="24"/>
        </w:rPr>
        <w:t xml:space="preserve"> (</w:t>
      </w:r>
      <w:r w:rsidR="0070725F" w:rsidRPr="00BA4CFA">
        <w:rPr>
          <w:rFonts w:ascii="Arial" w:hAnsi="Arial" w:cs="Arial"/>
          <w:sz w:val="24"/>
          <w:szCs w:val="24"/>
        </w:rPr>
        <w:t>Preço do barril do petróleo)</w:t>
      </w:r>
      <w:r w:rsidR="00FD0F47" w:rsidRPr="00BA4CFA">
        <w:rPr>
          <w:rFonts w:ascii="Arial" w:hAnsi="Arial" w:cs="Arial"/>
          <w:sz w:val="24"/>
          <w:szCs w:val="24"/>
        </w:rPr>
        <w:t>:</w:t>
      </w:r>
      <w:r w:rsidR="0077496A" w:rsidRPr="00BA4CFA">
        <w:rPr>
          <w:rFonts w:ascii="Arial" w:hAnsi="Arial" w:cs="Arial"/>
          <w:sz w:val="24"/>
          <w:szCs w:val="24"/>
        </w:rPr>
        <w:t xml:space="preserve"> p-valor = 0,2945 – O parâmetro não é estatisticamente significante</w:t>
      </w:r>
      <w:r w:rsidR="00EF01AA" w:rsidRPr="00BA4CFA">
        <w:rPr>
          <w:rFonts w:ascii="Arial" w:hAnsi="Arial" w:cs="Arial"/>
          <w:sz w:val="24"/>
          <w:szCs w:val="24"/>
        </w:rPr>
        <w:t>. N</w:t>
      </w:r>
      <w:r w:rsidR="0077496A" w:rsidRPr="00BA4CFA">
        <w:rPr>
          <w:rFonts w:ascii="Arial" w:hAnsi="Arial" w:cs="Arial"/>
          <w:sz w:val="24"/>
          <w:szCs w:val="24"/>
        </w:rPr>
        <w:t xml:space="preserve">ão </w:t>
      </w:r>
      <w:proofErr w:type="gramStart"/>
      <w:r w:rsidR="0077496A" w:rsidRPr="00BA4CFA">
        <w:rPr>
          <w:rFonts w:ascii="Arial" w:hAnsi="Arial" w:cs="Arial"/>
          <w:sz w:val="24"/>
          <w:szCs w:val="24"/>
        </w:rPr>
        <w:t>rejeita-se</w:t>
      </w:r>
      <w:proofErr w:type="gramEnd"/>
      <w:r w:rsidR="0077496A" w:rsidRPr="00BA4CFA">
        <w:rPr>
          <w:rFonts w:ascii="Arial" w:hAnsi="Arial" w:cs="Arial"/>
          <w:sz w:val="24"/>
          <w:szCs w:val="24"/>
        </w:rPr>
        <w:t xml:space="preserve"> a hipótese nula</w:t>
      </w:r>
      <w:r w:rsidR="00EF01AA" w:rsidRPr="00BA4CFA">
        <w:rPr>
          <w:rFonts w:ascii="Arial" w:hAnsi="Arial" w:cs="Arial"/>
          <w:sz w:val="24"/>
          <w:szCs w:val="24"/>
        </w:rPr>
        <w:t xml:space="preserve">, ou seja, </w:t>
      </w:r>
      <w:r w:rsidR="0072635A" w:rsidRPr="00BA4CFA">
        <w:rPr>
          <w:rFonts w:ascii="Arial" w:hAnsi="Arial" w:cs="Arial"/>
          <w:sz w:val="24"/>
          <w:szCs w:val="24"/>
        </w:rPr>
        <w:t>o preço do barril do petróleo pode não afetar a taxa de inflação.</w:t>
      </w:r>
    </w:p>
    <w:p w14:paraId="677B3147" w14:textId="188EAE46" w:rsidR="0072635A" w:rsidRPr="00BA4CFA" w:rsidRDefault="0072635A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β2 (PIB per capita)</w:t>
      </w:r>
      <w:r w:rsidR="00FD0F47" w:rsidRPr="00BA4CFA">
        <w:rPr>
          <w:rFonts w:ascii="Arial" w:hAnsi="Arial" w:cs="Arial"/>
          <w:sz w:val="24"/>
          <w:szCs w:val="24"/>
        </w:rPr>
        <w:t>:</w:t>
      </w:r>
      <w:r w:rsidRPr="00BA4CFA">
        <w:rPr>
          <w:rFonts w:ascii="Arial" w:hAnsi="Arial" w:cs="Arial"/>
          <w:sz w:val="24"/>
          <w:szCs w:val="24"/>
        </w:rPr>
        <w:t xml:space="preserve"> p-valor = 0,0050</w:t>
      </w:r>
      <w:r w:rsidR="00DA1577" w:rsidRPr="00BA4CFA">
        <w:rPr>
          <w:rFonts w:ascii="Arial" w:hAnsi="Arial" w:cs="Arial"/>
          <w:sz w:val="24"/>
          <w:szCs w:val="24"/>
        </w:rPr>
        <w:t xml:space="preserve"> – O parâmetro é estatisticamente significante ao nível de 1%</w:t>
      </w:r>
      <w:r w:rsidR="002C121A" w:rsidRPr="00BA4CFA">
        <w:rPr>
          <w:rFonts w:ascii="Arial" w:hAnsi="Arial" w:cs="Arial"/>
          <w:sz w:val="24"/>
          <w:szCs w:val="24"/>
        </w:rPr>
        <w:t>. Rejeita-se a hipótese nula, ou seja, o PIB per capita pode afetar a taxa de inflação</w:t>
      </w:r>
      <w:r w:rsidR="008A6E4E" w:rsidRPr="00BA4CFA">
        <w:rPr>
          <w:rFonts w:ascii="Arial" w:hAnsi="Arial" w:cs="Arial"/>
          <w:sz w:val="24"/>
          <w:szCs w:val="24"/>
        </w:rPr>
        <w:t xml:space="preserve">. </w:t>
      </w:r>
    </w:p>
    <w:p w14:paraId="7E79547F" w14:textId="277F1686" w:rsidR="00295D37" w:rsidRPr="00BA4CFA" w:rsidRDefault="00295D37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</w:t>
      </w:r>
      <w:r w:rsidR="00A92890" w:rsidRPr="00BA4CFA">
        <w:rPr>
          <w:rFonts w:ascii="Arial" w:hAnsi="Arial" w:cs="Arial"/>
          <w:sz w:val="24"/>
          <w:szCs w:val="24"/>
        </w:rPr>
        <w:t>3</w:t>
      </w:r>
      <w:r w:rsidR="00902582" w:rsidRPr="00BA4CFA">
        <w:rPr>
          <w:rFonts w:ascii="Arial" w:hAnsi="Arial" w:cs="Arial"/>
          <w:sz w:val="24"/>
          <w:szCs w:val="24"/>
        </w:rPr>
        <w:t xml:space="preserve"> (Juros</w:t>
      </w:r>
      <w:r w:rsidR="007311AE" w:rsidRPr="00BA4CFA">
        <w:rPr>
          <w:rFonts w:ascii="Arial" w:hAnsi="Arial" w:cs="Arial"/>
          <w:sz w:val="24"/>
          <w:szCs w:val="24"/>
        </w:rPr>
        <w:t>)</w:t>
      </w:r>
      <w:r w:rsidR="00FD0F47" w:rsidRPr="00BA4CFA">
        <w:rPr>
          <w:rFonts w:ascii="Arial" w:hAnsi="Arial" w:cs="Arial"/>
          <w:sz w:val="24"/>
          <w:szCs w:val="24"/>
        </w:rPr>
        <w:t>:</w:t>
      </w:r>
      <w:r w:rsidR="007311AE" w:rsidRPr="00BA4CFA">
        <w:rPr>
          <w:rFonts w:ascii="Arial" w:hAnsi="Arial" w:cs="Arial"/>
          <w:sz w:val="24"/>
          <w:szCs w:val="24"/>
        </w:rPr>
        <w:t xml:space="preserve"> </w:t>
      </w:r>
      <w:r w:rsidR="00E522FA" w:rsidRPr="00BA4CFA">
        <w:rPr>
          <w:rFonts w:ascii="Arial" w:hAnsi="Arial" w:cs="Arial"/>
          <w:sz w:val="24"/>
          <w:szCs w:val="24"/>
        </w:rPr>
        <w:t>p-valor = 1,00e-06 – O par</w:t>
      </w:r>
      <w:r w:rsidR="00391F1D" w:rsidRPr="00BA4CFA">
        <w:rPr>
          <w:rFonts w:ascii="Arial" w:hAnsi="Arial" w:cs="Arial"/>
          <w:sz w:val="24"/>
          <w:szCs w:val="24"/>
        </w:rPr>
        <w:t xml:space="preserve">âmetro é estatisticamente significante ao nível de 1%. Rejeita-se a </w:t>
      </w:r>
      <w:r w:rsidR="008E55C9" w:rsidRPr="00BA4CFA">
        <w:rPr>
          <w:rFonts w:ascii="Arial" w:hAnsi="Arial" w:cs="Arial"/>
          <w:sz w:val="24"/>
          <w:szCs w:val="24"/>
        </w:rPr>
        <w:t>hipótese</w:t>
      </w:r>
      <w:r w:rsidR="00391F1D" w:rsidRPr="00BA4CFA">
        <w:rPr>
          <w:rFonts w:ascii="Arial" w:hAnsi="Arial" w:cs="Arial"/>
          <w:sz w:val="24"/>
          <w:szCs w:val="24"/>
        </w:rPr>
        <w:t xml:space="preserve"> nula, </w:t>
      </w:r>
      <w:r w:rsidR="00B437E3" w:rsidRPr="00BA4CFA">
        <w:rPr>
          <w:rFonts w:ascii="Arial" w:hAnsi="Arial" w:cs="Arial"/>
          <w:sz w:val="24"/>
          <w:szCs w:val="24"/>
        </w:rPr>
        <w:t xml:space="preserve">ou seja, a taxa de juros </w:t>
      </w:r>
      <w:r w:rsidR="00CE0556" w:rsidRPr="00BA4CFA">
        <w:rPr>
          <w:rFonts w:ascii="Arial" w:hAnsi="Arial" w:cs="Arial"/>
          <w:sz w:val="24"/>
          <w:szCs w:val="24"/>
        </w:rPr>
        <w:t>real</w:t>
      </w:r>
      <w:r w:rsidR="004A40D4" w:rsidRPr="00BA4CFA">
        <w:rPr>
          <w:rFonts w:ascii="Arial" w:hAnsi="Arial" w:cs="Arial"/>
          <w:sz w:val="24"/>
          <w:szCs w:val="24"/>
        </w:rPr>
        <w:t xml:space="preserve"> pode afetar a taxa de inflação.</w:t>
      </w:r>
    </w:p>
    <w:p w14:paraId="785DDD1F" w14:textId="0D0F10A9" w:rsidR="004A40D4" w:rsidRPr="00BA4CFA" w:rsidRDefault="004A40D4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β4 (Câmbio)</w:t>
      </w:r>
      <w:r w:rsidR="00FD0F47" w:rsidRPr="00BA4CFA">
        <w:rPr>
          <w:rFonts w:ascii="Arial" w:hAnsi="Arial" w:cs="Arial"/>
          <w:sz w:val="24"/>
          <w:szCs w:val="24"/>
        </w:rPr>
        <w:t>:</w:t>
      </w:r>
      <w:r w:rsidRPr="00BA4CFA">
        <w:rPr>
          <w:rFonts w:ascii="Arial" w:hAnsi="Arial" w:cs="Arial"/>
          <w:sz w:val="24"/>
          <w:szCs w:val="24"/>
        </w:rPr>
        <w:t xml:space="preserve"> p-valor = </w:t>
      </w:r>
      <w:r w:rsidR="00B96A0F" w:rsidRPr="00BA4CFA">
        <w:rPr>
          <w:rFonts w:ascii="Arial" w:hAnsi="Arial" w:cs="Arial"/>
          <w:sz w:val="24"/>
          <w:szCs w:val="24"/>
        </w:rPr>
        <w:t xml:space="preserve">0,0168 – O parâmetro é estatisticamente significante ao nível de 5%. Rejeita-se a hipótese </w:t>
      </w:r>
      <w:r w:rsidR="00A353C1" w:rsidRPr="00BA4CFA">
        <w:rPr>
          <w:rFonts w:ascii="Arial" w:hAnsi="Arial" w:cs="Arial"/>
          <w:sz w:val="24"/>
          <w:szCs w:val="24"/>
        </w:rPr>
        <w:t>nula, ou seja, a taxa de câmbio pode afetar a taxa de inflação.</w:t>
      </w:r>
    </w:p>
    <w:p w14:paraId="38D1A156" w14:textId="3448E457" w:rsidR="00357594" w:rsidRPr="007D7E44" w:rsidRDefault="00285AFD" w:rsidP="007D7E44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D7E44">
        <w:rPr>
          <w:rFonts w:ascii="Arial" w:hAnsi="Arial" w:cs="Arial"/>
          <w:b/>
          <w:bCs/>
          <w:sz w:val="24"/>
          <w:szCs w:val="24"/>
        </w:rPr>
        <w:lastRenderedPageBreak/>
        <w:t>R²</w:t>
      </w:r>
    </w:p>
    <w:p w14:paraId="41C6FB9E" w14:textId="0034A8FB" w:rsidR="00285AFD" w:rsidRDefault="00285AFD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R² ajustado estimado foi de 0,3749</w:t>
      </w:r>
      <w:r w:rsidR="00FF588B" w:rsidRPr="00BA4CFA">
        <w:rPr>
          <w:rFonts w:ascii="Arial" w:hAnsi="Arial" w:cs="Arial"/>
          <w:sz w:val="24"/>
          <w:szCs w:val="24"/>
        </w:rPr>
        <w:t xml:space="preserve">, ou seja, cerca de 37,49% das variações na taxa de </w:t>
      </w:r>
      <w:r w:rsidR="00327B93" w:rsidRPr="00BA4CFA">
        <w:rPr>
          <w:rFonts w:ascii="Arial" w:hAnsi="Arial" w:cs="Arial"/>
          <w:sz w:val="24"/>
          <w:szCs w:val="24"/>
        </w:rPr>
        <w:t>inflação</w:t>
      </w:r>
      <w:r w:rsidR="00FF588B" w:rsidRPr="00BA4CFA">
        <w:rPr>
          <w:rFonts w:ascii="Arial" w:hAnsi="Arial" w:cs="Arial"/>
          <w:sz w:val="24"/>
          <w:szCs w:val="24"/>
        </w:rPr>
        <w:t xml:space="preserve"> foram causadas por variações no preço do barril do petróleo, </w:t>
      </w:r>
      <w:r w:rsidR="001B16CA" w:rsidRPr="00BA4CFA">
        <w:rPr>
          <w:rFonts w:ascii="Arial" w:hAnsi="Arial" w:cs="Arial"/>
          <w:sz w:val="24"/>
          <w:szCs w:val="24"/>
        </w:rPr>
        <w:t xml:space="preserve">no PIB per capita, na taxa de </w:t>
      </w:r>
      <w:r w:rsidR="00427F94" w:rsidRPr="00BA4CFA">
        <w:rPr>
          <w:rFonts w:ascii="Arial" w:hAnsi="Arial" w:cs="Arial"/>
          <w:sz w:val="24"/>
          <w:szCs w:val="24"/>
        </w:rPr>
        <w:t>juros e</w:t>
      </w:r>
      <w:r w:rsidR="00C1567C" w:rsidRPr="00BA4CFA">
        <w:rPr>
          <w:rFonts w:ascii="Arial" w:hAnsi="Arial" w:cs="Arial"/>
          <w:sz w:val="24"/>
          <w:szCs w:val="24"/>
        </w:rPr>
        <w:t xml:space="preserve"> na taxa de câmbio.</w:t>
      </w:r>
    </w:p>
    <w:p w14:paraId="1FECE61A" w14:textId="77777777" w:rsidR="00633009" w:rsidRPr="00BA4CFA" w:rsidRDefault="00633009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47CD10B" w14:textId="436C5AC1" w:rsidR="00C1567C" w:rsidRPr="00501CCD" w:rsidRDefault="00C1567C" w:rsidP="00501CCD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01CCD">
        <w:rPr>
          <w:rFonts w:ascii="Arial" w:hAnsi="Arial" w:cs="Arial"/>
          <w:b/>
          <w:bCs/>
          <w:sz w:val="24"/>
          <w:szCs w:val="24"/>
        </w:rPr>
        <w:t>Autocorrelação</w:t>
      </w:r>
    </w:p>
    <w:p w14:paraId="5EA5C25C" w14:textId="3799AB4B" w:rsidR="00882C7C" w:rsidRPr="00BA4CFA" w:rsidRDefault="00C1567C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Teste de </w:t>
      </w:r>
      <w:proofErr w:type="spellStart"/>
      <w:r w:rsidRPr="00BA4CFA">
        <w:rPr>
          <w:rFonts w:ascii="Arial" w:hAnsi="Arial" w:cs="Arial"/>
          <w:sz w:val="24"/>
          <w:szCs w:val="24"/>
        </w:rPr>
        <w:t>Durbin</w:t>
      </w:r>
      <w:proofErr w:type="spellEnd"/>
      <w:r w:rsidRPr="00BA4CFA">
        <w:rPr>
          <w:rFonts w:ascii="Arial" w:hAnsi="Arial" w:cs="Arial"/>
          <w:sz w:val="24"/>
          <w:szCs w:val="24"/>
        </w:rPr>
        <w:t>-Watson apresenta valor estimado de 0,40</w:t>
      </w:r>
      <w:r w:rsidR="004E5A43" w:rsidRPr="00BA4CFA">
        <w:rPr>
          <w:rFonts w:ascii="Arial" w:hAnsi="Arial" w:cs="Arial"/>
          <w:sz w:val="24"/>
          <w:szCs w:val="24"/>
        </w:rPr>
        <w:t>, ou seja, há indícios de autocorrelação serial nos resíduos.</w:t>
      </w:r>
    </w:p>
    <w:p w14:paraId="192BC232" w14:textId="6924D008" w:rsidR="00DB1EF8" w:rsidRPr="00DB1EF8" w:rsidRDefault="00F71C1C" w:rsidP="00DB1EF8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e</w:t>
      </w:r>
      <w:r w:rsidR="00E04715" w:rsidRPr="00BA4CFA">
        <w:rPr>
          <w:rFonts w:ascii="Arial" w:hAnsi="Arial" w:cs="Arial"/>
          <w:b/>
          <w:bCs/>
          <w:sz w:val="24"/>
          <w:szCs w:val="24"/>
        </w:rPr>
        <w:t xml:space="preserve">) </w:t>
      </w:r>
      <w:r w:rsidR="00112690" w:rsidRPr="00BA4CFA">
        <w:rPr>
          <w:rFonts w:ascii="Arial" w:hAnsi="Arial" w:cs="Arial"/>
          <w:b/>
          <w:bCs/>
          <w:sz w:val="24"/>
          <w:szCs w:val="24"/>
        </w:rPr>
        <w:t xml:space="preserve">Estimar o Modelo </w:t>
      </w:r>
      <w:r w:rsidR="001E6238" w:rsidRPr="00BA4CFA">
        <w:rPr>
          <w:rFonts w:ascii="Arial" w:hAnsi="Arial" w:cs="Arial"/>
          <w:b/>
          <w:bCs/>
          <w:sz w:val="24"/>
          <w:szCs w:val="24"/>
        </w:rPr>
        <w:t>de Efeitos Fixos e interpretar os principais resultados</w:t>
      </w:r>
      <w:r w:rsidR="00BA4C16" w:rsidRPr="00BA4CFA">
        <w:rPr>
          <w:rFonts w:ascii="Arial" w:hAnsi="Arial" w:cs="Arial"/>
          <w:b/>
          <w:bCs/>
          <w:sz w:val="24"/>
          <w:szCs w:val="24"/>
        </w:rPr>
        <w:t>.</w:t>
      </w:r>
    </w:p>
    <w:p w14:paraId="3EC5C99D" w14:textId="0982DF61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t xml:space="preserve">Questão 4 - </w:t>
      </w:r>
      <w:proofErr w:type="spellStart"/>
      <w:r w:rsidRPr="00DB1EF8">
        <w:rPr>
          <w:rFonts w:ascii="Arial" w:hAnsi="Arial" w:cs="Arial"/>
          <w:sz w:val="24"/>
          <w:szCs w:val="24"/>
        </w:rPr>
        <w:t>EF:Efeitos-fixos</w:t>
      </w:r>
      <w:proofErr w:type="spellEnd"/>
      <w:r w:rsidRPr="00DB1EF8">
        <w:rPr>
          <w:rFonts w:ascii="Arial" w:hAnsi="Arial" w:cs="Arial"/>
          <w:sz w:val="24"/>
          <w:szCs w:val="24"/>
        </w:rPr>
        <w:t>, usando 72 observações</w:t>
      </w:r>
    </w:p>
    <w:p w14:paraId="44D45085" w14:textId="58FF33C9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t>Incluídas 6 unidades de corte transversal</w:t>
      </w:r>
    </w:p>
    <w:p w14:paraId="2021D8E8" w14:textId="00BC9550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t>Comprimento da série temporal = 12</w:t>
      </w:r>
    </w:p>
    <w:p w14:paraId="4D8B06E9" w14:textId="3B87E12B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t xml:space="preserve">Variável dependente: </w:t>
      </w:r>
      <w:r w:rsidRPr="001B4B64">
        <w:rPr>
          <w:rFonts w:ascii="Arial" w:hAnsi="Arial" w:cs="Arial"/>
          <w:sz w:val="24"/>
          <w:szCs w:val="24"/>
        </w:rPr>
        <w:t>Infla</w:t>
      </w:r>
      <w:r w:rsidR="6184AA40" w:rsidRPr="001B4B64">
        <w:rPr>
          <w:rFonts w:ascii="Arial" w:hAnsi="Arial" w:cs="Arial"/>
          <w:sz w:val="24"/>
          <w:szCs w:val="24"/>
        </w:rPr>
        <w:t>çã</w:t>
      </w:r>
      <w:r w:rsidRPr="001B4B64">
        <w:rPr>
          <w:rFonts w:ascii="Arial" w:hAnsi="Arial" w:cs="Arial"/>
          <w:sz w:val="24"/>
          <w:szCs w:val="24"/>
        </w:rPr>
        <w:t>o</w:t>
      </w:r>
    </w:p>
    <w:p w14:paraId="6994EF2F" w14:textId="0DB558BD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803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55"/>
        <w:gridCol w:w="445"/>
      </w:tblGrid>
      <w:tr w:rsidR="00DB1EF8" w:rsidRPr="00DB1EF8" w14:paraId="2D4A9CF6" w14:textId="77777777" w:rsidTr="11F46B3D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1A8D66A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536490C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E9D0F19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A5925B2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590801EB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233E6F90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B1EF8" w:rsidRPr="00DB1EF8" w14:paraId="5699CCBF" w14:textId="77777777" w:rsidTr="11F46B3D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274654E" w14:textId="6FB935D3" w:rsidR="00DB1EF8" w:rsidRPr="00DB1EF8" w:rsidRDefault="00FD0F47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B4B64">
              <w:rPr>
                <w:rFonts w:ascii="Arial" w:hAnsi="Arial" w:cs="Arial"/>
                <w:sz w:val="24"/>
                <w:szCs w:val="24"/>
              </w:rPr>
              <w:t>C</w:t>
            </w:r>
            <w:r w:rsidR="00DB1EF8" w:rsidRPr="00DB1EF8">
              <w:rPr>
                <w:rFonts w:ascii="Arial" w:hAnsi="Arial" w:cs="Arial"/>
                <w:sz w:val="24"/>
                <w:szCs w:val="24"/>
              </w:rPr>
              <w:t>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65F364D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−67,8585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DB3276C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33,5754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CFC5951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−2,021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47FB2E4D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0,0476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0A2C0A74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**</w:t>
            </w:r>
          </w:p>
        </w:tc>
      </w:tr>
      <w:tr w:rsidR="00DB1EF8" w:rsidRPr="00DB1EF8" w14:paraId="1EC0E593" w14:textId="77777777" w:rsidTr="11F46B3D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5509599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1EF8">
              <w:rPr>
                <w:rFonts w:ascii="Arial" w:hAnsi="Arial" w:cs="Arial"/>
                <w:sz w:val="24"/>
                <w:szCs w:val="24"/>
              </w:rPr>
              <w:t>l_ProxyPetro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F880318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5,48129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FEB9ADD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1,84627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CA106C0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2,969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188CADF9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0,0042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67FAE21A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DB1EF8" w:rsidRPr="00DB1EF8" w14:paraId="4E5A4EC8" w14:textId="77777777" w:rsidTr="11F46B3D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93401FB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1EF8">
              <w:rPr>
                <w:rFonts w:ascii="Arial" w:hAnsi="Arial" w:cs="Arial"/>
                <w:sz w:val="24"/>
                <w:szCs w:val="24"/>
              </w:rPr>
              <w:t>l_PIB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B3CE243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2,08179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C0E348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3,38593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7DC0AD0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0,6148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0F97963F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0,5409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456BA9B5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B1EF8" w:rsidRPr="00DB1EF8" w14:paraId="7DE0FFD6" w14:textId="77777777" w:rsidTr="11F46B3D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98D3A2D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Juros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FDC34A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−0,352235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739B9EF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0,0888834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C9EEDAC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−3,963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5810D63F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0,0002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18F804E8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DB1EF8" w:rsidRPr="00DB1EF8" w14:paraId="2E59EF87" w14:textId="77777777" w:rsidTr="11F46B3D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BC3A07D" w14:textId="15C7EFE6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1EF8">
              <w:rPr>
                <w:rFonts w:ascii="Arial" w:hAnsi="Arial" w:cs="Arial"/>
                <w:sz w:val="24"/>
                <w:szCs w:val="24"/>
              </w:rPr>
              <w:t>l</w:t>
            </w:r>
            <w:proofErr w:type="gramStart"/>
            <w:r w:rsidRPr="00DB1EF8">
              <w:rPr>
                <w:rFonts w:ascii="Arial" w:hAnsi="Arial" w:cs="Arial"/>
                <w:sz w:val="24"/>
                <w:szCs w:val="24"/>
              </w:rPr>
              <w:t>_C</w:t>
            </w:r>
            <w:r w:rsidR="00FD0F47" w:rsidRPr="001B4B64">
              <w:rPr>
                <w:rFonts w:ascii="Arial" w:hAnsi="Arial" w:cs="Arial"/>
                <w:sz w:val="24"/>
                <w:szCs w:val="24"/>
              </w:rPr>
              <w:t>a</w:t>
            </w:r>
            <w:r w:rsidRPr="00DB1EF8">
              <w:rPr>
                <w:rFonts w:ascii="Arial" w:hAnsi="Arial" w:cs="Arial"/>
                <w:sz w:val="24"/>
                <w:szCs w:val="24"/>
              </w:rPr>
              <w:t>mbio</w:t>
            </w:r>
            <w:proofErr w:type="spellEnd"/>
            <w:proofErr w:type="gram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AF0BD0A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9,31028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0911C78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1,24246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FE20C1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7,493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653B5AF0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311C8653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4B46CB8F" w14:textId="598D17A9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492"/>
        <w:gridCol w:w="1280"/>
        <w:gridCol w:w="394"/>
        <w:gridCol w:w="2462"/>
        <w:gridCol w:w="1280"/>
      </w:tblGrid>
      <w:tr w:rsidR="00DB1EF8" w:rsidRPr="00DB1EF8" w14:paraId="7939E335" w14:textId="77777777" w:rsidTr="00633009">
        <w:trPr>
          <w:trHeight w:val="250"/>
          <w:jc w:val="center"/>
        </w:trPr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75FC0BA8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61581CA6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10,60317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0C4FE672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</w:tcPr>
          <w:p w14:paraId="70486A98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252E387D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12,32823</w:t>
            </w:r>
          </w:p>
        </w:tc>
      </w:tr>
      <w:tr w:rsidR="00DB1EF8" w:rsidRPr="00DB1EF8" w14:paraId="68A29ECC" w14:textId="77777777" w:rsidTr="00633009">
        <w:trPr>
          <w:trHeight w:val="250"/>
          <w:jc w:val="center"/>
        </w:trPr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3CCE5341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Soma </w:t>
            </w:r>
            <w:proofErr w:type="spellStart"/>
            <w:r w:rsidRPr="00DB1EF8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DB1EF8">
              <w:rPr>
                <w:rFonts w:ascii="Arial" w:hAnsi="Arial" w:cs="Arial"/>
                <w:sz w:val="24"/>
                <w:szCs w:val="24"/>
              </w:rPr>
              <w:t>. quadrados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525CA6C6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1137,196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4776E2AE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</w:tcPr>
          <w:p w14:paraId="36E30481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DB1EF8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DB1EF8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3E3093CB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4,282742</w:t>
            </w:r>
          </w:p>
        </w:tc>
      </w:tr>
      <w:tr w:rsidR="00DB1EF8" w:rsidRPr="00DB1EF8" w14:paraId="4AF3A679" w14:textId="77777777" w:rsidTr="00633009">
        <w:trPr>
          <w:trHeight w:val="250"/>
          <w:jc w:val="center"/>
        </w:trPr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41B2DFF6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R-quadrado LSDV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0646B0C5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0,894616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60F82538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</w:tcPr>
          <w:p w14:paraId="2AB8C344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Dentro de R-quadrado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0D27CD17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0,558442</w:t>
            </w:r>
          </w:p>
        </w:tc>
      </w:tr>
      <w:tr w:rsidR="00DB1EF8" w:rsidRPr="00DB1EF8" w14:paraId="6E6795CE" w14:textId="77777777" w:rsidTr="00633009">
        <w:trPr>
          <w:trHeight w:val="250"/>
          <w:jc w:val="center"/>
        </w:trPr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004655DD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DB1EF8">
              <w:rPr>
                <w:rFonts w:ascii="Arial" w:hAnsi="Arial" w:cs="Arial"/>
                <w:sz w:val="24"/>
                <w:szCs w:val="24"/>
              </w:rPr>
              <w:t>F(</w:t>
            </w:r>
            <w:proofErr w:type="gramEnd"/>
            <w:r w:rsidRPr="00DB1EF8">
              <w:rPr>
                <w:rFonts w:ascii="Arial" w:hAnsi="Arial" w:cs="Arial"/>
                <w:sz w:val="24"/>
                <w:szCs w:val="24"/>
              </w:rPr>
              <w:t>9, 62) LSDV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2558B3F6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58,48034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56FCB271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</w:tcPr>
          <w:p w14:paraId="37568B9E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0E36FBD3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6,34e-27</w:t>
            </w:r>
          </w:p>
        </w:tc>
      </w:tr>
      <w:tr w:rsidR="00DB1EF8" w:rsidRPr="00DB1EF8" w14:paraId="2E9F4DD6" w14:textId="77777777" w:rsidTr="00633009">
        <w:trPr>
          <w:trHeight w:val="250"/>
          <w:jc w:val="center"/>
        </w:trPr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16EAFCF8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4FF776C2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−201,5112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6393C0F3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</w:tcPr>
          <w:p w14:paraId="365E0744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DB1EF8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50497F23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423,0223</w:t>
            </w:r>
          </w:p>
        </w:tc>
      </w:tr>
      <w:tr w:rsidR="00DB1EF8" w:rsidRPr="00DB1EF8" w14:paraId="02505ECE" w14:textId="77777777" w:rsidTr="00633009">
        <w:trPr>
          <w:trHeight w:val="250"/>
          <w:jc w:val="center"/>
        </w:trPr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3079E8B4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4FE112B0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445,7890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0896C6DA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</w:tcPr>
          <w:p w14:paraId="1B5755AA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007E24A4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432,0858</w:t>
            </w:r>
          </w:p>
        </w:tc>
      </w:tr>
      <w:tr w:rsidR="00DB1EF8" w:rsidRPr="00DB1EF8" w14:paraId="768DF167" w14:textId="77777777" w:rsidTr="00633009">
        <w:trPr>
          <w:trHeight w:val="250"/>
          <w:jc w:val="center"/>
        </w:trPr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6051B34A" w14:textId="010BF593" w:rsidR="00DB1EF8" w:rsidRPr="00DB1EF8" w:rsidRDefault="00FD0F47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B4B64">
              <w:rPr>
                <w:rFonts w:ascii="Arial" w:hAnsi="Arial" w:cs="Arial"/>
                <w:sz w:val="24"/>
                <w:szCs w:val="24"/>
              </w:rPr>
              <w:t>R</w:t>
            </w:r>
            <w:r w:rsidR="00DB1EF8" w:rsidRPr="00DB1EF8">
              <w:rPr>
                <w:rFonts w:ascii="Arial" w:hAnsi="Arial" w:cs="Arial"/>
                <w:sz w:val="24"/>
                <w:szCs w:val="24"/>
              </w:rPr>
              <w:t>ô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39581AE6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0,008228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040CC233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</w:tcPr>
          <w:p w14:paraId="7882CD6E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1EF8">
              <w:rPr>
                <w:rFonts w:ascii="Arial" w:hAnsi="Arial" w:cs="Arial"/>
                <w:sz w:val="24"/>
                <w:szCs w:val="24"/>
              </w:rPr>
              <w:t>Durbin</w:t>
            </w:r>
            <w:proofErr w:type="spellEnd"/>
            <w:r w:rsidRPr="00DB1EF8">
              <w:rPr>
                <w:rFonts w:ascii="Arial" w:hAnsi="Arial" w:cs="Arial"/>
                <w:sz w:val="24"/>
                <w:szCs w:val="24"/>
              </w:rPr>
              <w:t>-Watson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4D0FE9EC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1,872651</w:t>
            </w:r>
          </w:p>
        </w:tc>
      </w:tr>
    </w:tbl>
    <w:p w14:paraId="3E72E11F" w14:textId="16F80123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83340E5" w14:textId="2CBFD4D0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t xml:space="preserve">Teste conjunto nos </w:t>
      </w:r>
      <w:proofErr w:type="spellStart"/>
      <w:r w:rsidRPr="00DB1EF8">
        <w:rPr>
          <w:rFonts w:ascii="Arial" w:hAnsi="Arial" w:cs="Arial"/>
          <w:sz w:val="24"/>
          <w:szCs w:val="24"/>
        </w:rPr>
        <w:t>regressores</w:t>
      </w:r>
      <w:proofErr w:type="spellEnd"/>
      <w:r w:rsidRPr="00DB1EF8">
        <w:rPr>
          <w:rFonts w:ascii="Arial" w:hAnsi="Arial" w:cs="Arial"/>
          <w:sz w:val="24"/>
          <w:szCs w:val="24"/>
        </w:rPr>
        <w:t xml:space="preserve"> designados -</w:t>
      </w:r>
    </w:p>
    <w:p w14:paraId="414D7AD7" w14:textId="63792D08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lastRenderedPageBreak/>
        <w:t xml:space="preserve"> Estatística de teste: </w:t>
      </w:r>
      <w:proofErr w:type="gramStart"/>
      <w:r w:rsidRPr="00DB1EF8">
        <w:rPr>
          <w:rFonts w:ascii="Arial" w:hAnsi="Arial" w:cs="Arial"/>
          <w:sz w:val="24"/>
          <w:szCs w:val="24"/>
        </w:rPr>
        <w:t>F(</w:t>
      </w:r>
      <w:proofErr w:type="gramEnd"/>
      <w:r w:rsidRPr="00DB1EF8">
        <w:rPr>
          <w:rFonts w:ascii="Arial" w:hAnsi="Arial" w:cs="Arial"/>
          <w:sz w:val="24"/>
          <w:szCs w:val="24"/>
        </w:rPr>
        <w:t>4, 62) = 19,603</w:t>
      </w:r>
    </w:p>
    <w:p w14:paraId="2AA3C516" w14:textId="31184820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t xml:space="preserve"> com p-valor = </w:t>
      </w:r>
      <w:proofErr w:type="gramStart"/>
      <w:r w:rsidRPr="00DB1EF8">
        <w:rPr>
          <w:rFonts w:ascii="Arial" w:hAnsi="Arial" w:cs="Arial"/>
          <w:sz w:val="24"/>
          <w:szCs w:val="24"/>
        </w:rPr>
        <w:t>P(F(</w:t>
      </w:r>
      <w:proofErr w:type="gramEnd"/>
      <w:r w:rsidRPr="00DB1EF8">
        <w:rPr>
          <w:rFonts w:ascii="Arial" w:hAnsi="Arial" w:cs="Arial"/>
          <w:sz w:val="24"/>
          <w:szCs w:val="24"/>
        </w:rPr>
        <w:t>4, 62) &gt; 19,603) = 1,8086e-10</w:t>
      </w:r>
    </w:p>
    <w:p w14:paraId="67CCAD8A" w14:textId="1CA2A880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t>Teste para diferenciar interceptos de grupos -</w:t>
      </w:r>
    </w:p>
    <w:p w14:paraId="322A6B17" w14:textId="5B6903C6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t xml:space="preserve"> Hipótese nula: Os grupos têm um intercepto comum</w:t>
      </w:r>
    </w:p>
    <w:p w14:paraId="205B10AC" w14:textId="337CCFA2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t xml:space="preserve"> Estatística de teste: </w:t>
      </w:r>
      <w:proofErr w:type="gramStart"/>
      <w:r w:rsidRPr="00DB1EF8">
        <w:rPr>
          <w:rFonts w:ascii="Arial" w:hAnsi="Arial" w:cs="Arial"/>
          <w:sz w:val="24"/>
          <w:szCs w:val="24"/>
        </w:rPr>
        <w:t>F(</w:t>
      </w:r>
      <w:proofErr w:type="gramEnd"/>
      <w:r w:rsidRPr="00DB1EF8">
        <w:rPr>
          <w:rFonts w:ascii="Arial" w:hAnsi="Arial" w:cs="Arial"/>
          <w:sz w:val="24"/>
          <w:szCs w:val="24"/>
        </w:rPr>
        <w:t>5, 62) = 57,0072</w:t>
      </w:r>
    </w:p>
    <w:p w14:paraId="718C37FB" w14:textId="59A9CC7D" w:rsidR="2774827E" w:rsidRPr="00633009" w:rsidRDefault="00DB1EF8" w:rsidP="2774827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t xml:space="preserve"> com p-valor = </w:t>
      </w:r>
      <w:proofErr w:type="gramStart"/>
      <w:r w:rsidRPr="00DB1EF8">
        <w:rPr>
          <w:rFonts w:ascii="Arial" w:hAnsi="Arial" w:cs="Arial"/>
          <w:sz w:val="24"/>
          <w:szCs w:val="24"/>
        </w:rPr>
        <w:t>P(F(</w:t>
      </w:r>
      <w:proofErr w:type="gramEnd"/>
      <w:r w:rsidRPr="00DB1EF8">
        <w:rPr>
          <w:rFonts w:ascii="Arial" w:hAnsi="Arial" w:cs="Arial"/>
          <w:sz w:val="24"/>
          <w:szCs w:val="24"/>
        </w:rPr>
        <w:t>5, 62) &gt; 57,0072) = 6,72754e-22</w:t>
      </w:r>
    </w:p>
    <w:p w14:paraId="1D5F051D" w14:textId="63A97875" w:rsidR="0F382EB5" w:rsidRPr="00BA4CFA" w:rsidRDefault="0F382EB5" w:rsidP="11C4A655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Magnitude dos Coeficientes</w:t>
      </w:r>
    </w:p>
    <w:p w14:paraId="48381460" w14:textId="3B961290" w:rsidR="0F382EB5" w:rsidRPr="00BA4CFA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β0 (constante)</w:t>
      </w:r>
      <w:r w:rsidR="00CA4404" w:rsidRPr="00BA4CFA">
        <w:rPr>
          <w:rFonts w:ascii="Arial" w:hAnsi="Arial" w:cs="Arial"/>
          <w:sz w:val="24"/>
          <w:szCs w:val="24"/>
        </w:rPr>
        <w:t xml:space="preserve">: </w:t>
      </w:r>
      <w:r w:rsidRPr="00BA4CFA">
        <w:rPr>
          <w:rFonts w:ascii="Arial" w:hAnsi="Arial" w:cs="Arial"/>
          <w:sz w:val="24"/>
          <w:szCs w:val="24"/>
        </w:rPr>
        <w:t>-</w:t>
      </w:r>
      <w:r w:rsidR="43B6604C" w:rsidRPr="00BA4CFA">
        <w:rPr>
          <w:rFonts w:ascii="Arial" w:hAnsi="Arial" w:cs="Arial"/>
          <w:sz w:val="24"/>
          <w:szCs w:val="24"/>
        </w:rPr>
        <w:t>67</w:t>
      </w:r>
      <w:r w:rsidRPr="00BA4CFA">
        <w:rPr>
          <w:rFonts w:ascii="Arial" w:hAnsi="Arial" w:cs="Arial"/>
          <w:sz w:val="24"/>
          <w:szCs w:val="24"/>
        </w:rPr>
        <w:t>,</w:t>
      </w:r>
      <w:r w:rsidR="19877F4F" w:rsidRPr="00BA4CFA">
        <w:rPr>
          <w:rFonts w:ascii="Arial" w:hAnsi="Arial" w:cs="Arial"/>
          <w:sz w:val="24"/>
          <w:szCs w:val="24"/>
        </w:rPr>
        <w:t>86</w:t>
      </w:r>
      <w:r w:rsidRPr="00BA4CFA">
        <w:rPr>
          <w:rFonts w:ascii="Arial" w:hAnsi="Arial" w:cs="Arial"/>
          <w:sz w:val="24"/>
          <w:szCs w:val="24"/>
        </w:rPr>
        <w:t xml:space="preserve"> – Em média, a taxa de inflação é de -</w:t>
      </w:r>
      <w:r w:rsidR="25875E9E" w:rsidRPr="00BA4CFA">
        <w:rPr>
          <w:rFonts w:ascii="Arial" w:hAnsi="Arial" w:cs="Arial"/>
          <w:sz w:val="24"/>
          <w:szCs w:val="24"/>
        </w:rPr>
        <w:t>67</w:t>
      </w:r>
      <w:r w:rsidRPr="00BA4CFA">
        <w:rPr>
          <w:rFonts w:ascii="Arial" w:hAnsi="Arial" w:cs="Arial"/>
          <w:sz w:val="24"/>
          <w:szCs w:val="24"/>
        </w:rPr>
        <w:t>,</w:t>
      </w:r>
      <w:r w:rsidR="0E0EC6FC" w:rsidRPr="00BA4CFA">
        <w:rPr>
          <w:rFonts w:ascii="Arial" w:hAnsi="Arial" w:cs="Arial"/>
          <w:sz w:val="24"/>
          <w:szCs w:val="24"/>
        </w:rPr>
        <w:t>86</w:t>
      </w:r>
      <w:r w:rsidRPr="00BA4CFA">
        <w:rPr>
          <w:rFonts w:ascii="Arial" w:hAnsi="Arial" w:cs="Arial"/>
          <w:sz w:val="24"/>
          <w:szCs w:val="24"/>
        </w:rPr>
        <w:t>%, quando o preço do barril do petróleo, a taxa de câmbio, o PIB per capita e a taxa de juros real são iguais a zero.</w:t>
      </w:r>
    </w:p>
    <w:p w14:paraId="1E888275" w14:textId="7B039095" w:rsidR="0F382EB5" w:rsidRPr="00BA4CFA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β1 (Preço do barril do petróleo)</w:t>
      </w:r>
      <w:r w:rsidR="00CA4404" w:rsidRPr="00BA4CFA">
        <w:rPr>
          <w:rFonts w:ascii="Arial" w:hAnsi="Arial" w:cs="Arial"/>
          <w:sz w:val="24"/>
          <w:szCs w:val="24"/>
        </w:rPr>
        <w:t xml:space="preserve">: </w:t>
      </w:r>
      <w:r w:rsidR="25F45E9E" w:rsidRPr="00BA4CFA">
        <w:rPr>
          <w:rFonts w:ascii="Arial" w:hAnsi="Arial" w:cs="Arial"/>
          <w:sz w:val="24"/>
          <w:szCs w:val="24"/>
        </w:rPr>
        <w:t>5,48</w:t>
      </w:r>
      <w:r w:rsidRPr="00BA4CFA">
        <w:rPr>
          <w:rFonts w:ascii="Arial" w:hAnsi="Arial" w:cs="Arial"/>
          <w:sz w:val="24"/>
          <w:szCs w:val="24"/>
        </w:rPr>
        <w:t xml:space="preserve"> – O aumento de um 1% no preço do barril do petróleo </w:t>
      </w:r>
      <w:r w:rsidR="22130DFE" w:rsidRPr="00BA4CFA">
        <w:rPr>
          <w:rFonts w:ascii="Arial" w:hAnsi="Arial" w:cs="Arial"/>
          <w:sz w:val="24"/>
          <w:szCs w:val="24"/>
        </w:rPr>
        <w:t xml:space="preserve">aumenta </w:t>
      </w:r>
      <w:r w:rsidRPr="00BA4CFA">
        <w:rPr>
          <w:rFonts w:ascii="Arial" w:hAnsi="Arial" w:cs="Arial"/>
          <w:sz w:val="24"/>
          <w:szCs w:val="24"/>
        </w:rPr>
        <w:t>a taxa de inflação em 0,05</w:t>
      </w:r>
      <w:r w:rsidR="676FC94D" w:rsidRPr="00BA4CFA">
        <w:rPr>
          <w:rFonts w:ascii="Arial" w:hAnsi="Arial" w:cs="Arial"/>
          <w:sz w:val="24"/>
          <w:szCs w:val="24"/>
        </w:rPr>
        <w:t>481</w:t>
      </w:r>
      <w:r w:rsidRPr="00BA4CFA">
        <w:rPr>
          <w:rFonts w:ascii="Arial" w:hAnsi="Arial" w:cs="Arial"/>
          <w:sz w:val="24"/>
          <w:szCs w:val="24"/>
        </w:rPr>
        <w:t xml:space="preserve"> pontos percentuais, mantendo as demais variáveis constantes.</w:t>
      </w:r>
    </w:p>
    <w:p w14:paraId="46B9CB2D" w14:textId="1A40E746" w:rsidR="0F382EB5" w:rsidRPr="00BA4CFA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β2 (PIB per capita</w:t>
      </w:r>
      <w:r w:rsidR="00CA4404" w:rsidRPr="00BA4CFA">
        <w:rPr>
          <w:rFonts w:ascii="Arial" w:hAnsi="Arial" w:cs="Arial"/>
          <w:sz w:val="24"/>
          <w:szCs w:val="24"/>
        </w:rPr>
        <w:t>):</w:t>
      </w:r>
      <w:r w:rsidRPr="00BA4CFA">
        <w:rPr>
          <w:rFonts w:ascii="Arial" w:hAnsi="Arial" w:cs="Arial"/>
          <w:sz w:val="24"/>
          <w:szCs w:val="24"/>
        </w:rPr>
        <w:t xml:space="preserve"> </w:t>
      </w:r>
      <w:r w:rsidR="41E592ED" w:rsidRPr="00BA4CFA">
        <w:rPr>
          <w:rFonts w:ascii="Arial" w:hAnsi="Arial" w:cs="Arial"/>
          <w:sz w:val="24"/>
          <w:szCs w:val="24"/>
        </w:rPr>
        <w:t>2</w:t>
      </w:r>
      <w:r w:rsidRPr="00BA4CFA">
        <w:rPr>
          <w:rFonts w:ascii="Arial" w:hAnsi="Arial" w:cs="Arial"/>
          <w:sz w:val="24"/>
          <w:szCs w:val="24"/>
        </w:rPr>
        <w:t>,0</w:t>
      </w:r>
      <w:r w:rsidR="5469F884" w:rsidRPr="00BA4CFA">
        <w:rPr>
          <w:rFonts w:ascii="Arial" w:hAnsi="Arial" w:cs="Arial"/>
          <w:sz w:val="24"/>
          <w:szCs w:val="24"/>
        </w:rPr>
        <w:t>8</w:t>
      </w:r>
      <w:r w:rsidRPr="00BA4CFA">
        <w:rPr>
          <w:rFonts w:ascii="Arial" w:hAnsi="Arial" w:cs="Arial"/>
          <w:sz w:val="24"/>
          <w:szCs w:val="24"/>
        </w:rPr>
        <w:t xml:space="preserve"> – O aumento de 1% no PIB per capita aumenta a taxa de inflação em 0,0</w:t>
      </w:r>
      <w:r w:rsidR="33F866CD" w:rsidRPr="00BA4CFA">
        <w:rPr>
          <w:rFonts w:ascii="Arial" w:hAnsi="Arial" w:cs="Arial"/>
          <w:sz w:val="24"/>
          <w:szCs w:val="24"/>
        </w:rPr>
        <w:t>2081</w:t>
      </w:r>
      <w:r w:rsidRPr="00BA4CFA">
        <w:rPr>
          <w:rFonts w:ascii="Arial" w:hAnsi="Arial" w:cs="Arial"/>
          <w:sz w:val="24"/>
          <w:szCs w:val="24"/>
        </w:rPr>
        <w:t xml:space="preserve"> pontos percentuais, mantendo as demais variáveis constantes.</w:t>
      </w:r>
    </w:p>
    <w:p w14:paraId="6B2AF896" w14:textId="69BAC61A" w:rsidR="0F382EB5" w:rsidRPr="00BA4CFA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β3 (Juros)</w:t>
      </w:r>
      <w:r w:rsidR="007C0CFA" w:rsidRPr="00BA4CFA">
        <w:rPr>
          <w:rFonts w:ascii="Arial" w:hAnsi="Arial" w:cs="Arial"/>
          <w:sz w:val="24"/>
          <w:szCs w:val="24"/>
        </w:rPr>
        <w:t>:</w:t>
      </w:r>
      <w:r w:rsidRPr="00BA4CFA">
        <w:rPr>
          <w:rFonts w:ascii="Arial" w:hAnsi="Arial" w:cs="Arial"/>
          <w:sz w:val="24"/>
          <w:szCs w:val="24"/>
        </w:rPr>
        <w:t xml:space="preserve"> -0,</w:t>
      </w:r>
      <w:r w:rsidR="58AEE1FF" w:rsidRPr="00BA4CFA">
        <w:rPr>
          <w:rFonts w:ascii="Arial" w:hAnsi="Arial" w:cs="Arial"/>
          <w:sz w:val="24"/>
          <w:szCs w:val="24"/>
        </w:rPr>
        <w:t>35</w:t>
      </w:r>
      <w:r w:rsidRPr="00BA4CFA">
        <w:rPr>
          <w:rFonts w:ascii="Arial" w:hAnsi="Arial" w:cs="Arial"/>
          <w:sz w:val="24"/>
          <w:szCs w:val="24"/>
        </w:rPr>
        <w:t xml:space="preserve"> – O aumento de 1 ponto percentual na taxa de juros </w:t>
      </w:r>
      <w:r w:rsidR="007D7E44">
        <w:rPr>
          <w:rFonts w:ascii="Arial" w:hAnsi="Arial" w:cs="Arial"/>
          <w:sz w:val="24"/>
          <w:szCs w:val="24"/>
        </w:rPr>
        <w:t xml:space="preserve">real </w:t>
      </w:r>
      <w:r w:rsidRPr="00BA4CFA">
        <w:rPr>
          <w:rFonts w:ascii="Arial" w:hAnsi="Arial" w:cs="Arial"/>
          <w:sz w:val="24"/>
          <w:szCs w:val="24"/>
        </w:rPr>
        <w:t>diminui a taxa de inflação em 0,</w:t>
      </w:r>
      <w:r w:rsidR="5FB3679B" w:rsidRPr="00BA4CFA">
        <w:rPr>
          <w:rFonts w:ascii="Arial" w:hAnsi="Arial" w:cs="Arial"/>
          <w:sz w:val="24"/>
          <w:szCs w:val="24"/>
        </w:rPr>
        <w:t>35</w:t>
      </w:r>
      <w:r w:rsidRPr="00BA4CFA">
        <w:rPr>
          <w:rFonts w:ascii="Arial" w:hAnsi="Arial" w:cs="Arial"/>
          <w:sz w:val="24"/>
          <w:szCs w:val="24"/>
        </w:rPr>
        <w:t xml:space="preserve"> pontos percentuais, mantendo as demais variáveis constantes.</w:t>
      </w:r>
    </w:p>
    <w:p w14:paraId="70F75031" w14:textId="6938B834" w:rsidR="0F382EB5" w:rsidRPr="00BA4CFA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β4 (Câmbio)</w:t>
      </w:r>
      <w:r w:rsidR="007C0CFA" w:rsidRPr="00BA4CFA">
        <w:rPr>
          <w:rFonts w:ascii="Arial" w:hAnsi="Arial" w:cs="Arial"/>
          <w:sz w:val="24"/>
          <w:szCs w:val="24"/>
        </w:rPr>
        <w:t xml:space="preserve">: </w:t>
      </w:r>
      <w:r w:rsidR="5127E133" w:rsidRPr="00BA4CFA">
        <w:rPr>
          <w:rFonts w:ascii="Arial" w:hAnsi="Arial" w:cs="Arial"/>
          <w:sz w:val="24"/>
          <w:szCs w:val="24"/>
        </w:rPr>
        <w:t>9,31</w:t>
      </w:r>
      <w:r w:rsidRPr="00BA4CFA">
        <w:rPr>
          <w:rFonts w:ascii="Arial" w:hAnsi="Arial" w:cs="Arial"/>
          <w:sz w:val="24"/>
          <w:szCs w:val="24"/>
        </w:rPr>
        <w:t xml:space="preserve"> – O aumento de 1% na taxa de câmbio </w:t>
      </w:r>
      <w:r w:rsidR="16A673BD" w:rsidRPr="00BA4CFA">
        <w:rPr>
          <w:rFonts w:ascii="Arial" w:hAnsi="Arial" w:cs="Arial"/>
          <w:sz w:val="24"/>
          <w:szCs w:val="24"/>
        </w:rPr>
        <w:t>aumenta</w:t>
      </w:r>
      <w:r w:rsidRPr="00BA4CFA">
        <w:rPr>
          <w:rFonts w:ascii="Arial" w:hAnsi="Arial" w:cs="Arial"/>
          <w:sz w:val="24"/>
          <w:szCs w:val="24"/>
        </w:rPr>
        <w:t xml:space="preserve"> a taxa de inflação em 0,09</w:t>
      </w:r>
      <w:r w:rsidR="51B60A36" w:rsidRPr="00BA4CFA">
        <w:rPr>
          <w:rFonts w:ascii="Arial" w:hAnsi="Arial" w:cs="Arial"/>
          <w:sz w:val="24"/>
          <w:szCs w:val="24"/>
        </w:rPr>
        <w:t>31</w:t>
      </w:r>
      <w:r w:rsidRPr="00BA4CFA">
        <w:rPr>
          <w:rFonts w:ascii="Arial" w:hAnsi="Arial" w:cs="Arial"/>
          <w:sz w:val="24"/>
          <w:szCs w:val="24"/>
        </w:rPr>
        <w:t xml:space="preserve"> pontos percentuais, </w:t>
      </w:r>
      <w:r w:rsidRPr="00BA4CFA">
        <w:rPr>
          <w:rFonts w:ascii="Arial" w:hAnsi="Arial" w:cs="Arial"/>
          <w:sz w:val="24"/>
          <w:szCs w:val="24"/>
          <w:u w:val="single"/>
        </w:rPr>
        <w:t>mantendo</w:t>
      </w:r>
      <w:r w:rsidRPr="00BA4CFA">
        <w:rPr>
          <w:rFonts w:ascii="Arial" w:hAnsi="Arial" w:cs="Arial"/>
          <w:sz w:val="24"/>
          <w:szCs w:val="24"/>
        </w:rPr>
        <w:t xml:space="preserve"> as demais variáveis constantes.</w:t>
      </w:r>
    </w:p>
    <w:p w14:paraId="609CE043" w14:textId="0620F01B" w:rsidR="0F382EB5" w:rsidRPr="00D30AC5" w:rsidRDefault="0F382EB5" w:rsidP="00D30AC5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30AC5">
        <w:rPr>
          <w:rFonts w:ascii="Arial" w:hAnsi="Arial" w:cs="Arial"/>
          <w:b/>
          <w:bCs/>
          <w:sz w:val="24"/>
          <w:szCs w:val="24"/>
        </w:rPr>
        <w:t xml:space="preserve">Significância Estatística </w:t>
      </w:r>
    </w:p>
    <w:p w14:paraId="564E4D9F" w14:textId="1CE71C01" w:rsidR="0F382EB5" w:rsidRPr="00BA4CFA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β0 (constante)</w:t>
      </w:r>
      <w:r w:rsidR="00DE41AA" w:rsidRPr="00BA4CFA">
        <w:rPr>
          <w:rFonts w:ascii="Arial" w:hAnsi="Arial" w:cs="Arial"/>
          <w:sz w:val="24"/>
          <w:szCs w:val="24"/>
        </w:rPr>
        <w:t xml:space="preserve">: </w:t>
      </w:r>
      <w:r w:rsidRPr="00BA4CFA">
        <w:rPr>
          <w:rFonts w:ascii="Arial" w:hAnsi="Arial" w:cs="Arial"/>
          <w:sz w:val="24"/>
          <w:szCs w:val="24"/>
        </w:rPr>
        <w:t>p-valor = 0,</w:t>
      </w:r>
      <w:r w:rsidR="61D34305" w:rsidRPr="00BA4CFA">
        <w:rPr>
          <w:rFonts w:ascii="Arial" w:hAnsi="Arial" w:cs="Arial"/>
          <w:sz w:val="24"/>
          <w:szCs w:val="24"/>
        </w:rPr>
        <w:t>0476</w:t>
      </w:r>
      <w:r w:rsidRPr="00BA4CFA">
        <w:rPr>
          <w:rFonts w:ascii="Arial" w:hAnsi="Arial" w:cs="Arial"/>
          <w:sz w:val="24"/>
          <w:szCs w:val="24"/>
        </w:rPr>
        <w:t xml:space="preserve"> – O parâmetro é estatisticamente significante</w:t>
      </w:r>
      <w:r w:rsidR="00156D14" w:rsidRPr="00BA4CFA">
        <w:rPr>
          <w:rFonts w:ascii="Arial" w:hAnsi="Arial" w:cs="Arial"/>
          <w:sz w:val="24"/>
          <w:szCs w:val="24"/>
        </w:rPr>
        <w:t xml:space="preserve"> ao nível de 5%</w:t>
      </w:r>
      <w:r w:rsidRPr="00BA4CFA">
        <w:rPr>
          <w:rFonts w:ascii="Arial" w:hAnsi="Arial" w:cs="Arial"/>
          <w:sz w:val="24"/>
          <w:szCs w:val="24"/>
        </w:rPr>
        <w:t xml:space="preserve">. </w:t>
      </w:r>
      <w:r w:rsidR="00156D14" w:rsidRPr="00BA4CFA">
        <w:rPr>
          <w:rFonts w:ascii="Arial" w:hAnsi="Arial" w:cs="Arial"/>
          <w:sz w:val="24"/>
          <w:szCs w:val="24"/>
        </w:rPr>
        <w:t>R</w:t>
      </w:r>
      <w:r w:rsidRPr="00BA4CFA">
        <w:rPr>
          <w:rFonts w:ascii="Arial" w:hAnsi="Arial" w:cs="Arial"/>
          <w:sz w:val="24"/>
          <w:szCs w:val="24"/>
        </w:rPr>
        <w:t xml:space="preserve">ejeita-se a hipótese nula, logo, a taxa de inflação pode </w:t>
      </w:r>
      <w:r w:rsidR="00156D14" w:rsidRPr="00BA4CFA">
        <w:rPr>
          <w:rFonts w:ascii="Arial" w:hAnsi="Arial" w:cs="Arial"/>
          <w:sz w:val="24"/>
          <w:szCs w:val="24"/>
        </w:rPr>
        <w:t xml:space="preserve">não </w:t>
      </w:r>
      <w:r w:rsidRPr="00BA4CFA">
        <w:rPr>
          <w:rFonts w:ascii="Arial" w:hAnsi="Arial" w:cs="Arial"/>
          <w:sz w:val="24"/>
          <w:szCs w:val="24"/>
        </w:rPr>
        <w:t>ser igual a zero.</w:t>
      </w:r>
    </w:p>
    <w:p w14:paraId="73BAC342" w14:textId="358994D8" w:rsidR="0F382EB5" w:rsidRPr="00BA4CFA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β1 (Preço do barril do petróleo)</w:t>
      </w:r>
      <w:r w:rsidR="00DE41AA" w:rsidRPr="00BA4CFA">
        <w:rPr>
          <w:rFonts w:ascii="Arial" w:hAnsi="Arial" w:cs="Arial"/>
          <w:sz w:val="24"/>
          <w:szCs w:val="24"/>
        </w:rPr>
        <w:t xml:space="preserve">: </w:t>
      </w:r>
      <w:r w:rsidRPr="00BA4CFA">
        <w:rPr>
          <w:rFonts w:ascii="Arial" w:hAnsi="Arial" w:cs="Arial"/>
          <w:sz w:val="24"/>
          <w:szCs w:val="24"/>
        </w:rPr>
        <w:t>p-valor = 0,</w:t>
      </w:r>
      <w:r w:rsidR="00156D14" w:rsidRPr="00BA4CFA">
        <w:rPr>
          <w:rFonts w:ascii="Arial" w:hAnsi="Arial" w:cs="Arial"/>
          <w:sz w:val="24"/>
          <w:szCs w:val="24"/>
        </w:rPr>
        <w:t>0042</w:t>
      </w:r>
      <w:r w:rsidRPr="00BA4CFA">
        <w:rPr>
          <w:rFonts w:ascii="Arial" w:hAnsi="Arial" w:cs="Arial"/>
          <w:sz w:val="24"/>
          <w:szCs w:val="24"/>
        </w:rPr>
        <w:t xml:space="preserve"> – O parâmetro é estatisticamente significante</w:t>
      </w:r>
      <w:r w:rsidR="00156D14" w:rsidRPr="00BA4CFA">
        <w:rPr>
          <w:rFonts w:ascii="Arial" w:hAnsi="Arial" w:cs="Arial"/>
          <w:sz w:val="24"/>
          <w:szCs w:val="24"/>
        </w:rPr>
        <w:t xml:space="preserve"> ao nível de 1%</w:t>
      </w:r>
      <w:r w:rsidRPr="00BA4CFA">
        <w:rPr>
          <w:rFonts w:ascii="Arial" w:hAnsi="Arial" w:cs="Arial"/>
          <w:sz w:val="24"/>
          <w:szCs w:val="24"/>
        </w:rPr>
        <w:t xml:space="preserve">. </w:t>
      </w:r>
      <w:r w:rsidR="00156D14" w:rsidRPr="00BA4CFA">
        <w:rPr>
          <w:rFonts w:ascii="Arial" w:hAnsi="Arial" w:cs="Arial"/>
          <w:sz w:val="24"/>
          <w:szCs w:val="24"/>
        </w:rPr>
        <w:t>R</w:t>
      </w:r>
      <w:r w:rsidRPr="00BA4CFA">
        <w:rPr>
          <w:rFonts w:ascii="Arial" w:hAnsi="Arial" w:cs="Arial"/>
          <w:sz w:val="24"/>
          <w:szCs w:val="24"/>
        </w:rPr>
        <w:t>ejeita-se a hipótese nula, ou seja, o preço do barril do petróleo pode afetar a taxa de inflação.</w:t>
      </w:r>
    </w:p>
    <w:p w14:paraId="7393FF23" w14:textId="7AF6815E" w:rsidR="0F382EB5" w:rsidRPr="00BA4CFA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β2 (PIB per capita)</w:t>
      </w:r>
      <w:r w:rsidR="00156D14" w:rsidRPr="00BA4CFA">
        <w:rPr>
          <w:rFonts w:ascii="Arial" w:hAnsi="Arial" w:cs="Arial"/>
          <w:sz w:val="24"/>
          <w:szCs w:val="24"/>
        </w:rPr>
        <w:t>:</w:t>
      </w:r>
      <w:r w:rsidRPr="00BA4CFA">
        <w:rPr>
          <w:rFonts w:ascii="Arial" w:hAnsi="Arial" w:cs="Arial"/>
          <w:sz w:val="24"/>
          <w:szCs w:val="24"/>
        </w:rPr>
        <w:t xml:space="preserve"> p-valor = 0</w:t>
      </w:r>
      <w:r w:rsidR="008D0DAA" w:rsidRPr="00BA4CFA">
        <w:rPr>
          <w:rFonts w:ascii="Arial" w:hAnsi="Arial" w:cs="Arial"/>
          <w:sz w:val="24"/>
          <w:szCs w:val="24"/>
        </w:rPr>
        <w:t>,5409</w:t>
      </w:r>
      <w:r w:rsidRPr="00BA4CFA">
        <w:rPr>
          <w:rFonts w:ascii="Arial" w:hAnsi="Arial" w:cs="Arial"/>
          <w:sz w:val="24"/>
          <w:szCs w:val="24"/>
        </w:rPr>
        <w:t xml:space="preserve"> – O parâmetro</w:t>
      </w:r>
      <w:r w:rsidR="008D0DAA" w:rsidRPr="00BA4CFA">
        <w:rPr>
          <w:rFonts w:ascii="Arial" w:hAnsi="Arial" w:cs="Arial"/>
          <w:sz w:val="24"/>
          <w:szCs w:val="24"/>
        </w:rPr>
        <w:t xml:space="preserve"> não</w:t>
      </w:r>
      <w:r w:rsidRPr="00BA4CFA">
        <w:rPr>
          <w:rFonts w:ascii="Arial" w:hAnsi="Arial" w:cs="Arial"/>
          <w:sz w:val="24"/>
          <w:szCs w:val="24"/>
        </w:rPr>
        <w:t xml:space="preserve"> é estatisticamente significante. </w:t>
      </w:r>
      <w:r w:rsidR="008D0DAA" w:rsidRPr="00BA4CFA">
        <w:rPr>
          <w:rFonts w:ascii="Arial" w:hAnsi="Arial" w:cs="Arial"/>
          <w:sz w:val="24"/>
          <w:szCs w:val="24"/>
        </w:rPr>
        <w:t>Não</w:t>
      </w:r>
      <w:r w:rsidR="002A2B67" w:rsidRPr="00BA4CFA">
        <w:rPr>
          <w:rFonts w:ascii="Arial" w:hAnsi="Arial" w:cs="Arial"/>
          <w:sz w:val="24"/>
          <w:szCs w:val="24"/>
        </w:rPr>
        <w:t xml:space="preserve"> </w:t>
      </w:r>
      <w:proofErr w:type="gramStart"/>
      <w:r w:rsidR="008D0DAA" w:rsidRPr="00BA4CFA">
        <w:rPr>
          <w:rFonts w:ascii="Arial" w:hAnsi="Arial" w:cs="Arial"/>
          <w:sz w:val="24"/>
          <w:szCs w:val="24"/>
        </w:rPr>
        <w:t>r</w:t>
      </w:r>
      <w:r w:rsidRPr="00BA4CFA">
        <w:rPr>
          <w:rFonts w:ascii="Arial" w:hAnsi="Arial" w:cs="Arial"/>
          <w:sz w:val="24"/>
          <w:szCs w:val="24"/>
        </w:rPr>
        <w:t>ejeita-se</w:t>
      </w:r>
      <w:proofErr w:type="gramEnd"/>
      <w:r w:rsidRPr="00BA4CFA">
        <w:rPr>
          <w:rFonts w:ascii="Arial" w:hAnsi="Arial" w:cs="Arial"/>
          <w:sz w:val="24"/>
          <w:szCs w:val="24"/>
        </w:rPr>
        <w:t xml:space="preserve"> a hipótese nula, ou seja, o PIB per capita pode</w:t>
      </w:r>
      <w:r w:rsidR="008D0DAA" w:rsidRPr="00BA4CFA">
        <w:rPr>
          <w:rFonts w:ascii="Arial" w:hAnsi="Arial" w:cs="Arial"/>
          <w:sz w:val="24"/>
          <w:szCs w:val="24"/>
        </w:rPr>
        <w:t xml:space="preserve"> não</w:t>
      </w:r>
      <w:r w:rsidRPr="00BA4CFA">
        <w:rPr>
          <w:rFonts w:ascii="Arial" w:hAnsi="Arial" w:cs="Arial"/>
          <w:sz w:val="24"/>
          <w:szCs w:val="24"/>
        </w:rPr>
        <w:t xml:space="preserve"> afetar a taxa de inflação. </w:t>
      </w:r>
    </w:p>
    <w:p w14:paraId="4C7C15AF" w14:textId="3285897A" w:rsidR="0F382EB5" w:rsidRPr="00BA4CFA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β3 (Juros) – p-valor = </w:t>
      </w:r>
      <w:r w:rsidR="3EFB0C15" w:rsidRPr="00BA4CFA">
        <w:rPr>
          <w:rFonts w:ascii="Arial" w:hAnsi="Arial" w:cs="Arial"/>
          <w:sz w:val="24"/>
          <w:szCs w:val="24"/>
        </w:rPr>
        <w:t>0,0002</w:t>
      </w:r>
      <w:r w:rsidRPr="00BA4CFA">
        <w:rPr>
          <w:rFonts w:ascii="Arial" w:hAnsi="Arial" w:cs="Arial"/>
          <w:sz w:val="24"/>
          <w:szCs w:val="24"/>
        </w:rPr>
        <w:t xml:space="preserve"> – O parâmetro é estatisticamente significante ao nível de 1%. Rejeita-se a hipótese nula, ou seja, a taxa de juros real pode afetar a taxa de inflação.</w:t>
      </w:r>
    </w:p>
    <w:p w14:paraId="75110063" w14:textId="696C2F50" w:rsidR="0F382EB5" w:rsidRPr="00BA4CFA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β4 (Câmbio) – p-valor = </w:t>
      </w:r>
      <w:r w:rsidR="59714E89" w:rsidRPr="00BA4CFA">
        <w:rPr>
          <w:rFonts w:ascii="Arial" w:hAnsi="Arial" w:cs="Arial"/>
          <w:sz w:val="24"/>
          <w:szCs w:val="24"/>
        </w:rPr>
        <w:t>3,00</w:t>
      </w:r>
      <w:r w:rsidR="00DD6F01" w:rsidRPr="00BA4CFA">
        <w:rPr>
          <w:rFonts w:ascii="Arial" w:hAnsi="Arial" w:cs="Arial"/>
          <w:sz w:val="24"/>
          <w:szCs w:val="24"/>
        </w:rPr>
        <w:t>e</w:t>
      </w:r>
      <w:r w:rsidR="59714E89" w:rsidRPr="00BA4CFA">
        <w:rPr>
          <w:rFonts w:ascii="Arial" w:hAnsi="Arial" w:cs="Arial"/>
          <w:sz w:val="24"/>
          <w:szCs w:val="24"/>
        </w:rPr>
        <w:t>-010</w:t>
      </w:r>
      <w:r w:rsidRPr="00BA4CFA">
        <w:rPr>
          <w:rFonts w:ascii="Arial" w:hAnsi="Arial" w:cs="Arial"/>
          <w:sz w:val="24"/>
          <w:szCs w:val="24"/>
        </w:rPr>
        <w:t xml:space="preserve">– O parâmetro é estatisticamente significante ao nível de </w:t>
      </w:r>
      <w:r w:rsidR="59B31C64" w:rsidRPr="00BA4CFA">
        <w:rPr>
          <w:rFonts w:ascii="Arial" w:hAnsi="Arial" w:cs="Arial"/>
          <w:sz w:val="24"/>
          <w:szCs w:val="24"/>
        </w:rPr>
        <w:t>1</w:t>
      </w:r>
      <w:r w:rsidRPr="00BA4CFA">
        <w:rPr>
          <w:rFonts w:ascii="Arial" w:hAnsi="Arial" w:cs="Arial"/>
          <w:sz w:val="24"/>
          <w:szCs w:val="24"/>
        </w:rPr>
        <w:t>%. Rejeita-se a hipótese nula, ou seja, a taxa de câmbio pode afetar a taxa de inflação.</w:t>
      </w:r>
    </w:p>
    <w:p w14:paraId="1436D1EC" w14:textId="3448E457" w:rsidR="0F382EB5" w:rsidRPr="00D30AC5" w:rsidRDefault="0F382EB5" w:rsidP="00D30AC5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30AC5">
        <w:rPr>
          <w:rFonts w:ascii="Arial" w:hAnsi="Arial" w:cs="Arial"/>
          <w:b/>
          <w:bCs/>
          <w:sz w:val="24"/>
          <w:szCs w:val="24"/>
        </w:rPr>
        <w:lastRenderedPageBreak/>
        <w:t>R²</w:t>
      </w:r>
    </w:p>
    <w:p w14:paraId="2935D4ED" w14:textId="4CED688C" w:rsidR="3D664E5D" w:rsidRPr="00BA4CFA" w:rsidRDefault="0F382EB5" w:rsidP="3D664E5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R² </w:t>
      </w:r>
      <w:r w:rsidR="005A14E2" w:rsidRPr="00BA4CFA">
        <w:rPr>
          <w:rFonts w:ascii="Arial" w:hAnsi="Arial" w:cs="Arial"/>
          <w:sz w:val="24"/>
          <w:szCs w:val="24"/>
        </w:rPr>
        <w:t>LSDV</w:t>
      </w:r>
      <w:r w:rsidRPr="00BA4CFA">
        <w:rPr>
          <w:rFonts w:ascii="Arial" w:hAnsi="Arial" w:cs="Arial"/>
          <w:sz w:val="24"/>
          <w:szCs w:val="24"/>
        </w:rPr>
        <w:t xml:space="preserve"> estimado foi de 0,</w:t>
      </w:r>
      <w:r w:rsidR="001E2D8E" w:rsidRPr="00BA4CFA">
        <w:rPr>
          <w:rFonts w:ascii="Arial" w:hAnsi="Arial" w:cs="Arial"/>
          <w:sz w:val="24"/>
          <w:szCs w:val="24"/>
        </w:rPr>
        <w:t>8946</w:t>
      </w:r>
      <w:r w:rsidRPr="00BA4CFA">
        <w:rPr>
          <w:rFonts w:ascii="Arial" w:hAnsi="Arial" w:cs="Arial"/>
          <w:sz w:val="24"/>
          <w:szCs w:val="24"/>
        </w:rPr>
        <w:t xml:space="preserve">, ou seja, cerca de </w:t>
      </w:r>
      <w:r w:rsidR="001E2D8E" w:rsidRPr="00BA4CFA">
        <w:rPr>
          <w:rFonts w:ascii="Arial" w:hAnsi="Arial" w:cs="Arial"/>
          <w:sz w:val="24"/>
          <w:szCs w:val="24"/>
        </w:rPr>
        <w:t>8</w:t>
      </w:r>
      <w:r w:rsidR="00CF4BCC" w:rsidRPr="00BA4CFA">
        <w:rPr>
          <w:rFonts w:ascii="Arial" w:hAnsi="Arial" w:cs="Arial"/>
          <w:sz w:val="24"/>
          <w:szCs w:val="24"/>
        </w:rPr>
        <w:t>9</w:t>
      </w:r>
      <w:r w:rsidR="001E2D8E" w:rsidRPr="00BA4CFA">
        <w:rPr>
          <w:rFonts w:ascii="Arial" w:hAnsi="Arial" w:cs="Arial"/>
          <w:sz w:val="24"/>
          <w:szCs w:val="24"/>
        </w:rPr>
        <w:t>,</w:t>
      </w:r>
      <w:r w:rsidR="00CF4BCC" w:rsidRPr="00BA4CFA">
        <w:rPr>
          <w:rFonts w:ascii="Arial" w:hAnsi="Arial" w:cs="Arial"/>
          <w:sz w:val="24"/>
          <w:szCs w:val="24"/>
        </w:rPr>
        <w:t>46</w:t>
      </w:r>
      <w:r w:rsidRPr="00BA4CFA">
        <w:rPr>
          <w:rFonts w:ascii="Arial" w:hAnsi="Arial" w:cs="Arial"/>
          <w:sz w:val="24"/>
          <w:szCs w:val="24"/>
        </w:rPr>
        <w:t xml:space="preserve">% das variações na taxa de </w:t>
      </w:r>
      <w:r w:rsidR="677FA8CB" w:rsidRPr="00BA4CFA">
        <w:rPr>
          <w:rFonts w:ascii="Arial" w:hAnsi="Arial" w:cs="Arial"/>
          <w:sz w:val="24"/>
          <w:szCs w:val="24"/>
        </w:rPr>
        <w:t>inflação</w:t>
      </w:r>
      <w:r w:rsidRPr="00BA4CFA">
        <w:rPr>
          <w:rFonts w:ascii="Arial" w:hAnsi="Arial" w:cs="Arial"/>
          <w:sz w:val="24"/>
          <w:szCs w:val="24"/>
        </w:rPr>
        <w:t xml:space="preserve"> foram causadas por variações no preço do barril do petróleo, no PIB per capita, na taxa de juros</w:t>
      </w:r>
      <w:r w:rsidR="00476CB4" w:rsidRPr="00BA4CFA">
        <w:rPr>
          <w:rFonts w:ascii="Arial" w:hAnsi="Arial" w:cs="Arial"/>
          <w:sz w:val="24"/>
          <w:szCs w:val="24"/>
        </w:rPr>
        <w:t xml:space="preserve"> real</w:t>
      </w:r>
      <w:r w:rsidRPr="00BA4CFA">
        <w:rPr>
          <w:rFonts w:ascii="Arial" w:hAnsi="Arial" w:cs="Arial"/>
          <w:sz w:val="24"/>
          <w:szCs w:val="24"/>
        </w:rPr>
        <w:t xml:space="preserve"> e na taxa de câmbio.</w:t>
      </w:r>
    </w:p>
    <w:p w14:paraId="20CA2F66" w14:textId="21C019C1" w:rsidR="2BEDB4C4" w:rsidRPr="00BA4CFA" w:rsidRDefault="2BEDB4C4" w:rsidP="460928C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Dentro do R² estimado foi de 0,5584, ou seja, cerca de 55,84% das variações na taxa de </w:t>
      </w:r>
      <w:r w:rsidR="753E9934" w:rsidRPr="00BA4CFA">
        <w:rPr>
          <w:rFonts w:ascii="Arial" w:hAnsi="Arial" w:cs="Arial"/>
          <w:sz w:val="24"/>
          <w:szCs w:val="24"/>
        </w:rPr>
        <w:t>inflação foram causadas por variações no preço do barril do petróleo, no PIB per capita, na taxa de juros real e na taxa de câmbio.</w:t>
      </w:r>
    </w:p>
    <w:p w14:paraId="2CAC6A04" w14:textId="436C5AC1" w:rsidR="0F382EB5" w:rsidRPr="00FC6023" w:rsidRDefault="0F382EB5" w:rsidP="00FC6023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C6023">
        <w:rPr>
          <w:rFonts w:ascii="Arial" w:hAnsi="Arial" w:cs="Arial"/>
          <w:b/>
          <w:bCs/>
          <w:sz w:val="24"/>
          <w:szCs w:val="24"/>
        </w:rPr>
        <w:t>Autocorrelação</w:t>
      </w:r>
    </w:p>
    <w:p w14:paraId="38AAFB4D" w14:textId="1F085DF2" w:rsidR="11C4A655" w:rsidRPr="00632CDF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Teste de </w:t>
      </w:r>
      <w:proofErr w:type="spellStart"/>
      <w:r w:rsidRPr="00BA4CFA">
        <w:rPr>
          <w:rFonts w:ascii="Arial" w:hAnsi="Arial" w:cs="Arial"/>
          <w:sz w:val="24"/>
          <w:szCs w:val="24"/>
        </w:rPr>
        <w:t>Durbin</w:t>
      </w:r>
      <w:proofErr w:type="spellEnd"/>
      <w:r w:rsidRPr="00BA4CFA">
        <w:rPr>
          <w:rFonts w:ascii="Arial" w:hAnsi="Arial" w:cs="Arial"/>
          <w:sz w:val="24"/>
          <w:szCs w:val="24"/>
        </w:rPr>
        <w:t xml:space="preserve">-Watson apresenta valor estimado de </w:t>
      </w:r>
      <w:r w:rsidR="53EACCE5" w:rsidRPr="00BA4CFA">
        <w:rPr>
          <w:rFonts w:ascii="Arial" w:hAnsi="Arial" w:cs="Arial"/>
          <w:sz w:val="24"/>
          <w:szCs w:val="24"/>
        </w:rPr>
        <w:t>1</w:t>
      </w:r>
      <w:r w:rsidRPr="00BA4CFA">
        <w:rPr>
          <w:rFonts w:ascii="Arial" w:hAnsi="Arial" w:cs="Arial"/>
          <w:sz w:val="24"/>
          <w:szCs w:val="24"/>
        </w:rPr>
        <w:t>,</w:t>
      </w:r>
      <w:r w:rsidR="409A399E" w:rsidRPr="00BA4CFA">
        <w:rPr>
          <w:rFonts w:ascii="Arial" w:hAnsi="Arial" w:cs="Arial"/>
          <w:sz w:val="24"/>
          <w:szCs w:val="24"/>
        </w:rPr>
        <w:t>82</w:t>
      </w:r>
      <w:r w:rsidRPr="00BA4CFA">
        <w:rPr>
          <w:rFonts w:ascii="Arial" w:hAnsi="Arial" w:cs="Arial"/>
          <w:sz w:val="24"/>
          <w:szCs w:val="24"/>
        </w:rPr>
        <w:t xml:space="preserve">, ou seja, </w:t>
      </w:r>
      <w:r w:rsidR="4A6F52A1" w:rsidRPr="00BA4CFA">
        <w:rPr>
          <w:rFonts w:ascii="Arial" w:hAnsi="Arial" w:cs="Arial"/>
          <w:sz w:val="24"/>
          <w:szCs w:val="24"/>
        </w:rPr>
        <w:t>não</w:t>
      </w:r>
      <w:r w:rsidRPr="00BA4CFA">
        <w:rPr>
          <w:rFonts w:ascii="Arial" w:hAnsi="Arial" w:cs="Arial"/>
          <w:sz w:val="24"/>
          <w:szCs w:val="24"/>
        </w:rPr>
        <w:t xml:space="preserve"> há indícios de autocorrelação serial nos resíduos.</w:t>
      </w:r>
    </w:p>
    <w:p w14:paraId="45DF5EA2" w14:textId="1F112873" w:rsidR="00052E3A" w:rsidRPr="002865C5" w:rsidRDefault="00B933B8" w:rsidP="002865C5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865C5">
        <w:rPr>
          <w:rFonts w:ascii="Arial" w:hAnsi="Arial" w:cs="Arial"/>
          <w:b/>
          <w:bCs/>
          <w:sz w:val="24"/>
          <w:szCs w:val="24"/>
        </w:rPr>
        <w:t xml:space="preserve">Teste conjunto nos </w:t>
      </w:r>
      <w:proofErr w:type="spellStart"/>
      <w:r w:rsidRPr="002865C5">
        <w:rPr>
          <w:rFonts w:ascii="Arial" w:hAnsi="Arial" w:cs="Arial"/>
          <w:b/>
          <w:bCs/>
          <w:sz w:val="24"/>
          <w:szCs w:val="24"/>
        </w:rPr>
        <w:t>regressores</w:t>
      </w:r>
      <w:proofErr w:type="spellEnd"/>
      <w:r w:rsidRPr="002865C5">
        <w:rPr>
          <w:rFonts w:ascii="Arial" w:hAnsi="Arial" w:cs="Arial"/>
          <w:b/>
          <w:bCs/>
          <w:sz w:val="24"/>
          <w:szCs w:val="24"/>
        </w:rPr>
        <w:t xml:space="preserve"> designados</w:t>
      </w:r>
    </w:p>
    <w:p w14:paraId="2BC07B9A" w14:textId="0B05F29E" w:rsidR="31C99045" w:rsidRPr="00BA4CFA" w:rsidRDefault="31C99045" w:rsidP="45EAE19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Rejeitamos a hipótese nula</w:t>
      </w:r>
      <w:r w:rsidR="00710F11" w:rsidRPr="00BA4CFA">
        <w:rPr>
          <w:rFonts w:ascii="Arial" w:hAnsi="Arial" w:cs="Arial"/>
          <w:sz w:val="24"/>
          <w:szCs w:val="24"/>
        </w:rPr>
        <w:t xml:space="preserve">, considerando o </w:t>
      </w:r>
      <w:r w:rsidRPr="00BA4CFA">
        <w:rPr>
          <w:rFonts w:ascii="Arial" w:hAnsi="Arial" w:cs="Arial"/>
          <w:sz w:val="24"/>
          <w:szCs w:val="24"/>
        </w:rPr>
        <w:t xml:space="preserve">p-valor = 1,8036e-10 </w:t>
      </w:r>
      <w:r w:rsidR="00710F11" w:rsidRPr="00BA4CFA">
        <w:rPr>
          <w:rFonts w:ascii="Arial" w:hAnsi="Arial" w:cs="Arial"/>
          <w:sz w:val="24"/>
          <w:szCs w:val="24"/>
        </w:rPr>
        <w:t>ao nível de significância de 1%</w:t>
      </w:r>
      <w:r w:rsidRPr="00BA4CFA">
        <w:rPr>
          <w:rFonts w:ascii="Arial" w:hAnsi="Arial" w:cs="Arial"/>
          <w:sz w:val="24"/>
          <w:szCs w:val="24"/>
        </w:rPr>
        <w:t>, ou seja, o modelo utilizado é adequado, não sendo necessário excluir uma das variáveis utilizadas.</w:t>
      </w:r>
    </w:p>
    <w:p w14:paraId="147DE624" w14:textId="34DE1E57" w:rsidR="0095644C" w:rsidRPr="007A1269" w:rsidRDefault="00A965CF" w:rsidP="007A126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A1269">
        <w:rPr>
          <w:rFonts w:ascii="Arial" w:hAnsi="Arial" w:cs="Arial"/>
          <w:b/>
          <w:bCs/>
          <w:sz w:val="24"/>
          <w:szCs w:val="24"/>
        </w:rPr>
        <w:t>Teste para</w:t>
      </w:r>
      <w:r w:rsidR="00D61DF8" w:rsidRPr="007A1269">
        <w:rPr>
          <w:rFonts w:ascii="Arial" w:hAnsi="Arial" w:cs="Arial"/>
          <w:b/>
          <w:bCs/>
          <w:sz w:val="24"/>
          <w:szCs w:val="24"/>
        </w:rPr>
        <w:t xml:space="preserve"> diferenciar</w:t>
      </w:r>
      <w:r w:rsidRPr="007A1269">
        <w:rPr>
          <w:rFonts w:ascii="Arial" w:hAnsi="Arial" w:cs="Arial"/>
          <w:b/>
          <w:bCs/>
          <w:sz w:val="24"/>
          <w:szCs w:val="24"/>
        </w:rPr>
        <w:t xml:space="preserve"> intercept</w:t>
      </w:r>
      <w:r w:rsidR="00D61DF8" w:rsidRPr="007A1269">
        <w:rPr>
          <w:rFonts w:ascii="Arial" w:hAnsi="Arial" w:cs="Arial"/>
          <w:b/>
          <w:bCs/>
          <w:sz w:val="24"/>
          <w:szCs w:val="24"/>
        </w:rPr>
        <w:t>os</w:t>
      </w:r>
      <w:r w:rsidRPr="007A1269">
        <w:rPr>
          <w:rFonts w:ascii="Arial" w:hAnsi="Arial" w:cs="Arial"/>
          <w:b/>
          <w:bCs/>
          <w:sz w:val="24"/>
          <w:szCs w:val="24"/>
        </w:rPr>
        <w:t xml:space="preserve"> de grupos</w:t>
      </w:r>
    </w:p>
    <w:p w14:paraId="454557BD" w14:textId="01E622BE" w:rsidR="0095644C" w:rsidRPr="00BA4CFA" w:rsidRDefault="00A965CF" w:rsidP="45EAE19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Rejeita-se a hipótese nula, considerando o p-valor = </w:t>
      </w:r>
      <w:r w:rsidR="00FD7F83" w:rsidRPr="00BA4CFA">
        <w:rPr>
          <w:rFonts w:ascii="Arial" w:hAnsi="Arial" w:cs="Arial"/>
          <w:sz w:val="24"/>
          <w:szCs w:val="24"/>
        </w:rPr>
        <w:t>6,72754e-22 ao nível de signific</w:t>
      </w:r>
      <w:r w:rsidR="00C34BF9" w:rsidRPr="00BA4CFA">
        <w:rPr>
          <w:rFonts w:ascii="Arial" w:hAnsi="Arial" w:cs="Arial"/>
          <w:sz w:val="24"/>
          <w:szCs w:val="24"/>
        </w:rPr>
        <w:t>ância de 1%, ou seja, os interceptos verticais do</w:t>
      </w:r>
      <w:r w:rsidR="00C666C7" w:rsidRPr="00BA4CFA">
        <w:rPr>
          <w:rFonts w:ascii="Arial" w:hAnsi="Arial" w:cs="Arial"/>
          <w:sz w:val="24"/>
          <w:szCs w:val="24"/>
        </w:rPr>
        <w:t xml:space="preserve"> modelo não são iguais. Logo, o</w:t>
      </w:r>
      <w:r w:rsidR="00324E28" w:rsidRPr="00BA4CFA">
        <w:rPr>
          <w:rFonts w:ascii="Arial" w:hAnsi="Arial" w:cs="Arial"/>
          <w:sz w:val="24"/>
          <w:szCs w:val="24"/>
        </w:rPr>
        <w:t xml:space="preserve"> Modelo de Efeitos Fixos </w:t>
      </w:r>
      <w:r w:rsidR="0009718E" w:rsidRPr="00BA4CFA">
        <w:rPr>
          <w:rFonts w:ascii="Arial" w:hAnsi="Arial" w:cs="Arial"/>
          <w:sz w:val="24"/>
          <w:szCs w:val="24"/>
        </w:rPr>
        <w:t xml:space="preserve">é o modelo </w:t>
      </w:r>
      <w:r w:rsidR="00513C0E" w:rsidRPr="00BA4CFA">
        <w:rPr>
          <w:rFonts w:ascii="Arial" w:hAnsi="Arial" w:cs="Arial"/>
          <w:sz w:val="24"/>
          <w:szCs w:val="24"/>
        </w:rPr>
        <w:t>adequado.</w:t>
      </w:r>
    </w:p>
    <w:p w14:paraId="7CBDEEF5" w14:textId="77777777" w:rsidR="00BA7F41" w:rsidRPr="007A1269" w:rsidRDefault="00BA7F41" w:rsidP="007A126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A1269">
        <w:rPr>
          <w:rFonts w:ascii="Arial" w:hAnsi="Arial" w:cs="Arial"/>
          <w:sz w:val="24"/>
          <w:szCs w:val="24"/>
        </w:rPr>
        <w:t>I</w:t>
      </w:r>
      <w:r w:rsidRPr="007A1269">
        <w:rPr>
          <w:rFonts w:ascii="Arial" w:hAnsi="Arial" w:cs="Arial"/>
          <w:b/>
          <w:bCs/>
          <w:sz w:val="24"/>
          <w:szCs w:val="24"/>
        </w:rPr>
        <w:t xml:space="preserve">nterceptos Verticais </w:t>
      </w:r>
    </w:p>
    <w:tbl>
      <w:tblPr>
        <w:tblW w:w="85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1746"/>
      </w:tblGrid>
      <w:tr w:rsidR="00BA7F41" w:rsidRPr="00BA7F41" w14:paraId="58435D17" w14:textId="77777777" w:rsidTr="00A6169C">
        <w:trPr>
          <w:trHeight w:val="177"/>
        </w:trPr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tbl>
            <w:tblPr>
              <w:tblW w:w="2927" w:type="dxa"/>
              <w:tblInd w:w="2438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563"/>
              <w:gridCol w:w="1364"/>
            </w:tblGrid>
            <w:tr w:rsidR="00FE5D99" w:rsidRPr="00BA4CFA" w14:paraId="3099B031" w14:textId="77777777" w:rsidTr="00A2311A">
              <w:trPr>
                <w:trHeight w:val="170"/>
              </w:trPr>
              <w:tc>
                <w:tcPr>
                  <w:tcW w:w="15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E0A186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Argentina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DF6E5C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-34,9979</w:t>
                  </w:r>
                </w:p>
              </w:tc>
            </w:tr>
            <w:tr w:rsidR="00FE5D99" w:rsidRPr="00BA4CFA" w14:paraId="1885D250" w14:textId="77777777" w:rsidTr="00A2311A">
              <w:trPr>
                <w:trHeight w:val="170"/>
              </w:trPr>
              <w:tc>
                <w:tcPr>
                  <w:tcW w:w="15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090971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proofErr w:type="spellStart"/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Bolivia</w:t>
                  </w:r>
                  <w:proofErr w:type="spellEnd"/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5A6FF5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-51,3142</w:t>
                  </w:r>
                </w:p>
              </w:tc>
            </w:tr>
            <w:tr w:rsidR="00FE5D99" w:rsidRPr="00BA4CFA" w14:paraId="1C4A5DB3" w14:textId="77777777" w:rsidTr="00A2311A">
              <w:trPr>
                <w:trHeight w:val="170"/>
              </w:trPr>
              <w:tc>
                <w:tcPr>
                  <w:tcW w:w="15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E20567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Brasil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121F5F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-35,2473</w:t>
                  </w:r>
                </w:p>
              </w:tc>
            </w:tr>
            <w:tr w:rsidR="00FE5D99" w:rsidRPr="00BA4CFA" w14:paraId="6BAE2272" w14:textId="77777777" w:rsidTr="00A2311A">
              <w:trPr>
                <w:trHeight w:val="170"/>
              </w:trPr>
              <w:tc>
                <w:tcPr>
                  <w:tcW w:w="15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F95BDD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Paraguai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E77632" w14:textId="748A7F61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-112,67</w:t>
                  </w:r>
                </w:p>
              </w:tc>
            </w:tr>
            <w:tr w:rsidR="00FE5D99" w:rsidRPr="00BA4CFA" w14:paraId="2633A319" w14:textId="77777777" w:rsidTr="00A2311A">
              <w:trPr>
                <w:trHeight w:val="170"/>
              </w:trPr>
              <w:tc>
                <w:tcPr>
                  <w:tcW w:w="15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6C57CB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Uruguai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CD2C92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-64,6149</w:t>
                  </w:r>
                </w:p>
              </w:tc>
            </w:tr>
            <w:tr w:rsidR="00FE5D99" w:rsidRPr="00BA4CFA" w14:paraId="2DE309FA" w14:textId="77777777" w:rsidTr="00A2311A">
              <w:trPr>
                <w:trHeight w:val="170"/>
              </w:trPr>
              <w:tc>
                <w:tcPr>
                  <w:tcW w:w="15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04C98E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proofErr w:type="spellStart"/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Colombia</w:t>
                  </w:r>
                  <w:proofErr w:type="spellEnd"/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CFE077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-108,307</w:t>
                  </w:r>
                </w:p>
              </w:tc>
            </w:tr>
          </w:tbl>
          <w:p w14:paraId="1D8530BB" w14:textId="6B0F4578" w:rsidR="00BA7F41" w:rsidRPr="00BA7F41" w:rsidRDefault="00BA7F41" w:rsidP="00BA7F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AB3600" w14:textId="1BB0DCB1" w:rsidR="00BA7F41" w:rsidRPr="00BA7F41" w:rsidRDefault="00BA7F41" w:rsidP="00BA7F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  <w:tr w:rsidR="00BA7F41" w:rsidRPr="00BA7F41" w14:paraId="05E7B26A" w14:textId="77777777" w:rsidTr="00A6169C">
        <w:trPr>
          <w:trHeight w:val="177"/>
        </w:trPr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5712F3" w14:textId="5C6F18F2" w:rsidR="00BA7F41" w:rsidRPr="00BA7F41" w:rsidRDefault="00BA7F41" w:rsidP="00BA7F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7EB4B7" w14:textId="43E8FE43" w:rsidR="00BA7F41" w:rsidRPr="00BA7F41" w:rsidRDefault="00BA7F41" w:rsidP="00BA7F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</w:tbl>
    <w:p w14:paraId="04969308" w14:textId="4F74418C" w:rsidR="00BA7ACB" w:rsidRPr="00BA7ACB" w:rsidRDefault="00F71C1C" w:rsidP="00BA7ACB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f</w:t>
      </w:r>
      <w:r w:rsidR="001E6238" w:rsidRPr="00BA4CFA">
        <w:rPr>
          <w:rFonts w:ascii="Arial" w:hAnsi="Arial" w:cs="Arial"/>
          <w:b/>
          <w:bCs/>
          <w:sz w:val="24"/>
          <w:szCs w:val="24"/>
        </w:rPr>
        <w:t xml:space="preserve">) Estimar o Modelo de Efeitos Aleatórios e interpretar os </w:t>
      </w:r>
      <w:r w:rsidR="0093017E" w:rsidRPr="00BA4CFA">
        <w:rPr>
          <w:rFonts w:ascii="Arial" w:hAnsi="Arial" w:cs="Arial"/>
          <w:b/>
          <w:bCs/>
          <w:sz w:val="24"/>
          <w:szCs w:val="24"/>
        </w:rPr>
        <w:t xml:space="preserve">principais </w:t>
      </w:r>
      <w:r w:rsidR="001E6238" w:rsidRPr="00BA4CFA">
        <w:rPr>
          <w:rFonts w:ascii="Arial" w:hAnsi="Arial" w:cs="Arial"/>
          <w:b/>
          <w:bCs/>
          <w:sz w:val="24"/>
          <w:szCs w:val="24"/>
        </w:rPr>
        <w:t>resultados.</w:t>
      </w:r>
    </w:p>
    <w:p w14:paraId="1F93460B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>Modelo 7: Efeitos-aleatórios (GLS), usando 72 observações</w:t>
      </w:r>
    </w:p>
    <w:p w14:paraId="6FF2C6F2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>Incluídas 6 unidades de corte transversal</w:t>
      </w:r>
    </w:p>
    <w:p w14:paraId="4FC71F89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>Comprimento da série temporal = 12</w:t>
      </w:r>
    </w:p>
    <w:p w14:paraId="25119AB8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 xml:space="preserve">Variável dependente: </w:t>
      </w:r>
      <w:proofErr w:type="spellStart"/>
      <w:r w:rsidRPr="00BA7ACB">
        <w:rPr>
          <w:rFonts w:ascii="Arial" w:hAnsi="Arial" w:cs="Arial"/>
          <w:sz w:val="24"/>
          <w:szCs w:val="24"/>
        </w:rPr>
        <w:t>InflaAAo</w:t>
      </w:r>
      <w:proofErr w:type="spellEnd"/>
    </w:p>
    <w:p w14:paraId="2F69576B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366"/>
        <w:gridCol w:w="1434"/>
        <w:gridCol w:w="500"/>
      </w:tblGrid>
      <w:tr w:rsidR="00BA7ACB" w:rsidRPr="00BA7ACB" w14:paraId="2F5C6D39" w14:textId="77777777" w:rsidTr="004726C2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74B5DCA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159F7E2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387695A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Erro Padrão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4CE169C7" w14:textId="31532706" w:rsidR="00BA7ACB" w:rsidRPr="00BA7ACB" w:rsidRDefault="00A82BDF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49FE">
              <w:rPr>
                <w:rFonts w:ascii="Arial" w:hAnsi="Arial" w:cs="Arial"/>
                <w:sz w:val="24"/>
                <w:szCs w:val="24"/>
              </w:rPr>
              <w:t>Z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</w:tcPr>
          <w:p w14:paraId="7EA3C717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C19A85A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7ACB" w:rsidRPr="00BA7ACB" w14:paraId="66483A98" w14:textId="77777777" w:rsidTr="004726C2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7D6E62C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7ACB">
              <w:rPr>
                <w:rFonts w:ascii="Arial" w:hAnsi="Arial" w:cs="Arial"/>
                <w:sz w:val="24"/>
                <w:szCs w:val="24"/>
              </w:rPr>
              <w:t>const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A48DDE1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−30,1752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874EDE9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36,0500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8D7D011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−0,8370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</w:tcPr>
          <w:p w14:paraId="0A5626DF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0,4026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61DF4E2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7ACB" w:rsidRPr="00BA7ACB" w14:paraId="297F8065" w14:textId="77777777" w:rsidTr="004726C2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BFCD7C5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7ACB">
              <w:rPr>
                <w:rFonts w:ascii="Arial" w:hAnsi="Arial" w:cs="Arial"/>
                <w:sz w:val="24"/>
                <w:szCs w:val="24"/>
              </w:rPr>
              <w:t>l_ProxyPetro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DEE98C1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2,76733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566E514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2,04967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476EF640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1,350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</w:tcPr>
          <w:p w14:paraId="06E9C1C1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0,1770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0BACE0C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7ACB" w:rsidRPr="00BA7ACB" w14:paraId="48A6EE48" w14:textId="77777777" w:rsidTr="004726C2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B6D7AF6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7ACB">
              <w:rPr>
                <w:rFonts w:ascii="Arial" w:hAnsi="Arial" w:cs="Arial"/>
                <w:sz w:val="24"/>
                <w:szCs w:val="24"/>
              </w:rPr>
              <w:t>l_PIB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212E1CB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0,850793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6D0BF4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3,67004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27705600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0,2318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</w:tcPr>
          <w:p w14:paraId="1BA006FC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0,8167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538A1E0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7ACB" w:rsidRPr="00BA7ACB" w14:paraId="7BC2C98E" w14:textId="77777777" w:rsidTr="004726C2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7102D2D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Juros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2A1FC33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−0,368389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551D1A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0,101288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B4A297C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−3,637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</w:tcPr>
          <w:p w14:paraId="67267F58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0,0003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AF03234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BA7ACB" w:rsidRPr="00BA7ACB" w14:paraId="0650A69C" w14:textId="77777777" w:rsidTr="004726C2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ABB5687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7ACB">
              <w:rPr>
                <w:rFonts w:ascii="Arial" w:hAnsi="Arial" w:cs="Arial"/>
                <w:sz w:val="24"/>
                <w:szCs w:val="24"/>
              </w:rPr>
              <w:t>l</w:t>
            </w:r>
            <w:proofErr w:type="gramStart"/>
            <w:r w:rsidRPr="00BA7ACB">
              <w:rPr>
                <w:rFonts w:ascii="Arial" w:hAnsi="Arial" w:cs="Arial"/>
                <w:sz w:val="24"/>
                <w:szCs w:val="24"/>
              </w:rPr>
              <w:t>_CAmbio</w:t>
            </w:r>
            <w:proofErr w:type="spellEnd"/>
            <w:proofErr w:type="gram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FF36250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5,79788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70F9F35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1,17705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D5B8FBD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4,926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</w:tcPr>
          <w:p w14:paraId="6CA63D8B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093EF50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5F145A47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BA7ACB" w:rsidRPr="00BA7ACB" w14:paraId="4ED06D7B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AD84B0F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6C43C31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 10,60317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145F10D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33D63FB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5314929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 12,32823</w:t>
            </w:r>
          </w:p>
        </w:tc>
      </w:tr>
      <w:tr w:rsidR="00BA7ACB" w:rsidRPr="00BA7ACB" w14:paraId="3ED1B7BB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D04DB61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lastRenderedPageBreak/>
              <w:t xml:space="preserve">Soma </w:t>
            </w:r>
            <w:proofErr w:type="spellStart"/>
            <w:r w:rsidRPr="00BA7ACB">
              <w:rPr>
                <w:rFonts w:ascii="Arial" w:hAnsi="Arial" w:cs="Arial"/>
                <w:sz w:val="24"/>
                <w:szCs w:val="24"/>
              </w:rPr>
              <w:t>resíd</w:t>
            </w:r>
            <w:proofErr w:type="spellEnd"/>
            <w:r w:rsidRPr="00BA7ACB">
              <w:rPr>
                <w:rFonts w:ascii="Arial" w:hAnsi="Arial" w:cs="Arial"/>
                <w:sz w:val="24"/>
                <w:szCs w:val="24"/>
              </w:rPr>
              <w:t>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E60EDF5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 37051,33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795A20D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276A298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E.P. </w:t>
            </w:r>
            <w:proofErr w:type="spellStart"/>
            <w:r w:rsidRPr="00BA7ACB">
              <w:rPr>
                <w:rFonts w:ascii="Arial" w:hAnsi="Arial" w:cs="Arial"/>
                <w:sz w:val="24"/>
                <w:szCs w:val="24"/>
              </w:rPr>
              <w:t>da</w:t>
            </w:r>
            <w:proofErr w:type="spellEnd"/>
            <w:r w:rsidRPr="00BA7ACB">
              <w:rPr>
                <w:rFonts w:ascii="Arial" w:hAnsi="Arial" w:cs="Arial"/>
                <w:sz w:val="24"/>
                <w:szCs w:val="24"/>
              </w:rPr>
              <w:t xml:space="preserve">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C485AD7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 23,34250</w:t>
            </w:r>
          </w:p>
        </w:tc>
      </w:tr>
      <w:tr w:rsidR="00BA7ACB" w:rsidRPr="00BA7ACB" w14:paraId="040771B5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E8261AB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AE9A3B4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−326,9257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03A0E47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E42841F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Critério de </w:t>
            </w:r>
            <w:proofErr w:type="spellStart"/>
            <w:r w:rsidRPr="00BA7ACB">
              <w:rPr>
                <w:rFonts w:ascii="Arial" w:hAnsi="Arial" w:cs="Arial"/>
                <w:sz w:val="24"/>
                <w:szCs w:val="24"/>
              </w:rPr>
              <w:t>Akaike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8D37A4C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 663,8515</w:t>
            </w:r>
          </w:p>
        </w:tc>
      </w:tr>
      <w:tr w:rsidR="00BA7ACB" w:rsidRPr="00BA7ACB" w14:paraId="00AE7D2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CA1D3CB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746DE93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 675,2348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4D58059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DA9B318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248749E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 668,3832</w:t>
            </w:r>
          </w:p>
        </w:tc>
      </w:tr>
      <w:tr w:rsidR="00BA7ACB" w:rsidRPr="00BA7ACB" w14:paraId="0476A13D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104445E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7ACB">
              <w:rPr>
                <w:rFonts w:ascii="Arial" w:hAnsi="Arial" w:cs="Arial"/>
                <w:sz w:val="24"/>
                <w:szCs w:val="24"/>
              </w:rPr>
              <w:t>rô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BBFA603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 0,008228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2509A8D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9460EC7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7ACB">
              <w:rPr>
                <w:rFonts w:ascii="Arial" w:hAnsi="Arial" w:cs="Arial"/>
                <w:sz w:val="24"/>
                <w:szCs w:val="24"/>
              </w:rPr>
              <w:t>Durbin</w:t>
            </w:r>
            <w:proofErr w:type="spellEnd"/>
            <w:r w:rsidRPr="00BA7ACB">
              <w:rPr>
                <w:rFonts w:ascii="Arial" w:hAnsi="Arial" w:cs="Arial"/>
                <w:sz w:val="24"/>
                <w:szCs w:val="24"/>
              </w:rPr>
              <w:t>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FB1D64A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 1,872651</w:t>
            </w:r>
          </w:p>
        </w:tc>
      </w:tr>
    </w:tbl>
    <w:p w14:paraId="56145828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586DCCE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1D1C8B8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ab/>
        <w:t>'Por entre' a variância = 148,925</w:t>
      </w:r>
    </w:p>
    <w:p w14:paraId="680DF450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ab/>
        <w:t>'Por dentro' da variância = 18,3419</w:t>
      </w:r>
    </w:p>
    <w:p w14:paraId="7A62871D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ab/>
        <w:t xml:space="preserve">teta utilizado para </w:t>
      </w:r>
      <w:proofErr w:type="spellStart"/>
      <w:r w:rsidRPr="00BA7ACB">
        <w:rPr>
          <w:rFonts w:ascii="Arial" w:hAnsi="Arial" w:cs="Arial"/>
          <w:sz w:val="24"/>
          <w:szCs w:val="24"/>
        </w:rPr>
        <w:t>quasi-desmediação</w:t>
      </w:r>
      <w:proofErr w:type="spellEnd"/>
      <w:r w:rsidRPr="00BA7ACB">
        <w:rPr>
          <w:rFonts w:ascii="Arial" w:hAnsi="Arial" w:cs="Arial"/>
          <w:sz w:val="24"/>
          <w:szCs w:val="24"/>
        </w:rPr>
        <w:t xml:space="preserve"> = 0,899207</w:t>
      </w:r>
    </w:p>
    <w:p w14:paraId="30E66384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 xml:space="preserve">Teste conjunto nos </w:t>
      </w:r>
      <w:proofErr w:type="spellStart"/>
      <w:r w:rsidRPr="00BA7ACB">
        <w:rPr>
          <w:rFonts w:ascii="Arial" w:hAnsi="Arial" w:cs="Arial"/>
          <w:sz w:val="24"/>
          <w:szCs w:val="24"/>
        </w:rPr>
        <w:t>regressores</w:t>
      </w:r>
      <w:proofErr w:type="spellEnd"/>
      <w:r w:rsidRPr="00BA7ACB">
        <w:rPr>
          <w:rFonts w:ascii="Arial" w:hAnsi="Arial" w:cs="Arial"/>
          <w:sz w:val="24"/>
          <w:szCs w:val="24"/>
        </w:rPr>
        <w:t xml:space="preserve"> designados -</w:t>
      </w:r>
    </w:p>
    <w:p w14:paraId="11847BB9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7ACB">
        <w:rPr>
          <w:rFonts w:ascii="Arial" w:hAnsi="Arial" w:cs="Arial"/>
          <w:sz w:val="24"/>
          <w:szCs w:val="24"/>
        </w:rPr>
        <w:t>Qui</w:t>
      </w:r>
      <w:proofErr w:type="spellEnd"/>
      <w:r w:rsidRPr="00BA7ACB">
        <w:rPr>
          <w:rFonts w:ascii="Arial" w:hAnsi="Arial" w:cs="Arial"/>
          <w:sz w:val="24"/>
          <w:szCs w:val="24"/>
        </w:rPr>
        <w:t>-</w:t>
      </w:r>
      <w:proofErr w:type="gramStart"/>
      <w:r w:rsidRPr="00BA7ACB">
        <w:rPr>
          <w:rFonts w:ascii="Arial" w:hAnsi="Arial" w:cs="Arial"/>
          <w:sz w:val="24"/>
          <w:szCs w:val="24"/>
        </w:rPr>
        <w:t>quadrado(</w:t>
      </w:r>
      <w:proofErr w:type="gramEnd"/>
      <w:r w:rsidRPr="00BA7ACB">
        <w:rPr>
          <w:rFonts w:ascii="Arial" w:hAnsi="Arial" w:cs="Arial"/>
          <w:sz w:val="24"/>
          <w:szCs w:val="24"/>
        </w:rPr>
        <w:t>4) = 40,8421</w:t>
      </w:r>
    </w:p>
    <w:p w14:paraId="228B2799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 xml:space="preserve"> com p-valor = 2,89791e-08</w:t>
      </w:r>
    </w:p>
    <w:p w14:paraId="4F7AE5AF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8CA40E4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 xml:space="preserve">Teste de </w:t>
      </w:r>
      <w:proofErr w:type="spellStart"/>
      <w:r w:rsidRPr="00BA7ACB">
        <w:rPr>
          <w:rFonts w:ascii="Arial" w:hAnsi="Arial" w:cs="Arial"/>
          <w:sz w:val="24"/>
          <w:szCs w:val="24"/>
        </w:rPr>
        <w:t>Breusch-Pagan</w:t>
      </w:r>
      <w:proofErr w:type="spellEnd"/>
      <w:r w:rsidRPr="00BA7ACB">
        <w:rPr>
          <w:rFonts w:ascii="Arial" w:hAnsi="Arial" w:cs="Arial"/>
          <w:sz w:val="24"/>
          <w:szCs w:val="24"/>
        </w:rPr>
        <w:t xml:space="preserve"> -</w:t>
      </w:r>
    </w:p>
    <w:p w14:paraId="42284E42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 xml:space="preserve"> Hipótese nula: Variância do erro de unidade-específica = 0</w:t>
      </w:r>
    </w:p>
    <w:p w14:paraId="1F4F153E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7ACB">
        <w:rPr>
          <w:rFonts w:ascii="Arial" w:hAnsi="Arial" w:cs="Arial"/>
          <w:sz w:val="24"/>
          <w:szCs w:val="24"/>
        </w:rPr>
        <w:t>Qui</w:t>
      </w:r>
      <w:proofErr w:type="spellEnd"/>
      <w:r w:rsidRPr="00BA7ACB">
        <w:rPr>
          <w:rFonts w:ascii="Arial" w:hAnsi="Arial" w:cs="Arial"/>
          <w:sz w:val="24"/>
          <w:szCs w:val="24"/>
        </w:rPr>
        <w:t>-</w:t>
      </w:r>
      <w:proofErr w:type="gramStart"/>
      <w:r w:rsidRPr="00BA7ACB">
        <w:rPr>
          <w:rFonts w:ascii="Arial" w:hAnsi="Arial" w:cs="Arial"/>
          <w:sz w:val="24"/>
          <w:szCs w:val="24"/>
        </w:rPr>
        <w:t>quadrado(</w:t>
      </w:r>
      <w:proofErr w:type="gramEnd"/>
      <w:r w:rsidRPr="00BA7ACB">
        <w:rPr>
          <w:rFonts w:ascii="Arial" w:hAnsi="Arial" w:cs="Arial"/>
          <w:sz w:val="24"/>
          <w:szCs w:val="24"/>
        </w:rPr>
        <w:t>1) = 114,393</w:t>
      </w:r>
    </w:p>
    <w:p w14:paraId="37EEA824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 xml:space="preserve"> com p-valor = 1,0689e-26</w:t>
      </w:r>
    </w:p>
    <w:p w14:paraId="59B544E5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A20DA8A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 xml:space="preserve">Teste de </w:t>
      </w:r>
      <w:proofErr w:type="spellStart"/>
      <w:r w:rsidRPr="00BA7ACB">
        <w:rPr>
          <w:rFonts w:ascii="Arial" w:hAnsi="Arial" w:cs="Arial"/>
          <w:sz w:val="24"/>
          <w:szCs w:val="24"/>
        </w:rPr>
        <w:t>Hausman</w:t>
      </w:r>
      <w:proofErr w:type="spellEnd"/>
      <w:r w:rsidRPr="00BA7ACB">
        <w:rPr>
          <w:rFonts w:ascii="Arial" w:hAnsi="Arial" w:cs="Arial"/>
          <w:sz w:val="24"/>
          <w:szCs w:val="24"/>
        </w:rPr>
        <w:t xml:space="preserve"> -</w:t>
      </w:r>
    </w:p>
    <w:p w14:paraId="796C8F56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 xml:space="preserve"> Hipótese nula: As estimativas GLS são consistentes</w:t>
      </w:r>
    </w:p>
    <w:p w14:paraId="54C3C0B7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 xml:space="preserve"> Estatística de teste assintótica: </w:t>
      </w:r>
      <w:proofErr w:type="spellStart"/>
      <w:r w:rsidRPr="00BA7ACB">
        <w:rPr>
          <w:rFonts w:ascii="Arial" w:hAnsi="Arial" w:cs="Arial"/>
          <w:sz w:val="24"/>
          <w:szCs w:val="24"/>
        </w:rPr>
        <w:t>Qui</w:t>
      </w:r>
      <w:proofErr w:type="spellEnd"/>
      <w:r w:rsidRPr="00BA7ACB">
        <w:rPr>
          <w:rFonts w:ascii="Arial" w:hAnsi="Arial" w:cs="Arial"/>
          <w:sz w:val="24"/>
          <w:szCs w:val="24"/>
        </w:rPr>
        <w:t>-</w:t>
      </w:r>
      <w:proofErr w:type="gramStart"/>
      <w:r w:rsidRPr="00BA7ACB">
        <w:rPr>
          <w:rFonts w:ascii="Arial" w:hAnsi="Arial" w:cs="Arial"/>
          <w:sz w:val="24"/>
          <w:szCs w:val="24"/>
        </w:rPr>
        <w:t>quadrado(</w:t>
      </w:r>
      <w:proofErr w:type="gramEnd"/>
      <w:r w:rsidRPr="00BA7ACB">
        <w:rPr>
          <w:rFonts w:ascii="Arial" w:hAnsi="Arial" w:cs="Arial"/>
          <w:sz w:val="24"/>
          <w:szCs w:val="24"/>
        </w:rPr>
        <w:t>3) = 29,3198</w:t>
      </w:r>
    </w:p>
    <w:p w14:paraId="7A866A02" w14:textId="0F6CB3AB" w:rsidR="746CB4BF" w:rsidRPr="00BA4CFA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B849FE">
        <w:rPr>
          <w:rFonts w:ascii="Arial" w:hAnsi="Arial" w:cs="Arial"/>
          <w:sz w:val="24"/>
          <w:szCs w:val="24"/>
        </w:rPr>
        <w:t xml:space="preserve"> com p-valor = 1,91836e-06</w:t>
      </w:r>
    </w:p>
    <w:p w14:paraId="4E43FD9A" w14:textId="77777777" w:rsidR="00A2311A" w:rsidRDefault="00A2311A" w:rsidP="00CC1984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38F70C5" w14:textId="77777777" w:rsidR="00CC1984" w:rsidRPr="00A2311A" w:rsidRDefault="00CC1984" w:rsidP="00A2311A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2311A">
        <w:rPr>
          <w:rFonts w:ascii="Arial" w:hAnsi="Arial" w:cs="Arial"/>
          <w:b/>
          <w:bCs/>
          <w:sz w:val="24"/>
          <w:szCs w:val="24"/>
        </w:rPr>
        <w:t>Magnitude dos Coeficientes</w:t>
      </w:r>
    </w:p>
    <w:p w14:paraId="60E62283" w14:textId="5AAE0DF4" w:rsidR="00CC1984" w:rsidRPr="00BA4CFA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β0 (constante): -</w:t>
      </w:r>
      <w:r w:rsidR="72B54DC6" w:rsidRPr="00BA4CFA">
        <w:rPr>
          <w:rFonts w:ascii="Arial" w:hAnsi="Arial" w:cs="Arial"/>
          <w:sz w:val="24"/>
          <w:szCs w:val="24"/>
        </w:rPr>
        <w:t>30,18</w:t>
      </w:r>
      <w:r w:rsidRPr="00BA4CFA">
        <w:rPr>
          <w:rFonts w:ascii="Arial" w:hAnsi="Arial" w:cs="Arial"/>
          <w:sz w:val="24"/>
          <w:szCs w:val="24"/>
        </w:rPr>
        <w:t xml:space="preserve"> – Em média, a taxa de inflação é de -</w:t>
      </w:r>
      <w:r w:rsidR="277747BA" w:rsidRPr="00BA4CFA">
        <w:rPr>
          <w:rFonts w:ascii="Arial" w:hAnsi="Arial" w:cs="Arial"/>
          <w:sz w:val="24"/>
          <w:szCs w:val="24"/>
        </w:rPr>
        <w:t>30</w:t>
      </w:r>
      <w:r w:rsidRPr="00BA4CFA">
        <w:rPr>
          <w:rFonts w:ascii="Arial" w:hAnsi="Arial" w:cs="Arial"/>
          <w:sz w:val="24"/>
          <w:szCs w:val="24"/>
        </w:rPr>
        <w:t>,</w:t>
      </w:r>
      <w:r w:rsidR="648A066C" w:rsidRPr="00BA4CFA">
        <w:rPr>
          <w:rFonts w:ascii="Arial" w:hAnsi="Arial" w:cs="Arial"/>
          <w:sz w:val="24"/>
          <w:szCs w:val="24"/>
        </w:rPr>
        <w:t>18</w:t>
      </w:r>
      <w:r w:rsidRPr="00BA4CFA">
        <w:rPr>
          <w:rFonts w:ascii="Arial" w:hAnsi="Arial" w:cs="Arial"/>
          <w:sz w:val="24"/>
          <w:szCs w:val="24"/>
        </w:rPr>
        <w:t>%, quando o preço do barril do petróleo, a taxa de câmbio, o PIB per capita e a taxa de juros real são iguais a zero.</w:t>
      </w:r>
    </w:p>
    <w:p w14:paraId="77C6D99F" w14:textId="63FA5551" w:rsidR="00CC1984" w:rsidRPr="00BA4CFA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β1 (Preço do barril do petróleo): </w:t>
      </w:r>
      <w:r w:rsidR="5D0B3B85" w:rsidRPr="00BA4CFA">
        <w:rPr>
          <w:rFonts w:ascii="Arial" w:hAnsi="Arial" w:cs="Arial"/>
          <w:sz w:val="24"/>
          <w:szCs w:val="24"/>
        </w:rPr>
        <w:t>2</w:t>
      </w:r>
      <w:r w:rsidRPr="00BA4CFA">
        <w:rPr>
          <w:rFonts w:ascii="Arial" w:hAnsi="Arial" w:cs="Arial"/>
          <w:sz w:val="24"/>
          <w:szCs w:val="24"/>
        </w:rPr>
        <w:t>,</w:t>
      </w:r>
      <w:r w:rsidR="4977832D" w:rsidRPr="00BA4CFA">
        <w:rPr>
          <w:rFonts w:ascii="Arial" w:hAnsi="Arial" w:cs="Arial"/>
          <w:sz w:val="24"/>
          <w:szCs w:val="24"/>
        </w:rPr>
        <w:t>77</w:t>
      </w:r>
      <w:r w:rsidRPr="00BA4CFA">
        <w:rPr>
          <w:rFonts w:ascii="Arial" w:hAnsi="Arial" w:cs="Arial"/>
          <w:sz w:val="24"/>
          <w:szCs w:val="24"/>
        </w:rPr>
        <w:t xml:space="preserve"> – O aumento de um 1% no preço do barril do petróleo aumenta a taxa de inflação em 0,0</w:t>
      </w:r>
      <w:r w:rsidR="5FB430E8" w:rsidRPr="00BA4CFA">
        <w:rPr>
          <w:rFonts w:ascii="Arial" w:hAnsi="Arial" w:cs="Arial"/>
          <w:sz w:val="24"/>
          <w:szCs w:val="24"/>
        </w:rPr>
        <w:t>2767</w:t>
      </w:r>
      <w:r w:rsidRPr="00BA4CFA">
        <w:rPr>
          <w:rFonts w:ascii="Arial" w:hAnsi="Arial" w:cs="Arial"/>
          <w:sz w:val="24"/>
          <w:szCs w:val="24"/>
        </w:rPr>
        <w:t xml:space="preserve"> pontos percentuais, mantendo as demais variáveis constantes.</w:t>
      </w:r>
    </w:p>
    <w:p w14:paraId="2297A765" w14:textId="14D2A2E9" w:rsidR="00CC1984" w:rsidRPr="00BA4CFA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β2 (PIB per capita): </w:t>
      </w:r>
      <w:r w:rsidR="3B513918" w:rsidRPr="00BA4CFA">
        <w:rPr>
          <w:rFonts w:ascii="Arial" w:hAnsi="Arial" w:cs="Arial"/>
          <w:sz w:val="24"/>
          <w:szCs w:val="24"/>
        </w:rPr>
        <w:t>0</w:t>
      </w:r>
      <w:r w:rsidRPr="00BA4CFA">
        <w:rPr>
          <w:rFonts w:ascii="Arial" w:hAnsi="Arial" w:cs="Arial"/>
          <w:sz w:val="24"/>
          <w:szCs w:val="24"/>
        </w:rPr>
        <w:t>,8</w:t>
      </w:r>
      <w:r w:rsidR="25F3DAB4" w:rsidRPr="00BA4CFA">
        <w:rPr>
          <w:rFonts w:ascii="Arial" w:hAnsi="Arial" w:cs="Arial"/>
          <w:sz w:val="24"/>
          <w:szCs w:val="24"/>
        </w:rPr>
        <w:t>508</w:t>
      </w:r>
      <w:r w:rsidRPr="00BA4CFA">
        <w:rPr>
          <w:rFonts w:ascii="Arial" w:hAnsi="Arial" w:cs="Arial"/>
          <w:sz w:val="24"/>
          <w:szCs w:val="24"/>
        </w:rPr>
        <w:t xml:space="preserve"> – O aumento de 1% no PIB per capita aumenta a taxa de inflação em 0,0</w:t>
      </w:r>
      <w:r w:rsidR="0845CE39" w:rsidRPr="00BA4CFA">
        <w:rPr>
          <w:rFonts w:ascii="Arial" w:hAnsi="Arial" w:cs="Arial"/>
          <w:sz w:val="24"/>
          <w:szCs w:val="24"/>
        </w:rPr>
        <w:t>08508</w:t>
      </w:r>
      <w:r w:rsidRPr="00BA4CFA">
        <w:rPr>
          <w:rFonts w:ascii="Arial" w:hAnsi="Arial" w:cs="Arial"/>
          <w:sz w:val="24"/>
          <w:szCs w:val="24"/>
        </w:rPr>
        <w:t xml:space="preserve"> pontos percentuais, mantendo as demais variáveis constantes.</w:t>
      </w:r>
    </w:p>
    <w:p w14:paraId="2EFD8045" w14:textId="5650FC27" w:rsidR="00CC1984" w:rsidRPr="00BA4CFA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β3 (Juros): -0,</w:t>
      </w:r>
      <w:r w:rsidR="3E807900" w:rsidRPr="00BA4CFA">
        <w:rPr>
          <w:rFonts w:ascii="Arial" w:hAnsi="Arial" w:cs="Arial"/>
          <w:sz w:val="24"/>
          <w:szCs w:val="24"/>
        </w:rPr>
        <w:t>3684</w:t>
      </w:r>
      <w:r w:rsidRPr="00BA4CFA">
        <w:rPr>
          <w:rFonts w:ascii="Arial" w:hAnsi="Arial" w:cs="Arial"/>
          <w:sz w:val="24"/>
          <w:szCs w:val="24"/>
        </w:rPr>
        <w:t xml:space="preserve"> – O aumento de 1 ponto percentual na taxa de juros </w:t>
      </w:r>
      <w:r w:rsidR="00A2311A">
        <w:rPr>
          <w:rFonts w:ascii="Arial" w:hAnsi="Arial" w:cs="Arial"/>
          <w:sz w:val="24"/>
          <w:szCs w:val="24"/>
        </w:rPr>
        <w:t xml:space="preserve">real </w:t>
      </w:r>
      <w:r w:rsidRPr="00BA4CFA">
        <w:rPr>
          <w:rFonts w:ascii="Arial" w:hAnsi="Arial" w:cs="Arial"/>
          <w:sz w:val="24"/>
          <w:szCs w:val="24"/>
        </w:rPr>
        <w:t>diminui a taxa de inflação em 0,</w:t>
      </w:r>
      <w:r w:rsidR="59485227" w:rsidRPr="00BA4CFA">
        <w:rPr>
          <w:rFonts w:ascii="Arial" w:hAnsi="Arial" w:cs="Arial"/>
          <w:sz w:val="24"/>
          <w:szCs w:val="24"/>
        </w:rPr>
        <w:t>3684</w:t>
      </w:r>
      <w:r w:rsidRPr="00BA4CFA">
        <w:rPr>
          <w:rFonts w:ascii="Arial" w:hAnsi="Arial" w:cs="Arial"/>
          <w:sz w:val="24"/>
          <w:szCs w:val="24"/>
        </w:rPr>
        <w:t xml:space="preserve"> pontos percentuais, mantendo as demais variáveis constantes.</w:t>
      </w:r>
    </w:p>
    <w:p w14:paraId="4E2EA1D8" w14:textId="0007CB14" w:rsidR="00CC1984" w:rsidRPr="00BA4CFA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β4 (Câmbio): </w:t>
      </w:r>
      <w:r w:rsidR="7F01934B" w:rsidRPr="00BA4CFA">
        <w:rPr>
          <w:rFonts w:ascii="Arial" w:hAnsi="Arial" w:cs="Arial"/>
          <w:sz w:val="24"/>
          <w:szCs w:val="24"/>
        </w:rPr>
        <w:t>5</w:t>
      </w:r>
      <w:r w:rsidRPr="00BA4CFA">
        <w:rPr>
          <w:rFonts w:ascii="Arial" w:hAnsi="Arial" w:cs="Arial"/>
          <w:sz w:val="24"/>
          <w:szCs w:val="24"/>
        </w:rPr>
        <w:t>,</w:t>
      </w:r>
      <w:r w:rsidR="56D4B621" w:rsidRPr="00BA4CFA">
        <w:rPr>
          <w:rFonts w:ascii="Arial" w:hAnsi="Arial" w:cs="Arial"/>
          <w:sz w:val="24"/>
          <w:szCs w:val="24"/>
        </w:rPr>
        <w:t>79</w:t>
      </w:r>
      <w:r w:rsidR="2566F417" w:rsidRPr="00BA4CFA">
        <w:rPr>
          <w:rFonts w:ascii="Arial" w:hAnsi="Arial" w:cs="Arial"/>
          <w:sz w:val="24"/>
          <w:szCs w:val="24"/>
        </w:rPr>
        <w:t>8</w:t>
      </w:r>
      <w:r w:rsidRPr="00BA4CFA">
        <w:rPr>
          <w:rFonts w:ascii="Arial" w:hAnsi="Arial" w:cs="Arial"/>
          <w:sz w:val="24"/>
          <w:szCs w:val="24"/>
        </w:rPr>
        <w:t xml:space="preserve"> – O aumento de 1% na taxa de câmbio aumenta a taxa de inflação em 0,0</w:t>
      </w:r>
      <w:r w:rsidR="1E72A51B" w:rsidRPr="00BA4CFA">
        <w:rPr>
          <w:rFonts w:ascii="Arial" w:hAnsi="Arial" w:cs="Arial"/>
          <w:sz w:val="24"/>
          <w:szCs w:val="24"/>
        </w:rPr>
        <w:t>5798</w:t>
      </w:r>
      <w:r w:rsidRPr="00BA4CFA">
        <w:rPr>
          <w:rFonts w:ascii="Arial" w:hAnsi="Arial" w:cs="Arial"/>
          <w:sz w:val="24"/>
          <w:szCs w:val="24"/>
        </w:rPr>
        <w:t xml:space="preserve"> pontos percentuais, mantendo as demais variáveis constantes.</w:t>
      </w:r>
    </w:p>
    <w:p w14:paraId="6E03BFF2" w14:textId="77777777" w:rsidR="00CC1984" w:rsidRPr="00A2311A" w:rsidRDefault="00CC1984" w:rsidP="00A2311A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2311A">
        <w:rPr>
          <w:rFonts w:ascii="Arial" w:hAnsi="Arial" w:cs="Arial"/>
          <w:b/>
          <w:bCs/>
          <w:sz w:val="24"/>
          <w:szCs w:val="24"/>
        </w:rPr>
        <w:t xml:space="preserve">Significância Estatística </w:t>
      </w:r>
    </w:p>
    <w:p w14:paraId="20E79702" w14:textId="55E9660A" w:rsidR="00CC1984" w:rsidRPr="00BA4CFA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 xml:space="preserve">β0 (constante): p-valor = </w:t>
      </w:r>
      <w:r w:rsidR="004F752C" w:rsidRPr="00BA4CFA">
        <w:rPr>
          <w:rFonts w:ascii="Arial" w:hAnsi="Arial" w:cs="Arial"/>
          <w:sz w:val="24"/>
          <w:szCs w:val="24"/>
        </w:rPr>
        <w:t>0,4026</w:t>
      </w:r>
      <w:r w:rsidRPr="00BA4CFA">
        <w:rPr>
          <w:rFonts w:ascii="Arial" w:hAnsi="Arial" w:cs="Arial"/>
          <w:sz w:val="24"/>
          <w:szCs w:val="24"/>
        </w:rPr>
        <w:t xml:space="preserve"> – O parâmetro </w:t>
      </w:r>
      <w:r w:rsidR="00B10DDB" w:rsidRPr="00BA4CFA">
        <w:rPr>
          <w:rFonts w:ascii="Arial" w:hAnsi="Arial" w:cs="Arial"/>
          <w:sz w:val="24"/>
          <w:szCs w:val="24"/>
        </w:rPr>
        <w:t xml:space="preserve">não </w:t>
      </w:r>
      <w:r w:rsidRPr="00BA4CFA">
        <w:rPr>
          <w:rFonts w:ascii="Arial" w:hAnsi="Arial" w:cs="Arial"/>
          <w:sz w:val="24"/>
          <w:szCs w:val="24"/>
        </w:rPr>
        <w:t xml:space="preserve">é estatisticamente significante. </w:t>
      </w:r>
      <w:r w:rsidR="00B10DDB" w:rsidRPr="00BA4CFA">
        <w:rPr>
          <w:rFonts w:ascii="Arial" w:hAnsi="Arial" w:cs="Arial"/>
          <w:sz w:val="24"/>
          <w:szCs w:val="24"/>
        </w:rPr>
        <w:t xml:space="preserve">Não </w:t>
      </w:r>
      <w:proofErr w:type="gramStart"/>
      <w:r w:rsidR="00B10DDB" w:rsidRPr="00BA4CFA">
        <w:rPr>
          <w:rFonts w:ascii="Arial" w:hAnsi="Arial" w:cs="Arial"/>
          <w:sz w:val="24"/>
          <w:szCs w:val="24"/>
        </w:rPr>
        <w:t>r</w:t>
      </w:r>
      <w:r w:rsidRPr="00BA4CFA">
        <w:rPr>
          <w:rFonts w:ascii="Arial" w:hAnsi="Arial" w:cs="Arial"/>
          <w:sz w:val="24"/>
          <w:szCs w:val="24"/>
        </w:rPr>
        <w:t>ejeita-se</w:t>
      </w:r>
      <w:proofErr w:type="gramEnd"/>
      <w:r w:rsidRPr="00BA4CFA">
        <w:rPr>
          <w:rFonts w:ascii="Arial" w:hAnsi="Arial" w:cs="Arial"/>
          <w:sz w:val="24"/>
          <w:szCs w:val="24"/>
        </w:rPr>
        <w:t xml:space="preserve"> a hipótese nula, logo, a taxa de inflação pode ser igual a zero.</w:t>
      </w:r>
    </w:p>
    <w:p w14:paraId="6F98F75F" w14:textId="47C1A164" w:rsidR="00CC1984" w:rsidRPr="00BA4CFA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β1 (Preço do barril do petróleo): p-valor = 0,</w:t>
      </w:r>
      <w:r w:rsidR="00293B0C" w:rsidRPr="00BA4CFA">
        <w:rPr>
          <w:rFonts w:ascii="Arial" w:hAnsi="Arial" w:cs="Arial"/>
          <w:sz w:val="24"/>
          <w:szCs w:val="24"/>
        </w:rPr>
        <w:t>1770</w:t>
      </w:r>
      <w:r w:rsidRPr="00BA4CFA">
        <w:rPr>
          <w:rFonts w:ascii="Arial" w:hAnsi="Arial" w:cs="Arial"/>
          <w:sz w:val="24"/>
          <w:szCs w:val="24"/>
        </w:rPr>
        <w:t xml:space="preserve"> – O parâmetro </w:t>
      </w:r>
      <w:r w:rsidR="00CC2ED4" w:rsidRPr="00BA4CFA">
        <w:rPr>
          <w:rFonts w:ascii="Arial" w:hAnsi="Arial" w:cs="Arial"/>
          <w:sz w:val="24"/>
          <w:szCs w:val="24"/>
        </w:rPr>
        <w:t xml:space="preserve">não </w:t>
      </w:r>
      <w:r w:rsidRPr="00BA4CFA">
        <w:rPr>
          <w:rFonts w:ascii="Arial" w:hAnsi="Arial" w:cs="Arial"/>
          <w:sz w:val="24"/>
          <w:szCs w:val="24"/>
        </w:rPr>
        <w:t xml:space="preserve">é estatisticamente significante. </w:t>
      </w:r>
      <w:r w:rsidR="00D67DF7" w:rsidRPr="00BA4CFA">
        <w:rPr>
          <w:rFonts w:ascii="Arial" w:hAnsi="Arial" w:cs="Arial"/>
          <w:sz w:val="24"/>
          <w:szCs w:val="24"/>
        </w:rPr>
        <w:t xml:space="preserve">Não </w:t>
      </w:r>
      <w:proofErr w:type="gramStart"/>
      <w:r w:rsidR="00D67DF7" w:rsidRPr="00BA4CFA">
        <w:rPr>
          <w:rFonts w:ascii="Arial" w:hAnsi="Arial" w:cs="Arial"/>
          <w:sz w:val="24"/>
          <w:szCs w:val="24"/>
        </w:rPr>
        <w:t>r</w:t>
      </w:r>
      <w:r w:rsidRPr="00BA4CFA">
        <w:rPr>
          <w:rFonts w:ascii="Arial" w:hAnsi="Arial" w:cs="Arial"/>
          <w:sz w:val="24"/>
          <w:szCs w:val="24"/>
        </w:rPr>
        <w:t>ejeita-se</w:t>
      </w:r>
      <w:proofErr w:type="gramEnd"/>
      <w:r w:rsidRPr="00BA4CFA">
        <w:rPr>
          <w:rFonts w:ascii="Arial" w:hAnsi="Arial" w:cs="Arial"/>
          <w:sz w:val="24"/>
          <w:szCs w:val="24"/>
        </w:rPr>
        <w:t xml:space="preserve"> a hipótese nula, ou seja, o preço do barril do petróleo pode não afetar a taxa de inflação.</w:t>
      </w:r>
    </w:p>
    <w:p w14:paraId="5A56FAEF" w14:textId="67E8A543" w:rsidR="00CC1984" w:rsidRPr="00BA4CFA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β2 (PIB per capita): p-valor = 0,</w:t>
      </w:r>
      <w:r w:rsidR="00CC2F32" w:rsidRPr="00BA4CFA">
        <w:rPr>
          <w:rFonts w:ascii="Arial" w:hAnsi="Arial" w:cs="Arial"/>
          <w:sz w:val="24"/>
          <w:szCs w:val="24"/>
        </w:rPr>
        <w:t>8167</w:t>
      </w:r>
      <w:r w:rsidRPr="00BA4CFA">
        <w:rPr>
          <w:rFonts w:ascii="Arial" w:hAnsi="Arial" w:cs="Arial"/>
          <w:sz w:val="24"/>
          <w:szCs w:val="24"/>
        </w:rPr>
        <w:t xml:space="preserve"> – O parâmetro não é estatisticamente significante. Não </w:t>
      </w:r>
      <w:proofErr w:type="gramStart"/>
      <w:r w:rsidRPr="00BA4CFA">
        <w:rPr>
          <w:rFonts w:ascii="Arial" w:hAnsi="Arial" w:cs="Arial"/>
          <w:sz w:val="24"/>
          <w:szCs w:val="24"/>
        </w:rPr>
        <w:t>rejeita-se</w:t>
      </w:r>
      <w:proofErr w:type="gramEnd"/>
      <w:r w:rsidRPr="00BA4CFA">
        <w:rPr>
          <w:rFonts w:ascii="Arial" w:hAnsi="Arial" w:cs="Arial"/>
          <w:sz w:val="24"/>
          <w:szCs w:val="24"/>
        </w:rPr>
        <w:t xml:space="preserve"> a hipótese nula, ou seja, o PIB per capita pode não afetar a taxa de inflação. </w:t>
      </w:r>
    </w:p>
    <w:p w14:paraId="55E593BD" w14:textId="33F3AFD7" w:rsidR="00CC1984" w:rsidRPr="00BA4CFA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β3 (Juros) – p-valor = 0</w:t>
      </w:r>
      <w:r w:rsidR="009712D6" w:rsidRPr="00BA4CFA">
        <w:rPr>
          <w:rFonts w:ascii="Arial" w:hAnsi="Arial" w:cs="Arial"/>
          <w:sz w:val="24"/>
          <w:szCs w:val="24"/>
        </w:rPr>
        <w:t>,0003</w:t>
      </w:r>
      <w:r w:rsidRPr="00BA4CFA">
        <w:rPr>
          <w:rFonts w:ascii="Arial" w:hAnsi="Arial" w:cs="Arial"/>
          <w:sz w:val="24"/>
          <w:szCs w:val="24"/>
        </w:rPr>
        <w:t xml:space="preserve"> – O parâmetro é estatisticamente significante ao nível de 1%. Rejeita-se a hipótese nula, ou seja, a taxa de juros real pode afetar a taxa de inflação.</w:t>
      </w:r>
    </w:p>
    <w:p w14:paraId="10EA3C61" w14:textId="0956D62E" w:rsidR="00E13055" w:rsidRPr="004F4983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β4 (Câmbio) – p-valor = </w:t>
      </w:r>
      <w:r w:rsidR="00BA6288" w:rsidRPr="00BA4CFA">
        <w:rPr>
          <w:rFonts w:ascii="Arial" w:hAnsi="Arial" w:cs="Arial"/>
          <w:sz w:val="24"/>
          <w:szCs w:val="24"/>
        </w:rPr>
        <w:t xml:space="preserve">8,40e-07 </w:t>
      </w:r>
      <w:r w:rsidRPr="00BA4CFA">
        <w:rPr>
          <w:rFonts w:ascii="Arial" w:hAnsi="Arial" w:cs="Arial"/>
          <w:sz w:val="24"/>
          <w:szCs w:val="24"/>
        </w:rPr>
        <w:t>– O parâmetro é estatisticamente significante ao nível de 1%. Rejeita-se a hipótese nula, ou seja, a taxa de câmbio pode afetar a taxa de inflação.</w:t>
      </w:r>
    </w:p>
    <w:p w14:paraId="54BE2503" w14:textId="77777777" w:rsidR="00CC1984" w:rsidRPr="005237B2" w:rsidRDefault="00CC1984" w:rsidP="005237B2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237B2">
        <w:rPr>
          <w:rFonts w:ascii="Arial" w:hAnsi="Arial" w:cs="Arial"/>
          <w:b/>
          <w:bCs/>
          <w:sz w:val="24"/>
          <w:szCs w:val="24"/>
        </w:rPr>
        <w:t>Autocorrelação</w:t>
      </w:r>
    </w:p>
    <w:p w14:paraId="70CEC3C4" w14:textId="2BE1DBB3" w:rsidR="00CC1984" w:rsidRPr="008312ED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Teste de </w:t>
      </w:r>
      <w:proofErr w:type="spellStart"/>
      <w:r w:rsidRPr="00BA4CFA">
        <w:rPr>
          <w:rFonts w:ascii="Arial" w:hAnsi="Arial" w:cs="Arial"/>
          <w:sz w:val="24"/>
          <w:szCs w:val="24"/>
        </w:rPr>
        <w:t>Durbin</w:t>
      </w:r>
      <w:proofErr w:type="spellEnd"/>
      <w:r w:rsidRPr="00BA4CFA">
        <w:rPr>
          <w:rFonts w:ascii="Arial" w:hAnsi="Arial" w:cs="Arial"/>
          <w:sz w:val="24"/>
          <w:szCs w:val="24"/>
        </w:rPr>
        <w:t>-Watson apresenta valor estimado de 1,8</w:t>
      </w:r>
      <w:r w:rsidR="342557C7" w:rsidRPr="00BA4CFA">
        <w:rPr>
          <w:rFonts w:ascii="Arial" w:hAnsi="Arial" w:cs="Arial"/>
          <w:sz w:val="24"/>
          <w:szCs w:val="24"/>
        </w:rPr>
        <w:t>7</w:t>
      </w:r>
      <w:r w:rsidRPr="00BA4CFA">
        <w:rPr>
          <w:rFonts w:ascii="Arial" w:hAnsi="Arial" w:cs="Arial"/>
          <w:sz w:val="24"/>
          <w:szCs w:val="24"/>
        </w:rPr>
        <w:t>, ou seja, não há indícios de autocorrelação serial nos resíduos.</w:t>
      </w:r>
    </w:p>
    <w:p w14:paraId="7F0CB9F2" w14:textId="0DEFEB36" w:rsidR="00A51CDA" w:rsidRPr="008312ED" w:rsidRDefault="00A51CDA" w:rsidP="008312ED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312ED">
        <w:rPr>
          <w:rFonts w:ascii="Arial" w:hAnsi="Arial" w:cs="Arial"/>
          <w:b/>
          <w:bCs/>
          <w:sz w:val="24"/>
          <w:szCs w:val="24"/>
        </w:rPr>
        <w:t>Te</w:t>
      </w:r>
      <w:r w:rsidR="00CB1013" w:rsidRPr="008312ED">
        <w:rPr>
          <w:rFonts w:ascii="Arial" w:hAnsi="Arial" w:cs="Arial"/>
          <w:b/>
          <w:bCs/>
          <w:sz w:val="24"/>
          <w:szCs w:val="24"/>
        </w:rPr>
        <w:t>ta utilizado para quase-</w:t>
      </w:r>
      <w:proofErr w:type="spellStart"/>
      <w:proofErr w:type="gramStart"/>
      <w:r w:rsidR="00CB1013" w:rsidRPr="008312ED">
        <w:rPr>
          <w:rFonts w:ascii="Arial" w:hAnsi="Arial" w:cs="Arial"/>
          <w:b/>
          <w:bCs/>
          <w:sz w:val="24"/>
          <w:szCs w:val="24"/>
        </w:rPr>
        <w:t>desmediação</w:t>
      </w:r>
      <w:proofErr w:type="spellEnd"/>
      <w:r w:rsidR="00ED4797" w:rsidRPr="008312ED">
        <w:rPr>
          <w:rFonts w:ascii="Arial" w:hAnsi="Arial" w:cs="Arial"/>
          <w:b/>
          <w:bCs/>
          <w:sz w:val="24"/>
          <w:szCs w:val="24"/>
        </w:rPr>
        <w:t xml:space="preserve">  =</w:t>
      </w:r>
      <w:proofErr w:type="gramEnd"/>
      <w:r w:rsidR="00ED4797" w:rsidRPr="008312ED">
        <w:rPr>
          <w:rFonts w:ascii="Arial" w:hAnsi="Arial" w:cs="Arial"/>
          <w:b/>
          <w:bCs/>
          <w:sz w:val="24"/>
          <w:szCs w:val="24"/>
        </w:rPr>
        <w:t xml:space="preserve"> </w:t>
      </w:r>
      <w:r w:rsidR="00ED4797" w:rsidRPr="008312ED">
        <w:rPr>
          <w:rFonts w:ascii="Arial" w:hAnsi="Arial" w:cs="Arial"/>
          <w:sz w:val="24"/>
          <w:szCs w:val="24"/>
        </w:rPr>
        <w:t>0,899207</w:t>
      </w:r>
    </w:p>
    <w:p w14:paraId="25967EF7" w14:textId="11846C95" w:rsidR="00A51CDA" w:rsidRPr="00BA4CFA" w:rsidRDefault="009B531E" w:rsidP="00CC1984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Dado o valor de teta (ou λ), podemos afirmar que o modelo se aproxima de um modelo de efeitos fixos</w:t>
      </w:r>
      <w:r w:rsidR="00E24F47" w:rsidRPr="00BA4CFA">
        <w:rPr>
          <w:rFonts w:ascii="Arial" w:hAnsi="Arial" w:cs="Arial"/>
          <w:sz w:val="24"/>
          <w:szCs w:val="24"/>
        </w:rPr>
        <w:t>.</w:t>
      </w:r>
    </w:p>
    <w:p w14:paraId="47391A88" w14:textId="77777777" w:rsidR="00CC1984" w:rsidRPr="001623B4" w:rsidRDefault="00CC1984" w:rsidP="001623B4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623B4">
        <w:rPr>
          <w:rFonts w:ascii="Arial" w:hAnsi="Arial" w:cs="Arial"/>
          <w:b/>
          <w:bCs/>
          <w:sz w:val="24"/>
          <w:szCs w:val="24"/>
        </w:rPr>
        <w:t xml:space="preserve">Teste conjunto nos </w:t>
      </w:r>
      <w:proofErr w:type="spellStart"/>
      <w:r w:rsidRPr="001623B4">
        <w:rPr>
          <w:rFonts w:ascii="Arial" w:hAnsi="Arial" w:cs="Arial"/>
          <w:b/>
          <w:bCs/>
          <w:sz w:val="24"/>
          <w:szCs w:val="24"/>
        </w:rPr>
        <w:t>regressores</w:t>
      </w:r>
      <w:proofErr w:type="spellEnd"/>
      <w:r w:rsidRPr="001623B4">
        <w:rPr>
          <w:rFonts w:ascii="Arial" w:hAnsi="Arial" w:cs="Arial"/>
          <w:b/>
          <w:bCs/>
          <w:sz w:val="24"/>
          <w:szCs w:val="24"/>
        </w:rPr>
        <w:t xml:space="preserve"> designados</w:t>
      </w:r>
    </w:p>
    <w:p w14:paraId="74BBB5A2" w14:textId="59BCE312" w:rsidR="00CC1984" w:rsidRPr="00BA4CFA" w:rsidRDefault="00CC1984" w:rsidP="390D547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Rejeitamos a hipótese nula, considerando o p-valor = </w:t>
      </w:r>
      <w:r w:rsidR="57D499C5" w:rsidRPr="00BA4CFA">
        <w:rPr>
          <w:rFonts w:ascii="Arial" w:hAnsi="Arial" w:cs="Arial"/>
          <w:sz w:val="24"/>
          <w:szCs w:val="24"/>
        </w:rPr>
        <w:t>2,89791e-08</w:t>
      </w:r>
      <w:r w:rsidRPr="00BA4CFA">
        <w:rPr>
          <w:rFonts w:ascii="Arial" w:hAnsi="Arial" w:cs="Arial"/>
          <w:sz w:val="24"/>
          <w:szCs w:val="24"/>
        </w:rPr>
        <w:t xml:space="preserve"> ao nível de significância de 1%, ou seja, o modelo utilizado é adequado, não sendo necessário excluir uma das variáveis utilizadas</w:t>
      </w:r>
      <w:r w:rsidR="009D6BD1" w:rsidRPr="00BA4CFA">
        <w:rPr>
          <w:rFonts w:ascii="Arial" w:hAnsi="Arial" w:cs="Arial"/>
          <w:sz w:val="24"/>
          <w:szCs w:val="24"/>
        </w:rPr>
        <w:t>.</w:t>
      </w:r>
    </w:p>
    <w:p w14:paraId="178D36C4" w14:textId="2A6155CC" w:rsidR="16819960" w:rsidRPr="001205A8" w:rsidRDefault="16819960" w:rsidP="001205A8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1205A8">
        <w:rPr>
          <w:rFonts w:ascii="Arial" w:hAnsi="Arial" w:cs="Arial"/>
          <w:b/>
          <w:bCs/>
          <w:sz w:val="24"/>
          <w:szCs w:val="24"/>
        </w:rPr>
        <w:t xml:space="preserve">Teste de </w:t>
      </w:r>
      <w:proofErr w:type="spellStart"/>
      <w:r w:rsidRPr="001205A8">
        <w:rPr>
          <w:rFonts w:ascii="Arial" w:hAnsi="Arial" w:cs="Arial"/>
          <w:b/>
          <w:bCs/>
          <w:sz w:val="24"/>
          <w:szCs w:val="24"/>
        </w:rPr>
        <w:t>Breusch</w:t>
      </w:r>
      <w:r w:rsidR="001623B4" w:rsidRPr="001205A8">
        <w:rPr>
          <w:rFonts w:ascii="Arial" w:hAnsi="Arial" w:cs="Arial"/>
          <w:b/>
          <w:bCs/>
          <w:sz w:val="24"/>
          <w:szCs w:val="24"/>
        </w:rPr>
        <w:t>-</w:t>
      </w:r>
      <w:r w:rsidRPr="001205A8">
        <w:rPr>
          <w:rFonts w:ascii="Arial" w:hAnsi="Arial" w:cs="Arial"/>
          <w:b/>
          <w:bCs/>
          <w:sz w:val="24"/>
          <w:szCs w:val="24"/>
        </w:rPr>
        <w:t>Pagan</w:t>
      </w:r>
      <w:proofErr w:type="spellEnd"/>
      <w:r w:rsidRPr="001205A8">
        <w:rPr>
          <w:rFonts w:ascii="Arial" w:hAnsi="Arial" w:cs="Arial"/>
          <w:b/>
          <w:bCs/>
          <w:sz w:val="24"/>
          <w:szCs w:val="24"/>
        </w:rPr>
        <w:t xml:space="preserve"> </w:t>
      </w:r>
      <w:r w:rsidR="001623B4" w:rsidRPr="001205A8">
        <w:rPr>
          <w:rFonts w:ascii="Arial" w:hAnsi="Arial" w:cs="Arial"/>
          <w:b/>
          <w:bCs/>
          <w:sz w:val="24"/>
          <w:szCs w:val="24"/>
        </w:rPr>
        <w:t xml:space="preserve">para comparação entre </w:t>
      </w:r>
      <w:r w:rsidRPr="001205A8">
        <w:rPr>
          <w:rFonts w:ascii="Arial" w:hAnsi="Arial" w:cs="Arial"/>
          <w:b/>
          <w:bCs/>
          <w:sz w:val="24"/>
          <w:szCs w:val="24"/>
        </w:rPr>
        <w:t xml:space="preserve">MQO </w:t>
      </w:r>
      <w:r w:rsidR="001623B4" w:rsidRPr="001205A8">
        <w:rPr>
          <w:rFonts w:ascii="Arial" w:hAnsi="Arial" w:cs="Arial"/>
          <w:b/>
          <w:bCs/>
          <w:sz w:val="24"/>
          <w:szCs w:val="24"/>
        </w:rPr>
        <w:t>e</w:t>
      </w:r>
      <w:r w:rsidRPr="001205A8">
        <w:rPr>
          <w:rFonts w:ascii="Arial" w:hAnsi="Arial" w:cs="Arial"/>
          <w:b/>
          <w:bCs/>
          <w:sz w:val="24"/>
          <w:szCs w:val="24"/>
        </w:rPr>
        <w:t xml:space="preserve"> Efeitos </w:t>
      </w:r>
      <w:r w:rsidR="00F85220" w:rsidRPr="001205A8">
        <w:rPr>
          <w:rFonts w:ascii="Arial" w:hAnsi="Arial" w:cs="Arial"/>
          <w:b/>
          <w:bCs/>
          <w:sz w:val="24"/>
          <w:szCs w:val="24"/>
        </w:rPr>
        <w:t>A</w:t>
      </w:r>
      <w:r w:rsidRPr="001205A8">
        <w:rPr>
          <w:rFonts w:ascii="Arial" w:hAnsi="Arial" w:cs="Arial"/>
          <w:b/>
          <w:bCs/>
          <w:sz w:val="24"/>
          <w:szCs w:val="24"/>
        </w:rPr>
        <w:t>leatórios</w:t>
      </w:r>
    </w:p>
    <w:p w14:paraId="436CBF31" w14:textId="395D85C9" w:rsidR="16819960" w:rsidRPr="00BA4CFA" w:rsidRDefault="16819960" w:rsidP="756F2E55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 hipótese nula do teste é que o modelo mais adequado seria o MQO agrupado. O p-valor obtido foi de 1,0689e-26, com isso rejeitamos a hipótese nula</w:t>
      </w:r>
      <w:r w:rsidR="76BEA09E" w:rsidRPr="00BA4CFA">
        <w:rPr>
          <w:rFonts w:ascii="Arial" w:hAnsi="Arial" w:cs="Arial"/>
          <w:sz w:val="24"/>
          <w:szCs w:val="24"/>
        </w:rPr>
        <w:t xml:space="preserve"> ao nível de significância de 1%</w:t>
      </w:r>
      <w:r w:rsidRPr="00BA4CFA">
        <w:rPr>
          <w:rFonts w:ascii="Arial" w:hAnsi="Arial" w:cs="Arial"/>
          <w:sz w:val="24"/>
          <w:szCs w:val="24"/>
        </w:rPr>
        <w:t>, o que indica que o modelo mais adequado seria o de Efeitos Aleatórios.</w:t>
      </w:r>
    </w:p>
    <w:p w14:paraId="291E1E55" w14:textId="5D949A50" w:rsidR="16819960" w:rsidRPr="001205A8" w:rsidRDefault="16819960" w:rsidP="001205A8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205A8">
        <w:rPr>
          <w:rFonts w:ascii="Arial" w:hAnsi="Arial" w:cs="Arial"/>
          <w:b/>
          <w:bCs/>
          <w:sz w:val="24"/>
          <w:szCs w:val="24"/>
        </w:rPr>
        <w:t xml:space="preserve">Teste de </w:t>
      </w:r>
      <w:proofErr w:type="spellStart"/>
      <w:r w:rsidRPr="001205A8">
        <w:rPr>
          <w:rFonts w:ascii="Arial" w:hAnsi="Arial" w:cs="Arial"/>
          <w:b/>
          <w:bCs/>
          <w:sz w:val="24"/>
          <w:szCs w:val="24"/>
        </w:rPr>
        <w:t>Hausman</w:t>
      </w:r>
      <w:proofErr w:type="spellEnd"/>
      <w:r w:rsidRPr="001205A8">
        <w:rPr>
          <w:rFonts w:ascii="Arial" w:hAnsi="Arial" w:cs="Arial"/>
          <w:b/>
          <w:bCs/>
          <w:sz w:val="24"/>
          <w:szCs w:val="24"/>
        </w:rPr>
        <w:t xml:space="preserve"> </w:t>
      </w:r>
      <w:r w:rsidR="001623B4" w:rsidRPr="001205A8">
        <w:rPr>
          <w:rFonts w:ascii="Arial" w:hAnsi="Arial" w:cs="Arial"/>
          <w:b/>
          <w:bCs/>
          <w:sz w:val="24"/>
          <w:szCs w:val="24"/>
        </w:rPr>
        <w:t xml:space="preserve">para comparação entre </w:t>
      </w:r>
      <w:r w:rsidRPr="001205A8">
        <w:rPr>
          <w:rFonts w:ascii="Arial" w:hAnsi="Arial" w:cs="Arial"/>
          <w:b/>
          <w:bCs/>
          <w:sz w:val="24"/>
          <w:szCs w:val="24"/>
        </w:rPr>
        <w:t>Efeitos Fixos</w:t>
      </w:r>
      <w:r w:rsidR="001205A8" w:rsidRPr="001205A8">
        <w:rPr>
          <w:rFonts w:ascii="Arial" w:hAnsi="Arial" w:cs="Arial"/>
          <w:b/>
          <w:bCs/>
          <w:sz w:val="24"/>
          <w:szCs w:val="24"/>
        </w:rPr>
        <w:t xml:space="preserve"> e</w:t>
      </w:r>
      <w:r w:rsidRPr="001205A8">
        <w:rPr>
          <w:rFonts w:ascii="Arial" w:hAnsi="Arial" w:cs="Arial"/>
          <w:b/>
          <w:bCs/>
          <w:sz w:val="24"/>
          <w:szCs w:val="24"/>
        </w:rPr>
        <w:t xml:space="preserve"> Efeitos Aleatórios</w:t>
      </w:r>
    </w:p>
    <w:p w14:paraId="5A550985" w14:textId="5D9B743F" w:rsidR="7AF4FFCC" w:rsidRPr="00BA4CFA" w:rsidRDefault="16819960" w:rsidP="7AF4FFCC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A hipótese nula do teste é que as estimativas GLS são consistentes. O p-valor obtido foi de </w:t>
      </w:r>
      <w:r w:rsidR="46597F7B" w:rsidRPr="00BA4CFA">
        <w:rPr>
          <w:rFonts w:ascii="Arial" w:hAnsi="Arial" w:cs="Arial"/>
          <w:sz w:val="24"/>
          <w:szCs w:val="24"/>
        </w:rPr>
        <w:t>1,91836e-06</w:t>
      </w:r>
      <w:r w:rsidRPr="00BA4CFA">
        <w:rPr>
          <w:rFonts w:ascii="Arial" w:hAnsi="Arial" w:cs="Arial"/>
          <w:sz w:val="24"/>
          <w:szCs w:val="24"/>
        </w:rPr>
        <w:t>, com isso rejeitamos a hipótese nula</w:t>
      </w:r>
      <w:r w:rsidR="17A318D5" w:rsidRPr="00BA4CFA">
        <w:rPr>
          <w:rFonts w:ascii="Arial" w:hAnsi="Arial" w:cs="Arial"/>
          <w:sz w:val="24"/>
          <w:szCs w:val="24"/>
        </w:rPr>
        <w:t xml:space="preserve"> ao nível de significância de 1%</w:t>
      </w:r>
      <w:r w:rsidRPr="00BA4CFA">
        <w:rPr>
          <w:rFonts w:ascii="Arial" w:hAnsi="Arial" w:cs="Arial"/>
          <w:sz w:val="24"/>
          <w:szCs w:val="24"/>
        </w:rPr>
        <w:t>, ou seja, o modelo mais eficiente seria o de Efeitos Fixos.</w:t>
      </w:r>
    </w:p>
    <w:p w14:paraId="53634529" w14:textId="67E83AA7" w:rsidR="61396FEE" w:rsidRPr="001205A8" w:rsidRDefault="007A5E0B" w:rsidP="001205A8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1205A8">
        <w:rPr>
          <w:rFonts w:ascii="Arial" w:hAnsi="Arial" w:cs="Arial"/>
          <w:b/>
          <w:bCs/>
          <w:sz w:val="24"/>
          <w:szCs w:val="24"/>
        </w:rPr>
        <w:t xml:space="preserve">Interceptos Verticais </w:t>
      </w:r>
    </w:p>
    <w:tbl>
      <w:tblPr>
        <w:tblW w:w="62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95"/>
      </w:tblGrid>
      <w:tr w:rsidR="007A5E0B" w:rsidRPr="007A5E0B" w14:paraId="09AE2008" w14:textId="77777777" w:rsidTr="007A5E0B">
        <w:trPr>
          <w:trHeight w:val="278"/>
        </w:trPr>
        <w:tc>
          <w:tcPr>
            <w:tcW w:w="62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36BDF" w14:textId="77777777" w:rsidR="007A5E0B" w:rsidRPr="007A5E0B" w:rsidRDefault="007A5E0B" w:rsidP="007A5E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A5E0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lastRenderedPageBreak/>
              <w:t>Intercepto Argentina = -30,1752 + 27,3022 = -2,873</w:t>
            </w:r>
          </w:p>
        </w:tc>
      </w:tr>
      <w:tr w:rsidR="007A5E0B" w:rsidRPr="007A5E0B" w14:paraId="09A58C9E" w14:textId="77777777" w:rsidTr="007A5E0B">
        <w:trPr>
          <w:trHeight w:val="278"/>
        </w:trPr>
        <w:tc>
          <w:tcPr>
            <w:tcW w:w="62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F9A76" w14:textId="77777777" w:rsidR="007A5E0B" w:rsidRPr="007A5E0B" w:rsidRDefault="007A5E0B" w:rsidP="007A5E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A5E0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Intercepto </w:t>
            </w:r>
            <w:proofErr w:type="spellStart"/>
            <w:r w:rsidRPr="007A5E0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Bolivia</w:t>
            </w:r>
            <w:proofErr w:type="spellEnd"/>
            <w:r w:rsidRPr="007A5E0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= -30,1752 + 7,18155 = -22,99365</w:t>
            </w:r>
          </w:p>
        </w:tc>
      </w:tr>
      <w:tr w:rsidR="007A5E0B" w:rsidRPr="007A5E0B" w14:paraId="1E272199" w14:textId="77777777" w:rsidTr="007A5E0B">
        <w:trPr>
          <w:trHeight w:val="278"/>
        </w:trPr>
        <w:tc>
          <w:tcPr>
            <w:tcW w:w="62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044AB" w14:textId="77777777" w:rsidR="007A5E0B" w:rsidRPr="007A5E0B" w:rsidRDefault="007A5E0B" w:rsidP="007A5E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A5E0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Brasil = -30,1752 + 21,93741 = -8,23779</w:t>
            </w:r>
          </w:p>
        </w:tc>
      </w:tr>
      <w:tr w:rsidR="007A5E0B" w:rsidRPr="007A5E0B" w14:paraId="74AE010F" w14:textId="77777777" w:rsidTr="007A5E0B">
        <w:trPr>
          <w:trHeight w:val="278"/>
        </w:trPr>
        <w:tc>
          <w:tcPr>
            <w:tcW w:w="62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0BD60" w14:textId="77777777" w:rsidR="007A5E0B" w:rsidRPr="007A5E0B" w:rsidRDefault="007A5E0B" w:rsidP="007A5E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A5E0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Paraguai = -30,1752 + -29,56615 = -59,74135</w:t>
            </w:r>
          </w:p>
        </w:tc>
      </w:tr>
      <w:tr w:rsidR="007A5E0B" w:rsidRPr="007A5E0B" w14:paraId="05E3FEBA" w14:textId="77777777" w:rsidTr="007A5E0B">
        <w:trPr>
          <w:trHeight w:val="278"/>
        </w:trPr>
        <w:tc>
          <w:tcPr>
            <w:tcW w:w="62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B9FF3" w14:textId="77777777" w:rsidR="007A5E0B" w:rsidRPr="007A5E0B" w:rsidRDefault="007A5E0B" w:rsidP="007A5E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A5E0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Uruguai = -30,1752 + 0,83775 = -29,33745</w:t>
            </w:r>
          </w:p>
        </w:tc>
      </w:tr>
      <w:tr w:rsidR="007A5E0B" w:rsidRPr="007A5E0B" w14:paraId="75B2F5AC" w14:textId="77777777" w:rsidTr="007A5E0B">
        <w:trPr>
          <w:trHeight w:val="278"/>
        </w:trPr>
        <w:tc>
          <w:tcPr>
            <w:tcW w:w="62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FEA0F" w14:textId="77777777" w:rsidR="007A5E0B" w:rsidRPr="007A5E0B" w:rsidRDefault="007A5E0B" w:rsidP="007A5E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A5E0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Intercepto </w:t>
            </w:r>
            <w:proofErr w:type="spellStart"/>
            <w:r w:rsidRPr="007A5E0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Colombia</w:t>
            </w:r>
            <w:proofErr w:type="spellEnd"/>
            <w:r w:rsidRPr="007A5E0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= -30,1752 + -27,69276 = -57,86796</w:t>
            </w:r>
          </w:p>
        </w:tc>
      </w:tr>
    </w:tbl>
    <w:p w14:paraId="65CB9114" w14:textId="77777777" w:rsidR="007A5E0B" w:rsidRPr="007A5E0B" w:rsidRDefault="007A5E0B" w:rsidP="61396FEE">
      <w:pPr>
        <w:jc w:val="both"/>
        <w:rPr>
          <w:rFonts w:ascii="Arial" w:hAnsi="Arial" w:cs="Arial"/>
          <w:b/>
          <w:bCs/>
        </w:rPr>
      </w:pPr>
    </w:p>
    <w:p w14:paraId="23A9EFAD" w14:textId="09629088" w:rsidR="00576F8D" w:rsidRPr="00D65809" w:rsidRDefault="00576F8D" w:rsidP="00D65809">
      <w:pPr>
        <w:spacing w:line="240" w:lineRule="auto"/>
        <w:jc w:val="both"/>
        <w:rPr>
          <w:rFonts w:ascii="Arial" w:hAnsi="Arial" w:cs="Arial"/>
          <w:b/>
          <w:bCs/>
        </w:rPr>
      </w:pPr>
    </w:p>
    <w:sectPr w:rsidR="00576F8D" w:rsidRPr="00D65809" w:rsidSect="007F61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46022"/>
    <w:multiLevelType w:val="hybridMultilevel"/>
    <w:tmpl w:val="88EC38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756A2"/>
    <w:multiLevelType w:val="multilevel"/>
    <w:tmpl w:val="94A2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40D96"/>
    <w:multiLevelType w:val="hybridMultilevel"/>
    <w:tmpl w:val="289416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703BE4"/>
    <w:multiLevelType w:val="hybridMultilevel"/>
    <w:tmpl w:val="B5DA0F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5F021E"/>
    <w:multiLevelType w:val="hybridMultilevel"/>
    <w:tmpl w:val="A4AE17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6AB45"/>
    <w:multiLevelType w:val="hybridMultilevel"/>
    <w:tmpl w:val="FFFFFFFF"/>
    <w:lvl w:ilvl="0" w:tplc="B7C0F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1AB2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162B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94B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8ED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54E8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483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88E0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6B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B18E4"/>
    <w:multiLevelType w:val="hybridMultilevel"/>
    <w:tmpl w:val="1A84A7C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8DC0F11"/>
    <w:multiLevelType w:val="hybridMultilevel"/>
    <w:tmpl w:val="66C2B0D8"/>
    <w:lvl w:ilvl="0" w:tplc="C526FFE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17108B"/>
    <w:multiLevelType w:val="hybridMultilevel"/>
    <w:tmpl w:val="C22C9FF2"/>
    <w:lvl w:ilvl="0" w:tplc="7B6C4766">
      <w:start w:val="1"/>
      <w:numFmt w:val="lowerLetter"/>
      <w:lvlText w:val="%1)"/>
      <w:lvlJc w:val="left"/>
      <w:pPr>
        <w:ind w:left="36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ABF48DB"/>
    <w:multiLevelType w:val="hybridMultilevel"/>
    <w:tmpl w:val="265AB8E2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773134098">
    <w:abstractNumId w:val="6"/>
  </w:num>
  <w:num w:numId="2" w16cid:durableId="302782713">
    <w:abstractNumId w:val="8"/>
  </w:num>
  <w:num w:numId="3" w16cid:durableId="1968511853">
    <w:abstractNumId w:val="9"/>
  </w:num>
  <w:num w:numId="4" w16cid:durableId="1025523859">
    <w:abstractNumId w:val="7"/>
  </w:num>
  <w:num w:numId="5" w16cid:durableId="1971327949">
    <w:abstractNumId w:val="3"/>
  </w:num>
  <w:num w:numId="6" w16cid:durableId="592325304">
    <w:abstractNumId w:val="2"/>
  </w:num>
  <w:num w:numId="7" w16cid:durableId="1982735968">
    <w:abstractNumId w:val="1"/>
  </w:num>
  <w:num w:numId="8" w16cid:durableId="1916087764">
    <w:abstractNumId w:val="0"/>
  </w:num>
  <w:num w:numId="9" w16cid:durableId="1318998133">
    <w:abstractNumId w:val="4"/>
  </w:num>
  <w:num w:numId="10" w16cid:durableId="14489621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17C"/>
    <w:rsid w:val="00000889"/>
    <w:rsid w:val="00000F37"/>
    <w:rsid w:val="0000158C"/>
    <w:rsid w:val="0000233A"/>
    <w:rsid w:val="00002A6A"/>
    <w:rsid w:val="00005EFA"/>
    <w:rsid w:val="00006A3B"/>
    <w:rsid w:val="00006F21"/>
    <w:rsid w:val="00007B39"/>
    <w:rsid w:val="00010A0E"/>
    <w:rsid w:val="000111A7"/>
    <w:rsid w:val="00011A02"/>
    <w:rsid w:val="00012F35"/>
    <w:rsid w:val="00012F70"/>
    <w:rsid w:val="00014870"/>
    <w:rsid w:val="000160C7"/>
    <w:rsid w:val="00021193"/>
    <w:rsid w:val="00022195"/>
    <w:rsid w:val="00025D19"/>
    <w:rsid w:val="00025EEA"/>
    <w:rsid w:val="00026010"/>
    <w:rsid w:val="000266D5"/>
    <w:rsid w:val="0003101E"/>
    <w:rsid w:val="000329A5"/>
    <w:rsid w:val="00033C14"/>
    <w:rsid w:val="0003608B"/>
    <w:rsid w:val="00042465"/>
    <w:rsid w:val="000424A9"/>
    <w:rsid w:val="00043413"/>
    <w:rsid w:val="000444B3"/>
    <w:rsid w:val="00044E7D"/>
    <w:rsid w:val="0004599A"/>
    <w:rsid w:val="000468F0"/>
    <w:rsid w:val="00046901"/>
    <w:rsid w:val="00050146"/>
    <w:rsid w:val="0005020C"/>
    <w:rsid w:val="000515BD"/>
    <w:rsid w:val="00051958"/>
    <w:rsid w:val="00052E3A"/>
    <w:rsid w:val="00053A06"/>
    <w:rsid w:val="00053B64"/>
    <w:rsid w:val="00054632"/>
    <w:rsid w:val="00055A1B"/>
    <w:rsid w:val="00055D2C"/>
    <w:rsid w:val="00056A52"/>
    <w:rsid w:val="000619D9"/>
    <w:rsid w:val="00061D66"/>
    <w:rsid w:val="0006245E"/>
    <w:rsid w:val="00062981"/>
    <w:rsid w:val="0006307B"/>
    <w:rsid w:val="00064FBC"/>
    <w:rsid w:val="0006530F"/>
    <w:rsid w:val="0006581B"/>
    <w:rsid w:val="00070BAD"/>
    <w:rsid w:val="0007253A"/>
    <w:rsid w:val="00072ECA"/>
    <w:rsid w:val="000752B2"/>
    <w:rsid w:val="000759C1"/>
    <w:rsid w:val="00076126"/>
    <w:rsid w:val="000767AD"/>
    <w:rsid w:val="0007685F"/>
    <w:rsid w:val="00077657"/>
    <w:rsid w:val="00077A6B"/>
    <w:rsid w:val="00083577"/>
    <w:rsid w:val="00083D38"/>
    <w:rsid w:val="0008477B"/>
    <w:rsid w:val="00085AB3"/>
    <w:rsid w:val="000863CF"/>
    <w:rsid w:val="000879B1"/>
    <w:rsid w:val="000905C3"/>
    <w:rsid w:val="00091A5B"/>
    <w:rsid w:val="00091B6A"/>
    <w:rsid w:val="00093CBA"/>
    <w:rsid w:val="0009718E"/>
    <w:rsid w:val="00097FE2"/>
    <w:rsid w:val="000A112A"/>
    <w:rsid w:val="000A2472"/>
    <w:rsid w:val="000A30C8"/>
    <w:rsid w:val="000A3746"/>
    <w:rsid w:val="000A570B"/>
    <w:rsid w:val="000B11CC"/>
    <w:rsid w:val="000B16E1"/>
    <w:rsid w:val="000B2622"/>
    <w:rsid w:val="000B5370"/>
    <w:rsid w:val="000B5756"/>
    <w:rsid w:val="000C3155"/>
    <w:rsid w:val="000C324B"/>
    <w:rsid w:val="000C408C"/>
    <w:rsid w:val="000C5007"/>
    <w:rsid w:val="000C69CC"/>
    <w:rsid w:val="000C7AF9"/>
    <w:rsid w:val="000D21BC"/>
    <w:rsid w:val="000D5440"/>
    <w:rsid w:val="000D55CA"/>
    <w:rsid w:val="000D61A2"/>
    <w:rsid w:val="000D7B72"/>
    <w:rsid w:val="000D7DF5"/>
    <w:rsid w:val="000E0797"/>
    <w:rsid w:val="000E3330"/>
    <w:rsid w:val="000E3980"/>
    <w:rsid w:val="000E39D8"/>
    <w:rsid w:val="000E501C"/>
    <w:rsid w:val="000E5A43"/>
    <w:rsid w:val="000E6687"/>
    <w:rsid w:val="000E6871"/>
    <w:rsid w:val="000E6A44"/>
    <w:rsid w:val="000E7696"/>
    <w:rsid w:val="000F7F6E"/>
    <w:rsid w:val="001029F9"/>
    <w:rsid w:val="00106174"/>
    <w:rsid w:val="0011019E"/>
    <w:rsid w:val="00112102"/>
    <w:rsid w:val="00112690"/>
    <w:rsid w:val="00112AD3"/>
    <w:rsid w:val="00114F0A"/>
    <w:rsid w:val="001150D4"/>
    <w:rsid w:val="00116E52"/>
    <w:rsid w:val="001202B8"/>
    <w:rsid w:val="001205A8"/>
    <w:rsid w:val="0012100A"/>
    <w:rsid w:val="001215FC"/>
    <w:rsid w:val="00123147"/>
    <w:rsid w:val="00124411"/>
    <w:rsid w:val="001257DC"/>
    <w:rsid w:val="00125912"/>
    <w:rsid w:val="001265FD"/>
    <w:rsid w:val="00126FD9"/>
    <w:rsid w:val="00132835"/>
    <w:rsid w:val="00132E7D"/>
    <w:rsid w:val="001333B6"/>
    <w:rsid w:val="00135E62"/>
    <w:rsid w:val="001374DC"/>
    <w:rsid w:val="00140610"/>
    <w:rsid w:val="00140FD9"/>
    <w:rsid w:val="00141B86"/>
    <w:rsid w:val="00142E41"/>
    <w:rsid w:val="001440F5"/>
    <w:rsid w:val="00144619"/>
    <w:rsid w:val="00144786"/>
    <w:rsid w:val="0014504B"/>
    <w:rsid w:val="00145569"/>
    <w:rsid w:val="00146021"/>
    <w:rsid w:val="00146A7B"/>
    <w:rsid w:val="00146C3A"/>
    <w:rsid w:val="00151065"/>
    <w:rsid w:val="001516A9"/>
    <w:rsid w:val="001533C6"/>
    <w:rsid w:val="0015656D"/>
    <w:rsid w:val="00156D14"/>
    <w:rsid w:val="001572D0"/>
    <w:rsid w:val="00161C84"/>
    <w:rsid w:val="001623B4"/>
    <w:rsid w:val="0016246C"/>
    <w:rsid w:val="00167C15"/>
    <w:rsid w:val="001715AD"/>
    <w:rsid w:val="001716EC"/>
    <w:rsid w:val="00172F25"/>
    <w:rsid w:val="00174281"/>
    <w:rsid w:val="001753AF"/>
    <w:rsid w:val="00175CE6"/>
    <w:rsid w:val="00176335"/>
    <w:rsid w:val="001769EA"/>
    <w:rsid w:val="0018094C"/>
    <w:rsid w:val="00180A69"/>
    <w:rsid w:val="001830DB"/>
    <w:rsid w:val="00184E36"/>
    <w:rsid w:val="00185802"/>
    <w:rsid w:val="0018605B"/>
    <w:rsid w:val="001865A8"/>
    <w:rsid w:val="00187818"/>
    <w:rsid w:val="001909CD"/>
    <w:rsid w:val="00195410"/>
    <w:rsid w:val="0019665B"/>
    <w:rsid w:val="001A11A4"/>
    <w:rsid w:val="001A2802"/>
    <w:rsid w:val="001A5FCC"/>
    <w:rsid w:val="001A6E99"/>
    <w:rsid w:val="001B0788"/>
    <w:rsid w:val="001B16CA"/>
    <w:rsid w:val="001B4ADD"/>
    <w:rsid w:val="001B4B64"/>
    <w:rsid w:val="001B4D54"/>
    <w:rsid w:val="001B4DE6"/>
    <w:rsid w:val="001C29EC"/>
    <w:rsid w:val="001C3A8D"/>
    <w:rsid w:val="001C6446"/>
    <w:rsid w:val="001C6647"/>
    <w:rsid w:val="001C7A81"/>
    <w:rsid w:val="001D0CF3"/>
    <w:rsid w:val="001D0E1A"/>
    <w:rsid w:val="001D1017"/>
    <w:rsid w:val="001D17E5"/>
    <w:rsid w:val="001D221D"/>
    <w:rsid w:val="001D2FFF"/>
    <w:rsid w:val="001D3B2D"/>
    <w:rsid w:val="001D6D88"/>
    <w:rsid w:val="001E0531"/>
    <w:rsid w:val="001E0F12"/>
    <w:rsid w:val="001E1BF3"/>
    <w:rsid w:val="001E28C0"/>
    <w:rsid w:val="001E2D8E"/>
    <w:rsid w:val="001E2E90"/>
    <w:rsid w:val="001E3BEA"/>
    <w:rsid w:val="001E6238"/>
    <w:rsid w:val="001F09AA"/>
    <w:rsid w:val="001F1BAF"/>
    <w:rsid w:val="002013C5"/>
    <w:rsid w:val="00203B07"/>
    <w:rsid w:val="00207296"/>
    <w:rsid w:val="002075FE"/>
    <w:rsid w:val="002109AA"/>
    <w:rsid w:val="00210BEA"/>
    <w:rsid w:val="0021390B"/>
    <w:rsid w:val="00214A0B"/>
    <w:rsid w:val="00215494"/>
    <w:rsid w:val="00221CB9"/>
    <w:rsid w:val="00223133"/>
    <w:rsid w:val="00223553"/>
    <w:rsid w:val="002241CE"/>
    <w:rsid w:val="00224D54"/>
    <w:rsid w:val="002321BA"/>
    <w:rsid w:val="00232A69"/>
    <w:rsid w:val="002330BD"/>
    <w:rsid w:val="00233311"/>
    <w:rsid w:val="0023431D"/>
    <w:rsid w:val="00235AF1"/>
    <w:rsid w:val="002370F6"/>
    <w:rsid w:val="00241343"/>
    <w:rsid w:val="00241913"/>
    <w:rsid w:val="0024705B"/>
    <w:rsid w:val="0024780F"/>
    <w:rsid w:val="00247ADA"/>
    <w:rsid w:val="00250835"/>
    <w:rsid w:val="002523B8"/>
    <w:rsid w:val="00252CFA"/>
    <w:rsid w:val="002549BD"/>
    <w:rsid w:val="00254D31"/>
    <w:rsid w:val="0025606F"/>
    <w:rsid w:val="0025657A"/>
    <w:rsid w:val="00256598"/>
    <w:rsid w:val="00257C10"/>
    <w:rsid w:val="0026072D"/>
    <w:rsid w:val="00262686"/>
    <w:rsid w:val="00262D48"/>
    <w:rsid w:val="00263497"/>
    <w:rsid w:val="00265693"/>
    <w:rsid w:val="00266016"/>
    <w:rsid w:val="0026748D"/>
    <w:rsid w:val="002710B9"/>
    <w:rsid w:val="0027177E"/>
    <w:rsid w:val="00271F72"/>
    <w:rsid w:val="00272607"/>
    <w:rsid w:val="00273379"/>
    <w:rsid w:val="0027371B"/>
    <w:rsid w:val="00276E63"/>
    <w:rsid w:val="00277B9C"/>
    <w:rsid w:val="00281A60"/>
    <w:rsid w:val="002821FB"/>
    <w:rsid w:val="00282CEF"/>
    <w:rsid w:val="00285AFD"/>
    <w:rsid w:val="002865C5"/>
    <w:rsid w:val="00287180"/>
    <w:rsid w:val="0028753D"/>
    <w:rsid w:val="00290D78"/>
    <w:rsid w:val="00291D50"/>
    <w:rsid w:val="00291FB8"/>
    <w:rsid w:val="002922B7"/>
    <w:rsid w:val="00293B0C"/>
    <w:rsid w:val="0029438B"/>
    <w:rsid w:val="0029464C"/>
    <w:rsid w:val="00295A91"/>
    <w:rsid w:val="00295CF0"/>
    <w:rsid w:val="00295D37"/>
    <w:rsid w:val="00295FB0"/>
    <w:rsid w:val="00296288"/>
    <w:rsid w:val="002A0A89"/>
    <w:rsid w:val="002A279A"/>
    <w:rsid w:val="002A2B67"/>
    <w:rsid w:val="002A4125"/>
    <w:rsid w:val="002A507C"/>
    <w:rsid w:val="002B0923"/>
    <w:rsid w:val="002B152E"/>
    <w:rsid w:val="002B2E2C"/>
    <w:rsid w:val="002B2FDE"/>
    <w:rsid w:val="002B3243"/>
    <w:rsid w:val="002B48AB"/>
    <w:rsid w:val="002B7325"/>
    <w:rsid w:val="002B791E"/>
    <w:rsid w:val="002C0F00"/>
    <w:rsid w:val="002C121A"/>
    <w:rsid w:val="002C1D19"/>
    <w:rsid w:val="002C54EC"/>
    <w:rsid w:val="002C574F"/>
    <w:rsid w:val="002C680E"/>
    <w:rsid w:val="002C7FF0"/>
    <w:rsid w:val="002D0116"/>
    <w:rsid w:val="002D0139"/>
    <w:rsid w:val="002D0E58"/>
    <w:rsid w:val="002D1756"/>
    <w:rsid w:val="002D2159"/>
    <w:rsid w:val="002E5B72"/>
    <w:rsid w:val="002E6DD1"/>
    <w:rsid w:val="002E74D8"/>
    <w:rsid w:val="002E7AF2"/>
    <w:rsid w:val="002F42E6"/>
    <w:rsid w:val="002F5997"/>
    <w:rsid w:val="002F7720"/>
    <w:rsid w:val="00301BE2"/>
    <w:rsid w:val="0030282F"/>
    <w:rsid w:val="00302BD8"/>
    <w:rsid w:val="00302FDA"/>
    <w:rsid w:val="00303B1B"/>
    <w:rsid w:val="00303F5D"/>
    <w:rsid w:val="00306B9B"/>
    <w:rsid w:val="00307142"/>
    <w:rsid w:val="00307A79"/>
    <w:rsid w:val="00310067"/>
    <w:rsid w:val="00310C5E"/>
    <w:rsid w:val="00311008"/>
    <w:rsid w:val="00311618"/>
    <w:rsid w:val="00311A5D"/>
    <w:rsid w:val="00311F4F"/>
    <w:rsid w:val="00314844"/>
    <w:rsid w:val="00314CBD"/>
    <w:rsid w:val="00316929"/>
    <w:rsid w:val="00317863"/>
    <w:rsid w:val="00320600"/>
    <w:rsid w:val="00320664"/>
    <w:rsid w:val="003208CA"/>
    <w:rsid w:val="00321093"/>
    <w:rsid w:val="003210DD"/>
    <w:rsid w:val="00322286"/>
    <w:rsid w:val="003229F7"/>
    <w:rsid w:val="00322AB3"/>
    <w:rsid w:val="00323A1C"/>
    <w:rsid w:val="00323D39"/>
    <w:rsid w:val="00324373"/>
    <w:rsid w:val="00324E28"/>
    <w:rsid w:val="003267D8"/>
    <w:rsid w:val="0032714E"/>
    <w:rsid w:val="003276C1"/>
    <w:rsid w:val="00327B93"/>
    <w:rsid w:val="00330BB8"/>
    <w:rsid w:val="003338BF"/>
    <w:rsid w:val="00333B8A"/>
    <w:rsid w:val="00333D40"/>
    <w:rsid w:val="003350A5"/>
    <w:rsid w:val="00336CED"/>
    <w:rsid w:val="003373A7"/>
    <w:rsid w:val="00337F0D"/>
    <w:rsid w:val="003404A5"/>
    <w:rsid w:val="003409B6"/>
    <w:rsid w:val="00342A9E"/>
    <w:rsid w:val="003433C0"/>
    <w:rsid w:val="00343418"/>
    <w:rsid w:val="003434AC"/>
    <w:rsid w:val="00343513"/>
    <w:rsid w:val="003448D3"/>
    <w:rsid w:val="00345B42"/>
    <w:rsid w:val="00345FF1"/>
    <w:rsid w:val="003466F4"/>
    <w:rsid w:val="00346F77"/>
    <w:rsid w:val="003515FC"/>
    <w:rsid w:val="00355FDD"/>
    <w:rsid w:val="00357594"/>
    <w:rsid w:val="003606F2"/>
    <w:rsid w:val="003608F4"/>
    <w:rsid w:val="00360C43"/>
    <w:rsid w:val="0036135C"/>
    <w:rsid w:val="003613A2"/>
    <w:rsid w:val="00362DB8"/>
    <w:rsid w:val="00362E4B"/>
    <w:rsid w:val="00363F40"/>
    <w:rsid w:val="00366139"/>
    <w:rsid w:val="003665EE"/>
    <w:rsid w:val="00367BDF"/>
    <w:rsid w:val="00370065"/>
    <w:rsid w:val="003728DD"/>
    <w:rsid w:val="00372B63"/>
    <w:rsid w:val="00373B91"/>
    <w:rsid w:val="00374B38"/>
    <w:rsid w:val="003807D2"/>
    <w:rsid w:val="0038083D"/>
    <w:rsid w:val="003861FE"/>
    <w:rsid w:val="00386B96"/>
    <w:rsid w:val="00387843"/>
    <w:rsid w:val="003913E3"/>
    <w:rsid w:val="00391F1D"/>
    <w:rsid w:val="0039209F"/>
    <w:rsid w:val="00392134"/>
    <w:rsid w:val="00393519"/>
    <w:rsid w:val="00397BC0"/>
    <w:rsid w:val="003A0BCE"/>
    <w:rsid w:val="003A4540"/>
    <w:rsid w:val="003A46FB"/>
    <w:rsid w:val="003A478E"/>
    <w:rsid w:val="003A4E6E"/>
    <w:rsid w:val="003A599F"/>
    <w:rsid w:val="003A617C"/>
    <w:rsid w:val="003A67F2"/>
    <w:rsid w:val="003A7594"/>
    <w:rsid w:val="003B0B9E"/>
    <w:rsid w:val="003B1B88"/>
    <w:rsid w:val="003B22D2"/>
    <w:rsid w:val="003B24FD"/>
    <w:rsid w:val="003B4EEB"/>
    <w:rsid w:val="003B77A4"/>
    <w:rsid w:val="003D11E2"/>
    <w:rsid w:val="003D14D2"/>
    <w:rsid w:val="003D4501"/>
    <w:rsid w:val="003D56A7"/>
    <w:rsid w:val="003D79F0"/>
    <w:rsid w:val="003D7E06"/>
    <w:rsid w:val="003E0E9D"/>
    <w:rsid w:val="003E172E"/>
    <w:rsid w:val="003E2DC4"/>
    <w:rsid w:val="003E56BE"/>
    <w:rsid w:val="003E781C"/>
    <w:rsid w:val="003F0274"/>
    <w:rsid w:val="003F0EFE"/>
    <w:rsid w:val="003F3C32"/>
    <w:rsid w:val="003F4564"/>
    <w:rsid w:val="003F4CC5"/>
    <w:rsid w:val="003F5E33"/>
    <w:rsid w:val="003F6AA5"/>
    <w:rsid w:val="00400126"/>
    <w:rsid w:val="0040226B"/>
    <w:rsid w:val="00402C3D"/>
    <w:rsid w:val="00403714"/>
    <w:rsid w:val="00403F78"/>
    <w:rsid w:val="004054FF"/>
    <w:rsid w:val="00406607"/>
    <w:rsid w:val="00407342"/>
    <w:rsid w:val="00410B8D"/>
    <w:rsid w:val="00411687"/>
    <w:rsid w:val="00412419"/>
    <w:rsid w:val="00412EB1"/>
    <w:rsid w:val="00412F22"/>
    <w:rsid w:val="00414780"/>
    <w:rsid w:val="0041515B"/>
    <w:rsid w:val="00415613"/>
    <w:rsid w:val="004158F0"/>
    <w:rsid w:val="004164B1"/>
    <w:rsid w:val="0042043F"/>
    <w:rsid w:val="00421F61"/>
    <w:rsid w:val="004222D7"/>
    <w:rsid w:val="0042313A"/>
    <w:rsid w:val="00423524"/>
    <w:rsid w:val="00424B76"/>
    <w:rsid w:val="00425761"/>
    <w:rsid w:val="00427357"/>
    <w:rsid w:val="00427F94"/>
    <w:rsid w:val="00430A32"/>
    <w:rsid w:val="00430F5F"/>
    <w:rsid w:val="00431040"/>
    <w:rsid w:val="00437E42"/>
    <w:rsid w:val="004401A5"/>
    <w:rsid w:val="004407BD"/>
    <w:rsid w:val="00441B5D"/>
    <w:rsid w:val="0044311C"/>
    <w:rsid w:val="00443DA4"/>
    <w:rsid w:val="004454F0"/>
    <w:rsid w:val="0044586F"/>
    <w:rsid w:val="00446688"/>
    <w:rsid w:val="004533D5"/>
    <w:rsid w:val="00453404"/>
    <w:rsid w:val="004535D4"/>
    <w:rsid w:val="0045395E"/>
    <w:rsid w:val="00453ED8"/>
    <w:rsid w:val="00456024"/>
    <w:rsid w:val="004600AE"/>
    <w:rsid w:val="0046058D"/>
    <w:rsid w:val="00460D82"/>
    <w:rsid w:val="00461C49"/>
    <w:rsid w:val="00461CFF"/>
    <w:rsid w:val="00464C1F"/>
    <w:rsid w:val="00465190"/>
    <w:rsid w:val="00466493"/>
    <w:rsid w:val="00466A9D"/>
    <w:rsid w:val="00466C84"/>
    <w:rsid w:val="00467310"/>
    <w:rsid w:val="00467DB7"/>
    <w:rsid w:val="004707AB"/>
    <w:rsid w:val="00472047"/>
    <w:rsid w:val="004722CD"/>
    <w:rsid w:val="004726C2"/>
    <w:rsid w:val="004753EF"/>
    <w:rsid w:val="00475764"/>
    <w:rsid w:val="00476CB4"/>
    <w:rsid w:val="00477009"/>
    <w:rsid w:val="00477B98"/>
    <w:rsid w:val="00481E28"/>
    <w:rsid w:val="00483A0D"/>
    <w:rsid w:val="00483D84"/>
    <w:rsid w:val="00484EE5"/>
    <w:rsid w:val="0048619F"/>
    <w:rsid w:val="0048625B"/>
    <w:rsid w:val="0049074C"/>
    <w:rsid w:val="00491751"/>
    <w:rsid w:val="00492A4B"/>
    <w:rsid w:val="00494C24"/>
    <w:rsid w:val="00494CF9"/>
    <w:rsid w:val="004957C0"/>
    <w:rsid w:val="0049733D"/>
    <w:rsid w:val="004A2091"/>
    <w:rsid w:val="004A362C"/>
    <w:rsid w:val="004A40D4"/>
    <w:rsid w:val="004A4A2E"/>
    <w:rsid w:val="004A4DA3"/>
    <w:rsid w:val="004A6097"/>
    <w:rsid w:val="004A7194"/>
    <w:rsid w:val="004A7755"/>
    <w:rsid w:val="004B01B6"/>
    <w:rsid w:val="004B01C6"/>
    <w:rsid w:val="004B08F8"/>
    <w:rsid w:val="004B11DD"/>
    <w:rsid w:val="004B2971"/>
    <w:rsid w:val="004C09A6"/>
    <w:rsid w:val="004C1220"/>
    <w:rsid w:val="004C2D92"/>
    <w:rsid w:val="004C31F1"/>
    <w:rsid w:val="004C48E1"/>
    <w:rsid w:val="004C6740"/>
    <w:rsid w:val="004C745C"/>
    <w:rsid w:val="004D28B7"/>
    <w:rsid w:val="004D568C"/>
    <w:rsid w:val="004D7963"/>
    <w:rsid w:val="004E19C3"/>
    <w:rsid w:val="004E24A6"/>
    <w:rsid w:val="004E5A43"/>
    <w:rsid w:val="004E63A1"/>
    <w:rsid w:val="004F0273"/>
    <w:rsid w:val="004F4870"/>
    <w:rsid w:val="004F4965"/>
    <w:rsid w:val="004F4983"/>
    <w:rsid w:val="004F5ABB"/>
    <w:rsid w:val="004F752C"/>
    <w:rsid w:val="00501CCD"/>
    <w:rsid w:val="00502069"/>
    <w:rsid w:val="005030FD"/>
    <w:rsid w:val="00506327"/>
    <w:rsid w:val="00506FB9"/>
    <w:rsid w:val="005104AE"/>
    <w:rsid w:val="00510EF9"/>
    <w:rsid w:val="00511EC2"/>
    <w:rsid w:val="0051206F"/>
    <w:rsid w:val="0051248B"/>
    <w:rsid w:val="005130FE"/>
    <w:rsid w:val="0051391A"/>
    <w:rsid w:val="00513C0E"/>
    <w:rsid w:val="005146D8"/>
    <w:rsid w:val="0051493C"/>
    <w:rsid w:val="00517315"/>
    <w:rsid w:val="00517E48"/>
    <w:rsid w:val="00520000"/>
    <w:rsid w:val="00520D8D"/>
    <w:rsid w:val="005237B2"/>
    <w:rsid w:val="00526FA4"/>
    <w:rsid w:val="00527106"/>
    <w:rsid w:val="0052D490"/>
    <w:rsid w:val="0053022B"/>
    <w:rsid w:val="00530389"/>
    <w:rsid w:val="00530F5A"/>
    <w:rsid w:val="00534618"/>
    <w:rsid w:val="00536170"/>
    <w:rsid w:val="005374B1"/>
    <w:rsid w:val="00540261"/>
    <w:rsid w:val="005407A2"/>
    <w:rsid w:val="00540936"/>
    <w:rsid w:val="00542AF7"/>
    <w:rsid w:val="00545637"/>
    <w:rsid w:val="0054670F"/>
    <w:rsid w:val="00546CF5"/>
    <w:rsid w:val="005507E6"/>
    <w:rsid w:val="005556DE"/>
    <w:rsid w:val="00557310"/>
    <w:rsid w:val="005577DA"/>
    <w:rsid w:val="005618AA"/>
    <w:rsid w:val="00562803"/>
    <w:rsid w:val="00562FD4"/>
    <w:rsid w:val="00563355"/>
    <w:rsid w:val="00563A8F"/>
    <w:rsid w:val="00567083"/>
    <w:rsid w:val="005704B6"/>
    <w:rsid w:val="00570DA8"/>
    <w:rsid w:val="00571DBC"/>
    <w:rsid w:val="0057290C"/>
    <w:rsid w:val="0057486B"/>
    <w:rsid w:val="00574AD1"/>
    <w:rsid w:val="00575807"/>
    <w:rsid w:val="00575F79"/>
    <w:rsid w:val="00576C8A"/>
    <w:rsid w:val="00576F0F"/>
    <w:rsid w:val="00576F8D"/>
    <w:rsid w:val="005770DE"/>
    <w:rsid w:val="0058481D"/>
    <w:rsid w:val="005851C3"/>
    <w:rsid w:val="005855AB"/>
    <w:rsid w:val="00591797"/>
    <w:rsid w:val="00594B17"/>
    <w:rsid w:val="005955F8"/>
    <w:rsid w:val="005970DB"/>
    <w:rsid w:val="005A0E61"/>
    <w:rsid w:val="005A14E2"/>
    <w:rsid w:val="005A210D"/>
    <w:rsid w:val="005A2EAD"/>
    <w:rsid w:val="005A340F"/>
    <w:rsid w:val="005A3B99"/>
    <w:rsid w:val="005B2ECA"/>
    <w:rsid w:val="005B3645"/>
    <w:rsid w:val="005B386A"/>
    <w:rsid w:val="005B3FCA"/>
    <w:rsid w:val="005B4DF2"/>
    <w:rsid w:val="005B7BE1"/>
    <w:rsid w:val="005B7CAE"/>
    <w:rsid w:val="005C06BA"/>
    <w:rsid w:val="005C21B6"/>
    <w:rsid w:val="005C7FDD"/>
    <w:rsid w:val="005D0E99"/>
    <w:rsid w:val="005D17D3"/>
    <w:rsid w:val="005D3461"/>
    <w:rsid w:val="005D375F"/>
    <w:rsid w:val="005D3A99"/>
    <w:rsid w:val="005D5C99"/>
    <w:rsid w:val="005D5DEA"/>
    <w:rsid w:val="005D6911"/>
    <w:rsid w:val="005D74CE"/>
    <w:rsid w:val="005E2FF7"/>
    <w:rsid w:val="005E3710"/>
    <w:rsid w:val="005E6154"/>
    <w:rsid w:val="005F0D2A"/>
    <w:rsid w:val="005F2087"/>
    <w:rsid w:val="005F3FEA"/>
    <w:rsid w:val="005F528A"/>
    <w:rsid w:val="005F5FAC"/>
    <w:rsid w:val="00600981"/>
    <w:rsid w:val="00601742"/>
    <w:rsid w:val="006133A2"/>
    <w:rsid w:val="00616954"/>
    <w:rsid w:val="00617E1E"/>
    <w:rsid w:val="006224CE"/>
    <w:rsid w:val="00623AB3"/>
    <w:rsid w:val="00625EB2"/>
    <w:rsid w:val="00626AB0"/>
    <w:rsid w:val="00627E22"/>
    <w:rsid w:val="0063046D"/>
    <w:rsid w:val="006314F7"/>
    <w:rsid w:val="006326F4"/>
    <w:rsid w:val="00632CDF"/>
    <w:rsid w:val="00633009"/>
    <w:rsid w:val="006352CD"/>
    <w:rsid w:val="00635C35"/>
    <w:rsid w:val="00640C35"/>
    <w:rsid w:val="00650F42"/>
    <w:rsid w:val="00651995"/>
    <w:rsid w:val="00652611"/>
    <w:rsid w:val="00652F6B"/>
    <w:rsid w:val="00653943"/>
    <w:rsid w:val="006540EA"/>
    <w:rsid w:val="006550EB"/>
    <w:rsid w:val="00656829"/>
    <w:rsid w:val="006575AA"/>
    <w:rsid w:val="0066024C"/>
    <w:rsid w:val="00660A7F"/>
    <w:rsid w:val="00660AC5"/>
    <w:rsid w:val="006616D5"/>
    <w:rsid w:val="00662ABA"/>
    <w:rsid w:val="00663B7D"/>
    <w:rsid w:val="006642DB"/>
    <w:rsid w:val="00664CBC"/>
    <w:rsid w:val="00666834"/>
    <w:rsid w:val="006704B9"/>
    <w:rsid w:val="00670A0C"/>
    <w:rsid w:val="00670EB2"/>
    <w:rsid w:val="00671BB4"/>
    <w:rsid w:val="00671CCC"/>
    <w:rsid w:val="00672591"/>
    <w:rsid w:val="00673C50"/>
    <w:rsid w:val="0067503B"/>
    <w:rsid w:val="0067632F"/>
    <w:rsid w:val="0067743D"/>
    <w:rsid w:val="006777B3"/>
    <w:rsid w:val="00681101"/>
    <w:rsid w:val="00681554"/>
    <w:rsid w:val="0068310D"/>
    <w:rsid w:val="00683F6C"/>
    <w:rsid w:val="006854A9"/>
    <w:rsid w:val="00685F25"/>
    <w:rsid w:val="00686F38"/>
    <w:rsid w:val="00690042"/>
    <w:rsid w:val="00690269"/>
    <w:rsid w:val="006908F4"/>
    <w:rsid w:val="00690A06"/>
    <w:rsid w:val="00691619"/>
    <w:rsid w:val="00692279"/>
    <w:rsid w:val="006941FE"/>
    <w:rsid w:val="00695195"/>
    <w:rsid w:val="006A0246"/>
    <w:rsid w:val="006A071C"/>
    <w:rsid w:val="006A2460"/>
    <w:rsid w:val="006A2CB8"/>
    <w:rsid w:val="006A3C9F"/>
    <w:rsid w:val="006A4B7E"/>
    <w:rsid w:val="006A7065"/>
    <w:rsid w:val="006A7A9A"/>
    <w:rsid w:val="006A7CB6"/>
    <w:rsid w:val="006B2440"/>
    <w:rsid w:val="006B2FD2"/>
    <w:rsid w:val="006B3B3C"/>
    <w:rsid w:val="006B688F"/>
    <w:rsid w:val="006C09CB"/>
    <w:rsid w:val="006C1148"/>
    <w:rsid w:val="006C1DE1"/>
    <w:rsid w:val="006C2349"/>
    <w:rsid w:val="006C486B"/>
    <w:rsid w:val="006C4D2D"/>
    <w:rsid w:val="006C5795"/>
    <w:rsid w:val="006C68B8"/>
    <w:rsid w:val="006D06F4"/>
    <w:rsid w:val="006D1118"/>
    <w:rsid w:val="006D1206"/>
    <w:rsid w:val="006D37ED"/>
    <w:rsid w:val="006D55A3"/>
    <w:rsid w:val="006D55C4"/>
    <w:rsid w:val="006E243E"/>
    <w:rsid w:val="006E269B"/>
    <w:rsid w:val="006E453E"/>
    <w:rsid w:val="006F0783"/>
    <w:rsid w:val="006F4220"/>
    <w:rsid w:val="006F5021"/>
    <w:rsid w:val="006F6EF7"/>
    <w:rsid w:val="006F73ED"/>
    <w:rsid w:val="00700C6B"/>
    <w:rsid w:val="00702402"/>
    <w:rsid w:val="00702521"/>
    <w:rsid w:val="00702E3F"/>
    <w:rsid w:val="0070725F"/>
    <w:rsid w:val="00710F11"/>
    <w:rsid w:val="007127E4"/>
    <w:rsid w:val="007143C6"/>
    <w:rsid w:val="007148C4"/>
    <w:rsid w:val="0071779A"/>
    <w:rsid w:val="007220C2"/>
    <w:rsid w:val="007232C4"/>
    <w:rsid w:val="00724159"/>
    <w:rsid w:val="0072635A"/>
    <w:rsid w:val="0072697E"/>
    <w:rsid w:val="0072790F"/>
    <w:rsid w:val="007304C9"/>
    <w:rsid w:val="007311AE"/>
    <w:rsid w:val="00731DC2"/>
    <w:rsid w:val="00731F96"/>
    <w:rsid w:val="00733269"/>
    <w:rsid w:val="00734E0D"/>
    <w:rsid w:val="0073591E"/>
    <w:rsid w:val="00735B5C"/>
    <w:rsid w:val="00736BF8"/>
    <w:rsid w:val="007370B3"/>
    <w:rsid w:val="00737CB4"/>
    <w:rsid w:val="007408D9"/>
    <w:rsid w:val="00740BAE"/>
    <w:rsid w:val="00741D11"/>
    <w:rsid w:val="0074258F"/>
    <w:rsid w:val="00745000"/>
    <w:rsid w:val="00747F7E"/>
    <w:rsid w:val="007558E9"/>
    <w:rsid w:val="00755913"/>
    <w:rsid w:val="00760E78"/>
    <w:rsid w:val="0076176C"/>
    <w:rsid w:val="007626AE"/>
    <w:rsid w:val="00763BB3"/>
    <w:rsid w:val="00765190"/>
    <w:rsid w:val="00766FD1"/>
    <w:rsid w:val="00770341"/>
    <w:rsid w:val="00770EC4"/>
    <w:rsid w:val="007725F4"/>
    <w:rsid w:val="00772E8C"/>
    <w:rsid w:val="00774168"/>
    <w:rsid w:val="00774512"/>
    <w:rsid w:val="0077496A"/>
    <w:rsid w:val="00774F55"/>
    <w:rsid w:val="00776963"/>
    <w:rsid w:val="00776CA8"/>
    <w:rsid w:val="00776CAF"/>
    <w:rsid w:val="00777F53"/>
    <w:rsid w:val="00780D3B"/>
    <w:rsid w:val="00780E07"/>
    <w:rsid w:val="007814C7"/>
    <w:rsid w:val="00781811"/>
    <w:rsid w:val="007818D1"/>
    <w:rsid w:val="00785100"/>
    <w:rsid w:val="00785B95"/>
    <w:rsid w:val="007863FC"/>
    <w:rsid w:val="00790012"/>
    <w:rsid w:val="007905D4"/>
    <w:rsid w:val="00790AFC"/>
    <w:rsid w:val="00792208"/>
    <w:rsid w:val="00793391"/>
    <w:rsid w:val="00793446"/>
    <w:rsid w:val="00793518"/>
    <w:rsid w:val="00796498"/>
    <w:rsid w:val="007A026B"/>
    <w:rsid w:val="007A08C1"/>
    <w:rsid w:val="007A0909"/>
    <w:rsid w:val="007A1269"/>
    <w:rsid w:val="007A443F"/>
    <w:rsid w:val="007A5E0B"/>
    <w:rsid w:val="007B1B78"/>
    <w:rsid w:val="007B2C5F"/>
    <w:rsid w:val="007B33D2"/>
    <w:rsid w:val="007B3EC0"/>
    <w:rsid w:val="007B4E9D"/>
    <w:rsid w:val="007C0CFA"/>
    <w:rsid w:val="007C1886"/>
    <w:rsid w:val="007C7030"/>
    <w:rsid w:val="007C77CC"/>
    <w:rsid w:val="007C7BE4"/>
    <w:rsid w:val="007D0068"/>
    <w:rsid w:val="007D206A"/>
    <w:rsid w:val="007D310E"/>
    <w:rsid w:val="007D4994"/>
    <w:rsid w:val="007D569C"/>
    <w:rsid w:val="007D57D0"/>
    <w:rsid w:val="007D5CC1"/>
    <w:rsid w:val="007D6D44"/>
    <w:rsid w:val="007D79E5"/>
    <w:rsid w:val="007D7E44"/>
    <w:rsid w:val="007E0376"/>
    <w:rsid w:val="007E4CE4"/>
    <w:rsid w:val="007E4EDE"/>
    <w:rsid w:val="007E5954"/>
    <w:rsid w:val="007E59A9"/>
    <w:rsid w:val="007E79B2"/>
    <w:rsid w:val="007E7AC2"/>
    <w:rsid w:val="007F21A0"/>
    <w:rsid w:val="007F4498"/>
    <w:rsid w:val="007F51A5"/>
    <w:rsid w:val="007F6117"/>
    <w:rsid w:val="007F6A45"/>
    <w:rsid w:val="00800E8C"/>
    <w:rsid w:val="008010AD"/>
    <w:rsid w:val="00803381"/>
    <w:rsid w:val="00804C04"/>
    <w:rsid w:val="00805828"/>
    <w:rsid w:val="00806144"/>
    <w:rsid w:val="00811959"/>
    <w:rsid w:val="00811DA7"/>
    <w:rsid w:val="00813010"/>
    <w:rsid w:val="0081315B"/>
    <w:rsid w:val="008170CB"/>
    <w:rsid w:val="00817734"/>
    <w:rsid w:val="00821CE5"/>
    <w:rsid w:val="00822A6A"/>
    <w:rsid w:val="00824C3F"/>
    <w:rsid w:val="0082577B"/>
    <w:rsid w:val="008312ED"/>
    <w:rsid w:val="00832241"/>
    <w:rsid w:val="00832847"/>
    <w:rsid w:val="00833A47"/>
    <w:rsid w:val="00835700"/>
    <w:rsid w:val="00835C8D"/>
    <w:rsid w:val="00836D24"/>
    <w:rsid w:val="00836DC8"/>
    <w:rsid w:val="00843AAA"/>
    <w:rsid w:val="00845D55"/>
    <w:rsid w:val="00845ECE"/>
    <w:rsid w:val="008476B8"/>
    <w:rsid w:val="00847D2C"/>
    <w:rsid w:val="00850104"/>
    <w:rsid w:val="00850333"/>
    <w:rsid w:val="008504BD"/>
    <w:rsid w:val="00850911"/>
    <w:rsid w:val="00854AF8"/>
    <w:rsid w:val="00857135"/>
    <w:rsid w:val="0085717C"/>
    <w:rsid w:val="00860C17"/>
    <w:rsid w:val="00860F8B"/>
    <w:rsid w:val="008616E9"/>
    <w:rsid w:val="00861C6B"/>
    <w:rsid w:val="0086202C"/>
    <w:rsid w:val="008648C5"/>
    <w:rsid w:val="0086636D"/>
    <w:rsid w:val="00866429"/>
    <w:rsid w:val="00866510"/>
    <w:rsid w:val="00866F24"/>
    <w:rsid w:val="00867EEF"/>
    <w:rsid w:val="00870D0E"/>
    <w:rsid w:val="00872236"/>
    <w:rsid w:val="00875699"/>
    <w:rsid w:val="00875AF0"/>
    <w:rsid w:val="00876905"/>
    <w:rsid w:val="008775D1"/>
    <w:rsid w:val="00877659"/>
    <w:rsid w:val="0088039E"/>
    <w:rsid w:val="00880503"/>
    <w:rsid w:val="00881A22"/>
    <w:rsid w:val="00882933"/>
    <w:rsid w:val="00882C7C"/>
    <w:rsid w:val="00883589"/>
    <w:rsid w:val="008839EE"/>
    <w:rsid w:val="008842EB"/>
    <w:rsid w:val="0088511F"/>
    <w:rsid w:val="00885289"/>
    <w:rsid w:val="00887455"/>
    <w:rsid w:val="00892F6E"/>
    <w:rsid w:val="00893A7E"/>
    <w:rsid w:val="00894483"/>
    <w:rsid w:val="0089678B"/>
    <w:rsid w:val="0089703C"/>
    <w:rsid w:val="008A1038"/>
    <w:rsid w:val="008A12D0"/>
    <w:rsid w:val="008A1AB9"/>
    <w:rsid w:val="008A3BCB"/>
    <w:rsid w:val="008A5DA5"/>
    <w:rsid w:val="008A6E4E"/>
    <w:rsid w:val="008B0E6F"/>
    <w:rsid w:val="008B14F8"/>
    <w:rsid w:val="008B1710"/>
    <w:rsid w:val="008B2D5D"/>
    <w:rsid w:val="008B37FE"/>
    <w:rsid w:val="008B6809"/>
    <w:rsid w:val="008B6AA4"/>
    <w:rsid w:val="008B70D4"/>
    <w:rsid w:val="008B71D2"/>
    <w:rsid w:val="008C195E"/>
    <w:rsid w:val="008C2B39"/>
    <w:rsid w:val="008C3148"/>
    <w:rsid w:val="008C3177"/>
    <w:rsid w:val="008C4E1F"/>
    <w:rsid w:val="008C59C5"/>
    <w:rsid w:val="008C5D9E"/>
    <w:rsid w:val="008C6AA3"/>
    <w:rsid w:val="008C7C1E"/>
    <w:rsid w:val="008D019D"/>
    <w:rsid w:val="008D0B1A"/>
    <w:rsid w:val="008D0DAA"/>
    <w:rsid w:val="008D0EB8"/>
    <w:rsid w:val="008D1E46"/>
    <w:rsid w:val="008D2647"/>
    <w:rsid w:val="008D2AB5"/>
    <w:rsid w:val="008D4430"/>
    <w:rsid w:val="008D64EB"/>
    <w:rsid w:val="008D7469"/>
    <w:rsid w:val="008D7A1E"/>
    <w:rsid w:val="008E3224"/>
    <w:rsid w:val="008E529A"/>
    <w:rsid w:val="008E55C9"/>
    <w:rsid w:val="008E682A"/>
    <w:rsid w:val="008E73EF"/>
    <w:rsid w:val="008E7C9B"/>
    <w:rsid w:val="008F0198"/>
    <w:rsid w:val="008F126D"/>
    <w:rsid w:val="008F1547"/>
    <w:rsid w:val="008F1B6D"/>
    <w:rsid w:val="008F245E"/>
    <w:rsid w:val="008F379B"/>
    <w:rsid w:val="008F5ED1"/>
    <w:rsid w:val="008F6AD5"/>
    <w:rsid w:val="008F7ACC"/>
    <w:rsid w:val="00900AE5"/>
    <w:rsid w:val="00902582"/>
    <w:rsid w:val="00902832"/>
    <w:rsid w:val="00903848"/>
    <w:rsid w:val="00904BEC"/>
    <w:rsid w:val="00905A6E"/>
    <w:rsid w:val="00906B1C"/>
    <w:rsid w:val="009074C8"/>
    <w:rsid w:val="009152B2"/>
    <w:rsid w:val="009153BD"/>
    <w:rsid w:val="009167EA"/>
    <w:rsid w:val="009203E9"/>
    <w:rsid w:val="009220B3"/>
    <w:rsid w:val="00922779"/>
    <w:rsid w:val="00923CD6"/>
    <w:rsid w:val="0092472E"/>
    <w:rsid w:val="00925000"/>
    <w:rsid w:val="00925D1B"/>
    <w:rsid w:val="00926272"/>
    <w:rsid w:val="0092648E"/>
    <w:rsid w:val="00926924"/>
    <w:rsid w:val="00926F7E"/>
    <w:rsid w:val="00927CD7"/>
    <w:rsid w:val="00927F70"/>
    <w:rsid w:val="0093002E"/>
    <w:rsid w:val="0093017E"/>
    <w:rsid w:val="00930D74"/>
    <w:rsid w:val="009321DA"/>
    <w:rsid w:val="00933053"/>
    <w:rsid w:val="009335F6"/>
    <w:rsid w:val="009360D7"/>
    <w:rsid w:val="009364E6"/>
    <w:rsid w:val="0093671A"/>
    <w:rsid w:val="00936869"/>
    <w:rsid w:val="00941493"/>
    <w:rsid w:val="0094258A"/>
    <w:rsid w:val="00945BA7"/>
    <w:rsid w:val="009461DE"/>
    <w:rsid w:val="00946353"/>
    <w:rsid w:val="00946768"/>
    <w:rsid w:val="00946BEE"/>
    <w:rsid w:val="00947A2A"/>
    <w:rsid w:val="00947E0B"/>
    <w:rsid w:val="009524F7"/>
    <w:rsid w:val="0095318C"/>
    <w:rsid w:val="00954DFF"/>
    <w:rsid w:val="0095644C"/>
    <w:rsid w:val="0095691F"/>
    <w:rsid w:val="009602FC"/>
    <w:rsid w:val="0096081F"/>
    <w:rsid w:val="00964292"/>
    <w:rsid w:val="00965DA9"/>
    <w:rsid w:val="00967162"/>
    <w:rsid w:val="0097091E"/>
    <w:rsid w:val="0097093D"/>
    <w:rsid w:val="00970AED"/>
    <w:rsid w:val="009712D6"/>
    <w:rsid w:val="00971D94"/>
    <w:rsid w:val="00972008"/>
    <w:rsid w:val="00972211"/>
    <w:rsid w:val="0097274D"/>
    <w:rsid w:val="009735C2"/>
    <w:rsid w:val="009740B6"/>
    <w:rsid w:val="00976D02"/>
    <w:rsid w:val="009801E1"/>
    <w:rsid w:val="00980623"/>
    <w:rsid w:val="0098362F"/>
    <w:rsid w:val="0098431F"/>
    <w:rsid w:val="00985535"/>
    <w:rsid w:val="009873C8"/>
    <w:rsid w:val="00991B37"/>
    <w:rsid w:val="00992282"/>
    <w:rsid w:val="00992650"/>
    <w:rsid w:val="0099350F"/>
    <w:rsid w:val="00995070"/>
    <w:rsid w:val="009955F0"/>
    <w:rsid w:val="009961DD"/>
    <w:rsid w:val="00997D98"/>
    <w:rsid w:val="009A0A53"/>
    <w:rsid w:val="009A27D8"/>
    <w:rsid w:val="009A3074"/>
    <w:rsid w:val="009A332F"/>
    <w:rsid w:val="009B19DA"/>
    <w:rsid w:val="009B2285"/>
    <w:rsid w:val="009B23A6"/>
    <w:rsid w:val="009B2D91"/>
    <w:rsid w:val="009B3555"/>
    <w:rsid w:val="009B3CBC"/>
    <w:rsid w:val="009B5071"/>
    <w:rsid w:val="009B531E"/>
    <w:rsid w:val="009B5792"/>
    <w:rsid w:val="009B5E85"/>
    <w:rsid w:val="009C15D9"/>
    <w:rsid w:val="009C1767"/>
    <w:rsid w:val="009C1CCF"/>
    <w:rsid w:val="009C2FF7"/>
    <w:rsid w:val="009C30EE"/>
    <w:rsid w:val="009C3EBF"/>
    <w:rsid w:val="009C49C3"/>
    <w:rsid w:val="009C56E6"/>
    <w:rsid w:val="009C5867"/>
    <w:rsid w:val="009C7065"/>
    <w:rsid w:val="009D0B5F"/>
    <w:rsid w:val="009D2C97"/>
    <w:rsid w:val="009D6BD1"/>
    <w:rsid w:val="009D728C"/>
    <w:rsid w:val="009E07D8"/>
    <w:rsid w:val="009E0D3C"/>
    <w:rsid w:val="009E1824"/>
    <w:rsid w:val="009E1FB7"/>
    <w:rsid w:val="009E4124"/>
    <w:rsid w:val="009E7A47"/>
    <w:rsid w:val="009F070D"/>
    <w:rsid w:val="009F2313"/>
    <w:rsid w:val="009F3A32"/>
    <w:rsid w:val="009F43BB"/>
    <w:rsid w:val="009F475D"/>
    <w:rsid w:val="009F5089"/>
    <w:rsid w:val="009F5C43"/>
    <w:rsid w:val="009F6D65"/>
    <w:rsid w:val="009F7977"/>
    <w:rsid w:val="00A002BB"/>
    <w:rsid w:val="00A007E7"/>
    <w:rsid w:val="00A00BFA"/>
    <w:rsid w:val="00A01520"/>
    <w:rsid w:val="00A031EA"/>
    <w:rsid w:val="00A032C6"/>
    <w:rsid w:val="00A0575C"/>
    <w:rsid w:val="00A06579"/>
    <w:rsid w:val="00A06D48"/>
    <w:rsid w:val="00A07AA2"/>
    <w:rsid w:val="00A07FC0"/>
    <w:rsid w:val="00A1071C"/>
    <w:rsid w:val="00A107D1"/>
    <w:rsid w:val="00A11C44"/>
    <w:rsid w:val="00A11D58"/>
    <w:rsid w:val="00A12544"/>
    <w:rsid w:val="00A12CB8"/>
    <w:rsid w:val="00A1486A"/>
    <w:rsid w:val="00A15384"/>
    <w:rsid w:val="00A1598B"/>
    <w:rsid w:val="00A15AA8"/>
    <w:rsid w:val="00A164B9"/>
    <w:rsid w:val="00A168D3"/>
    <w:rsid w:val="00A16B4F"/>
    <w:rsid w:val="00A20D0E"/>
    <w:rsid w:val="00A2155B"/>
    <w:rsid w:val="00A2311A"/>
    <w:rsid w:val="00A23EAC"/>
    <w:rsid w:val="00A24ADF"/>
    <w:rsid w:val="00A2510B"/>
    <w:rsid w:val="00A275B7"/>
    <w:rsid w:val="00A27FAA"/>
    <w:rsid w:val="00A30740"/>
    <w:rsid w:val="00A30D76"/>
    <w:rsid w:val="00A31718"/>
    <w:rsid w:val="00A32861"/>
    <w:rsid w:val="00A3358E"/>
    <w:rsid w:val="00A33DBF"/>
    <w:rsid w:val="00A353C1"/>
    <w:rsid w:val="00A35C08"/>
    <w:rsid w:val="00A3638E"/>
    <w:rsid w:val="00A37944"/>
    <w:rsid w:val="00A403B7"/>
    <w:rsid w:val="00A42AB1"/>
    <w:rsid w:val="00A43286"/>
    <w:rsid w:val="00A4371C"/>
    <w:rsid w:val="00A438AD"/>
    <w:rsid w:val="00A44141"/>
    <w:rsid w:val="00A44C15"/>
    <w:rsid w:val="00A45D66"/>
    <w:rsid w:val="00A51CDA"/>
    <w:rsid w:val="00A55BE9"/>
    <w:rsid w:val="00A573E9"/>
    <w:rsid w:val="00A60279"/>
    <w:rsid w:val="00A60C07"/>
    <w:rsid w:val="00A6169C"/>
    <w:rsid w:val="00A624B1"/>
    <w:rsid w:val="00A62823"/>
    <w:rsid w:val="00A62B3C"/>
    <w:rsid w:val="00A64075"/>
    <w:rsid w:val="00A66BB2"/>
    <w:rsid w:val="00A66BD1"/>
    <w:rsid w:val="00A67713"/>
    <w:rsid w:val="00A67C81"/>
    <w:rsid w:val="00A717BA"/>
    <w:rsid w:val="00A72CB9"/>
    <w:rsid w:val="00A7345E"/>
    <w:rsid w:val="00A7366E"/>
    <w:rsid w:val="00A76396"/>
    <w:rsid w:val="00A82BDF"/>
    <w:rsid w:val="00A83FBC"/>
    <w:rsid w:val="00A849C2"/>
    <w:rsid w:val="00A87E97"/>
    <w:rsid w:val="00A91FF3"/>
    <w:rsid w:val="00A92765"/>
    <w:rsid w:val="00A92890"/>
    <w:rsid w:val="00A94CAB"/>
    <w:rsid w:val="00A965CF"/>
    <w:rsid w:val="00A96850"/>
    <w:rsid w:val="00AA03AC"/>
    <w:rsid w:val="00AA0BBE"/>
    <w:rsid w:val="00AA1E9F"/>
    <w:rsid w:val="00AA3859"/>
    <w:rsid w:val="00AA5D57"/>
    <w:rsid w:val="00AA5E3B"/>
    <w:rsid w:val="00AA6C0E"/>
    <w:rsid w:val="00AA7AAA"/>
    <w:rsid w:val="00AA7DC2"/>
    <w:rsid w:val="00AA7F1F"/>
    <w:rsid w:val="00AB4085"/>
    <w:rsid w:val="00AB4BA6"/>
    <w:rsid w:val="00AB5665"/>
    <w:rsid w:val="00AB6D23"/>
    <w:rsid w:val="00AC043E"/>
    <w:rsid w:val="00AC0B8C"/>
    <w:rsid w:val="00AC29C2"/>
    <w:rsid w:val="00AC2B1F"/>
    <w:rsid w:val="00AC360C"/>
    <w:rsid w:val="00AC3AE8"/>
    <w:rsid w:val="00AC3BA0"/>
    <w:rsid w:val="00AC3BA9"/>
    <w:rsid w:val="00AC445F"/>
    <w:rsid w:val="00AC52F5"/>
    <w:rsid w:val="00AC6B8E"/>
    <w:rsid w:val="00AC6BFE"/>
    <w:rsid w:val="00AC7387"/>
    <w:rsid w:val="00AD07A1"/>
    <w:rsid w:val="00AD163E"/>
    <w:rsid w:val="00AD2745"/>
    <w:rsid w:val="00AD31C5"/>
    <w:rsid w:val="00AD41B9"/>
    <w:rsid w:val="00AD5FD9"/>
    <w:rsid w:val="00AD655A"/>
    <w:rsid w:val="00AD6AA6"/>
    <w:rsid w:val="00AE031F"/>
    <w:rsid w:val="00AE0C00"/>
    <w:rsid w:val="00AE0C6B"/>
    <w:rsid w:val="00AE1099"/>
    <w:rsid w:val="00AE1E1C"/>
    <w:rsid w:val="00AE34E9"/>
    <w:rsid w:val="00AE48E9"/>
    <w:rsid w:val="00AE738B"/>
    <w:rsid w:val="00AE7A42"/>
    <w:rsid w:val="00AF0193"/>
    <w:rsid w:val="00AF035F"/>
    <w:rsid w:val="00AF086B"/>
    <w:rsid w:val="00AF13A0"/>
    <w:rsid w:val="00AF29A4"/>
    <w:rsid w:val="00AF2D7F"/>
    <w:rsid w:val="00AF3403"/>
    <w:rsid w:val="00B00F06"/>
    <w:rsid w:val="00B0171D"/>
    <w:rsid w:val="00B01C10"/>
    <w:rsid w:val="00B0548F"/>
    <w:rsid w:val="00B06BAD"/>
    <w:rsid w:val="00B101A2"/>
    <w:rsid w:val="00B10DDB"/>
    <w:rsid w:val="00B1156E"/>
    <w:rsid w:val="00B123F5"/>
    <w:rsid w:val="00B13787"/>
    <w:rsid w:val="00B14823"/>
    <w:rsid w:val="00B153DB"/>
    <w:rsid w:val="00B215E4"/>
    <w:rsid w:val="00B218FE"/>
    <w:rsid w:val="00B22AC3"/>
    <w:rsid w:val="00B232D2"/>
    <w:rsid w:val="00B24837"/>
    <w:rsid w:val="00B27749"/>
    <w:rsid w:val="00B30422"/>
    <w:rsid w:val="00B30B12"/>
    <w:rsid w:val="00B318A2"/>
    <w:rsid w:val="00B319D7"/>
    <w:rsid w:val="00B322E9"/>
    <w:rsid w:val="00B3260C"/>
    <w:rsid w:val="00B35752"/>
    <w:rsid w:val="00B437E3"/>
    <w:rsid w:val="00B463AB"/>
    <w:rsid w:val="00B466A1"/>
    <w:rsid w:val="00B50AAD"/>
    <w:rsid w:val="00B50B02"/>
    <w:rsid w:val="00B5103E"/>
    <w:rsid w:val="00B515E8"/>
    <w:rsid w:val="00B52480"/>
    <w:rsid w:val="00B52A79"/>
    <w:rsid w:val="00B5303A"/>
    <w:rsid w:val="00B5494A"/>
    <w:rsid w:val="00B57AD4"/>
    <w:rsid w:val="00B57EE4"/>
    <w:rsid w:val="00B600F1"/>
    <w:rsid w:val="00B61021"/>
    <w:rsid w:val="00B611BD"/>
    <w:rsid w:val="00B635D8"/>
    <w:rsid w:val="00B643D1"/>
    <w:rsid w:val="00B65A6E"/>
    <w:rsid w:val="00B67E38"/>
    <w:rsid w:val="00B70348"/>
    <w:rsid w:val="00B71D4D"/>
    <w:rsid w:val="00B7403F"/>
    <w:rsid w:val="00B74BFC"/>
    <w:rsid w:val="00B74C5D"/>
    <w:rsid w:val="00B7576E"/>
    <w:rsid w:val="00B75EF2"/>
    <w:rsid w:val="00B7647A"/>
    <w:rsid w:val="00B77B63"/>
    <w:rsid w:val="00B82716"/>
    <w:rsid w:val="00B82E46"/>
    <w:rsid w:val="00B83F74"/>
    <w:rsid w:val="00B849FE"/>
    <w:rsid w:val="00B85241"/>
    <w:rsid w:val="00B87A80"/>
    <w:rsid w:val="00B90AA2"/>
    <w:rsid w:val="00B930C0"/>
    <w:rsid w:val="00B933B8"/>
    <w:rsid w:val="00B94D6D"/>
    <w:rsid w:val="00B953EE"/>
    <w:rsid w:val="00B967DA"/>
    <w:rsid w:val="00B96A0F"/>
    <w:rsid w:val="00B96EBB"/>
    <w:rsid w:val="00BA17C3"/>
    <w:rsid w:val="00BA1DCE"/>
    <w:rsid w:val="00BA4C16"/>
    <w:rsid w:val="00BA4CFA"/>
    <w:rsid w:val="00BA5515"/>
    <w:rsid w:val="00BA5918"/>
    <w:rsid w:val="00BA6288"/>
    <w:rsid w:val="00BA7ACB"/>
    <w:rsid w:val="00BA7F41"/>
    <w:rsid w:val="00BB0DC5"/>
    <w:rsid w:val="00BB10CB"/>
    <w:rsid w:val="00BB1E4D"/>
    <w:rsid w:val="00BB2417"/>
    <w:rsid w:val="00BB2BE2"/>
    <w:rsid w:val="00BB2C10"/>
    <w:rsid w:val="00BB41F3"/>
    <w:rsid w:val="00BB4B26"/>
    <w:rsid w:val="00BB55B4"/>
    <w:rsid w:val="00BB6C06"/>
    <w:rsid w:val="00BB6CA4"/>
    <w:rsid w:val="00BC38A3"/>
    <w:rsid w:val="00BC5EC6"/>
    <w:rsid w:val="00BC6C14"/>
    <w:rsid w:val="00BD140F"/>
    <w:rsid w:val="00BD3F91"/>
    <w:rsid w:val="00BD41D3"/>
    <w:rsid w:val="00BD5F63"/>
    <w:rsid w:val="00BD6793"/>
    <w:rsid w:val="00BD72C4"/>
    <w:rsid w:val="00BD7561"/>
    <w:rsid w:val="00BE03AD"/>
    <w:rsid w:val="00BE136D"/>
    <w:rsid w:val="00BE1BA1"/>
    <w:rsid w:val="00BE3F73"/>
    <w:rsid w:val="00BE4017"/>
    <w:rsid w:val="00BE6F76"/>
    <w:rsid w:val="00BF4375"/>
    <w:rsid w:val="00BF6E71"/>
    <w:rsid w:val="00C00F68"/>
    <w:rsid w:val="00C01400"/>
    <w:rsid w:val="00C014EE"/>
    <w:rsid w:val="00C03078"/>
    <w:rsid w:val="00C04DBE"/>
    <w:rsid w:val="00C11734"/>
    <w:rsid w:val="00C12D20"/>
    <w:rsid w:val="00C141DB"/>
    <w:rsid w:val="00C1490C"/>
    <w:rsid w:val="00C1567C"/>
    <w:rsid w:val="00C172E6"/>
    <w:rsid w:val="00C17A6C"/>
    <w:rsid w:val="00C21A66"/>
    <w:rsid w:val="00C21A67"/>
    <w:rsid w:val="00C234FA"/>
    <w:rsid w:val="00C248BF"/>
    <w:rsid w:val="00C24F65"/>
    <w:rsid w:val="00C25C75"/>
    <w:rsid w:val="00C25FEF"/>
    <w:rsid w:val="00C264D6"/>
    <w:rsid w:val="00C26F1F"/>
    <w:rsid w:val="00C34BF9"/>
    <w:rsid w:val="00C44C44"/>
    <w:rsid w:val="00C45DCE"/>
    <w:rsid w:val="00C479D3"/>
    <w:rsid w:val="00C50FCA"/>
    <w:rsid w:val="00C517D5"/>
    <w:rsid w:val="00C51EDB"/>
    <w:rsid w:val="00C54CCB"/>
    <w:rsid w:val="00C55F48"/>
    <w:rsid w:val="00C606B2"/>
    <w:rsid w:val="00C61F65"/>
    <w:rsid w:val="00C62546"/>
    <w:rsid w:val="00C641AB"/>
    <w:rsid w:val="00C64974"/>
    <w:rsid w:val="00C666C7"/>
    <w:rsid w:val="00C70C91"/>
    <w:rsid w:val="00C71DF2"/>
    <w:rsid w:val="00C72039"/>
    <w:rsid w:val="00C74965"/>
    <w:rsid w:val="00C74D36"/>
    <w:rsid w:val="00C7512C"/>
    <w:rsid w:val="00C756C7"/>
    <w:rsid w:val="00C76DCE"/>
    <w:rsid w:val="00C8166A"/>
    <w:rsid w:val="00C81A58"/>
    <w:rsid w:val="00C8505F"/>
    <w:rsid w:val="00C8610F"/>
    <w:rsid w:val="00C90C03"/>
    <w:rsid w:val="00C91290"/>
    <w:rsid w:val="00C92A67"/>
    <w:rsid w:val="00C93DC5"/>
    <w:rsid w:val="00C95471"/>
    <w:rsid w:val="00C95996"/>
    <w:rsid w:val="00C97B55"/>
    <w:rsid w:val="00C97CA7"/>
    <w:rsid w:val="00CA004F"/>
    <w:rsid w:val="00CA113A"/>
    <w:rsid w:val="00CA29AD"/>
    <w:rsid w:val="00CA32D4"/>
    <w:rsid w:val="00CA4404"/>
    <w:rsid w:val="00CA4DED"/>
    <w:rsid w:val="00CA4F51"/>
    <w:rsid w:val="00CA55B1"/>
    <w:rsid w:val="00CA5D08"/>
    <w:rsid w:val="00CA6609"/>
    <w:rsid w:val="00CA6975"/>
    <w:rsid w:val="00CA7E5B"/>
    <w:rsid w:val="00CB08AC"/>
    <w:rsid w:val="00CB1013"/>
    <w:rsid w:val="00CB5C4F"/>
    <w:rsid w:val="00CB72F4"/>
    <w:rsid w:val="00CC1654"/>
    <w:rsid w:val="00CC1984"/>
    <w:rsid w:val="00CC2858"/>
    <w:rsid w:val="00CC2ED4"/>
    <w:rsid w:val="00CC2F32"/>
    <w:rsid w:val="00CC4FAB"/>
    <w:rsid w:val="00CC64FB"/>
    <w:rsid w:val="00CC684F"/>
    <w:rsid w:val="00CD0DC4"/>
    <w:rsid w:val="00CD28C4"/>
    <w:rsid w:val="00CD4371"/>
    <w:rsid w:val="00CD4391"/>
    <w:rsid w:val="00CD4ADE"/>
    <w:rsid w:val="00CD4AFE"/>
    <w:rsid w:val="00CD4D7A"/>
    <w:rsid w:val="00CD5093"/>
    <w:rsid w:val="00CD5E7A"/>
    <w:rsid w:val="00CD6E42"/>
    <w:rsid w:val="00CD6E65"/>
    <w:rsid w:val="00CD6F4C"/>
    <w:rsid w:val="00CE0556"/>
    <w:rsid w:val="00CE0EB4"/>
    <w:rsid w:val="00CE228C"/>
    <w:rsid w:val="00CE45B2"/>
    <w:rsid w:val="00CE486E"/>
    <w:rsid w:val="00CE58E4"/>
    <w:rsid w:val="00CE70E4"/>
    <w:rsid w:val="00CE726B"/>
    <w:rsid w:val="00CE7A4E"/>
    <w:rsid w:val="00CF2554"/>
    <w:rsid w:val="00CF4532"/>
    <w:rsid w:val="00CF4BCC"/>
    <w:rsid w:val="00CF5E50"/>
    <w:rsid w:val="00CF5F07"/>
    <w:rsid w:val="00CF61EE"/>
    <w:rsid w:val="00CF65A7"/>
    <w:rsid w:val="00CF6BC0"/>
    <w:rsid w:val="00D00AB6"/>
    <w:rsid w:val="00D01D18"/>
    <w:rsid w:val="00D025C3"/>
    <w:rsid w:val="00D03226"/>
    <w:rsid w:val="00D03F77"/>
    <w:rsid w:val="00D05A37"/>
    <w:rsid w:val="00D128FE"/>
    <w:rsid w:val="00D1312B"/>
    <w:rsid w:val="00D17A3C"/>
    <w:rsid w:val="00D214CB"/>
    <w:rsid w:val="00D2367D"/>
    <w:rsid w:val="00D23905"/>
    <w:rsid w:val="00D3099E"/>
    <w:rsid w:val="00D30AC5"/>
    <w:rsid w:val="00D33AA6"/>
    <w:rsid w:val="00D40079"/>
    <w:rsid w:val="00D40FDD"/>
    <w:rsid w:val="00D47DDE"/>
    <w:rsid w:val="00D51C6E"/>
    <w:rsid w:val="00D529CC"/>
    <w:rsid w:val="00D52BB8"/>
    <w:rsid w:val="00D55A3A"/>
    <w:rsid w:val="00D55EF4"/>
    <w:rsid w:val="00D56693"/>
    <w:rsid w:val="00D57B9A"/>
    <w:rsid w:val="00D6016E"/>
    <w:rsid w:val="00D60AC8"/>
    <w:rsid w:val="00D61B58"/>
    <w:rsid w:val="00D61DF8"/>
    <w:rsid w:val="00D62498"/>
    <w:rsid w:val="00D62FAE"/>
    <w:rsid w:val="00D65809"/>
    <w:rsid w:val="00D65C75"/>
    <w:rsid w:val="00D6603D"/>
    <w:rsid w:val="00D66A66"/>
    <w:rsid w:val="00D67DF7"/>
    <w:rsid w:val="00D71792"/>
    <w:rsid w:val="00D72F18"/>
    <w:rsid w:val="00D73913"/>
    <w:rsid w:val="00D74FD6"/>
    <w:rsid w:val="00D764AD"/>
    <w:rsid w:val="00D774A1"/>
    <w:rsid w:val="00D7753F"/>
    <w:rsid w:val="00D775D6"/>
    <w:rsid w:val="00D80ACD"/>
    <w:rsid w:val="00D810EA"/>
    <w:rsid w:val="00D8541A"/>
    <w:rsid w:val="00D86AE3"/>
    <w:rsid w:val="00D875B5"/>
    <w:rsid w:val="00D87C87"/>
    <w:rsid w:val="00D911BB"/>
    <w:rsid w:val="00D94748"/>
    <w:rsid w:val="00D96F7D"/>
    <w:rsid w:val="00D9734A"/>
    <w:rsid w:val="00DA0061"/>
    <w:rsid w:val="00DA1577"/>
    <w:rsid w:val="00DA1A6C"/>
    <w:rsid w:val="00DA3C97"/>
    <w:rsid w:val="00DA6130"/>
    <w:rsid w:val="00DA66C3"/>
    <w:rsid w:val="00DB1EF8"/>
    <w:rsid w:val="00DB366F"/>
    <w:rsid w:val="00DB6C77"/>
    <w:rsid w:val="00DB7DEB"/>
    <w:rsid w:val="00DC1916"/>
    <w:rsid w:val="00DC248D"/>
    <w:rsid w:val="00DC2863"/>
    <w:rsid w:val="00DC2D6C"/>
    <w:rsid w:val="00DC3775"/>
    <w:rsid w:val="00DC642A"/>
    <w:rsid w:val="00DC73FE"/>
    <w:rsid w:val="00DD036D"/>
    <w:rsid w:val="00DD0EAF"/>
    <w:rsid w:val="00DD184C"/>
    <w:rsid w:val="00DD1D26"/>
    <w:rsid w:val="00DD2214"/>
    <w:rsid w:val="00DD2A05"/>
    <w:rsid w:val="00DD2CB0"/>
    <w:rsid w:val="00DD2E48"/>
    <w:rsid w:val="00DD4528"/>
    <w:rsid w:val="00DD56FB"/>
    <w:rsid w:val="00DD6F01"/>
    <w:rsid w:val="00DE1ADD"/>
    <w:rsid w:val="00DE41AA"/>
    <w:rsid w:val="00DE71F9"/>
    <w:rsid w:val="00DE725C"/>
    <w:rsid w:val="00DE7799"/>
    <w:rsid w:val="00DF05FD"/>
    <w:rsid w:val="00DF0720"/>
    <w:rsid w:val="00DF143C"/>
    <w:rsid w:val="00DF2DC3"/>
    <w:rsid w:val="00DF3A5C"/>
    <w:rsid w:val="00DF43BB"/>
    <w:rsid w:val="00E034F7"/>
    <w:rsid w:val="00E04715"/>
    <w:rsid w:val="00E1072B"/>
    <w:rsid w:val="00E10DFA"/>
    <w:rsid w:val="00E13055"/>
    <w:rsid w:val="00E131A7"/>
    <w:rsid w:val="00E148EA"/>
    <w:rsid w:val="00E16EB5"/>
    <w:rsid w:val="00E21658"/>
    <w:rsid w:val="00E22794"/>
    <w:rsid w:val="00E24F47"/>
    <w:rsid w:val="00E26F31"/>
    <w:rsid w:val="00E32CFB"/>
    <w:rsid w:val="00E32FE7"/>
    <w:rsid w:val="00E343E5"/>
    <w:rsid w:val="00E3453A"/>
    <w:rsid w:val="00E353CB"/>
    <w:rsid w:val="00E3578E"/>
    <w:rsid w:val="00E35822"/>
    <w:rsid w:val="00E3635B"/>
    <w:rsid w:val="00E37C02"/>
    <w:rsid w:val="00E408C6"/>
    <w:rsid w:val="00E4124B"/>
    <w:rsid w:val="00E45234"/>
    <w:rsid w:val="00E461DA"/>
    <w:rsid w:val="00E47E62"/>
    <w:rsid w:val="00E509B1"/>
    <w:rsid w:val="00E518CA"/>
    <w:rsid w:val="00E522FA"/>
    <w:rsid w:val="00E54D09"/>
    <w:rsid w:val="00E60D7F"/>
    <w:rsid w:val="00E61383"/>
    <w:rsid w:val="00E61BC0"/>
    <w:rsid w:val="00E63245"/>
    <w:rsid w:val="00E67EB6"/>
    <w:rsid w:val="00E73B26"/>
    <w:rsid w:val="00E7500E"/>
    <w:rsid w:val="00E80FC8"/>
    <w:rsid w:val="00E820A4"/>
    <w:rsid w:val="00E82238"/>
    <w:rsid w:val="00E863E4"/>
    <w:rsid w:val="00E867F1"/>
    <w:rsid w:val="00E87DF6"/>
    <w:rsid w:val="00E90C09"/>
    <w:rsid w:val="00E923E9"/>
    <w:rsid w:val="00E92A9E"/>
    <w:rsid w:val="00E93A12"/>
    <w:rsid w:val="00E9614B"/>
    <w:rsid w:val="00E974B1"/>
    <w:rsid w:val="00EA1088"/>
    <w:rsid w:val="00EA1DD1"/>
    <w:rsid w:val="00EA2C67"/>
    <w:rsid w:val="00EA5182"/>
    <w:rsid w:val="00EA6FB0"/>
    <w:rsid w:val="00EB11CB"/>
    <w:rsid w:val="00EB41D6"/>
    <w:rsid w:val="00EB434F"/>
    <w:rsid w:val="00EB6CB5"/>
    <w:rsid w:val="00EB6F3D"/>
    <w:rsid w:val="00EC37F9"/>
    <w:rsid w:val="00EC46F7"/>
    <w:rsid w:val="00EC6F90"/>
    <w:rsid w:val="00ED063F"/>
    <w:rsid w:val="00ED318C"/>
    <w:rsid w:val="00ED3ACA"/>
    <w:rsid w:val="00ED4053"/>
    <w:rsid w:val="00ED45C8"/>
    <w:rsid w:val="00ED4797"/>
    <w:rsid w:val="00ED47A1"/>
    <w:rsid w:val="00ED618A"/>
    <w:rsid w:val="00ED70FF"/>
    <w:rsid w:val="00EE10EA"/>
    <w:rsid w:val="00EE4C53"/>
    <w:rsid w:val="00EE5740"/>
    <w:rsid w:val="00EE5EC1"/>
    <w:rsid w:val="00EE66AF"/>
    <w:rsid w:val="00EF0061"/>
    <w:rsid w:val="00EF01AA"/>
    <w:rsid w:val="00EF1D78"/>
    <w:rsid w:val="00EF2421"/>
    <w:rsid w:val="00EF344D"/>
    <w:rsid w:val="00EF384C"/>
    <w:rsid w:val="00F00150"/>
    <w:rsid w:val="00F032F2"/>
    <w:rsid w:val="00F036DC"/>
    <w:rsid w:val="00F053ED"/>
    <w:rsid w:val="00F074F2"/>
    <w:rsid w:val="00F10253"/>
    <w:rsid w:val="00F128F3"/>
    <w:rsid w:val="00F14AA1"/>
    <w:rsid w:val="00F14B5F"/>
    <w:rsid w:val="00F15173"/>
    <w:rsid w:val="00F20956"/>
    <w:rsid w:val="00F211C8"/>
    <w:rsid w:val="00F219C2"/>
    <w:rsid w:val="00F24EC3"/>
    <w:rsid w:val="00F251CE"/>
    <w:rsid w:val="00F25637"/>
    <w:rsid w:val="00F2616B"/>
    <w:rsid w:val="00F263C2"/>
    <w:rsid w:val="00F26638"/>
    <w:rsid w:val="00F27BA6"/>
    <w:rsid w:val="00F31631"/>
    <w:rsid w:val="00F31F1A"/>
    <w:rsid w:val="00F32998"/>
    <w:rsid w:val="00F32FC8"/>
    <w:rsid w:val="00F35412"/>
    <w:rsid w:val="00F40154"/>
    <w:rsid w:val="00F41147"/>
    <w:rsid w:val="00F4251B"/>
    <w:rsid w:val="00F42899"/>
    <w:rsid w:val="00F428D8"/>
    <w:rsid w:val="00F42DB1"/>
    <w:rsid w:val="00F434DB"/>
    <w:rsid w:val="00F445A5"/>
    <w:rsid w:val="00F44B1A"/>
    <w:rsid w:val="00F461FF"/>
    <w:rsid w:val="00F53CFF"/>
    <w:rsid w:val="00F55A41"/>
    <w:rsid w:val="00F56972"/>
    <w:rsid w:val="00F63441"/>
    <w:rsid w:val="00F6384C"/>
    <w:rsid w:val="00F65F39"/>
    <w:rsid w:val="00F67479"/>
    <w:rsid w:val="00F71C1C"/>
    <w:rsid w:val="00F7208A"/>
    <w:rsid w:val="00F72A79"/>
    <w:rsid w:val="00F73234"/>
    <w:rsid w:val="00F7509C"/>
    <w:rsid w:val="00F7744B"/>
    <w:rsid w:val="00F8110C"/>
    <w:rsid w:val="00F83059"/>
    <w:rsid w:val="00F83DEA"/>
    <w:rsid w:val="00F85220"/>
    <w:rsid w:val="00F85B51"/>
    <w:rsid w:val="00F86F95"/>
    <w:rsid w:val="00F876C6"/>
    <w:rsid w:val="00F8787E"/>
    <w:rsid w:val="00F9110C"/>
    <w:rsid w:val="00F913A7"/>
    <w:rsid w:val="00F92482"/>
    <w:rsid w:val="00F9374A"/>
    <w:rsid w:val="00F94995"/>
    <w:rsid w:val="00F966F9"/>
    <w:rsid w:val="00F96F9B"/>
    <w:rsid w:val="00F97898"/>
    <w:rsid w:val="00F97F17"/>
    <w:rsid w:val="00FA04AA"/>
    <w:rsid w:val="00FA20A8"/>
    <w:rsid w:val="00FA5D8F"/>
    <w:rsid w:val="00FA7353"/>
    <w:rsid w:val="00FA7636"/>
    <w:rsid w:val="00FB246D"/>
    <w:rsid w:val="00FB6201"/>
    <w:rsid w:val="00FB75AD"/>
    <w:rsid w:val="00FC1CDD"/>
    <w:rsid w:val="00FC2455"/>
    <w:rsid w:val="00FC2465"/>
    <w:rsid w:val="00FC54D3"/>
    <w:rsid w:val="00FC6023"/>
    <w:rsid w:val="00FC7E04"/>
    <w:rsid w:val="00FD0AAF"/>
    <w:rsid w:val="00FD0D09"/>
    <w:rsid w:val="00FD0F47"/>
    <w:rsid w:val="00FD270C"/>
    <w:rsid w:val="00FD5E59"/>
    <w:rsid w:val="00FD6ABE"/>
    <w:rsid w:val="00FD6C4B"/>
    <w:rsid w:val="00FD7F83"/>
    <w:rsid w:val="00FE03F6"/>
    <w:rsid w:val="00FE1559"/>
    <w:rsid w:val="00FE3FE7"/>
    <w:rsid w:val="00FE4F15"/>
    <w:rsid w:val="00FE5D99"/>
    <w:rsid w:val="00FE6647"/>
    <w:rsid w:val="00FE70A3"/>
    <w:rsid w:val="00FF3DB5"/>
    <w:rsid w:val="00FF41FF"/>
    <w:rsid w:val="00FF4822"/>
    <w:rsid w:val="00FF4CC4"/>
    <w:rsid w:val="00FF53E2"/>
    <w:rsid w:val="00FF588B"/>
    <w:rsid w:val="012AB4F1"/>
    <w:rsid w:val="016086D6"/>
    <w:rsid w:val="01ABD21F"/>
    <w:rsid w:val="022167C8"/>
    <w:rsid w:val="02A3745F"/>
    <w:rsid w:val="02C6C2C9"/>
    <w:rsid w:val="02D65F42"/>
    <w:rsid w:val="0307B5FB"/>
    <w:rsid w:val="04A28F5B"/>
    <w:rsid w:val="04A9A94C"/>
    <w:rsid w:val="04D8ED70"/>
    <w:rsid w:val="04E4FD43"/>
    <w:rsid w:val="0532BC3B"/>
    <w:rsid w:val="06975EE0"/>
    <w:rsid w:val="06A1EBBA"/>
    <w:rsid w:val="0785163E"/>
    <w:rsid w:val="07853024"/>
    <w:rsid w:val="07A61CF2"/>
    <w:rsid w:val="08044C87"/>
    <w:rsid w:val="083D141E"/>
    <w:rsid w:val="0845CE39"/>
    <w:rsid w:val="08E3C5C5"/>
    <w:rsid w:val="0964701D"/>
    <w:rsid w:val="0A21D605"/>
    <w:rsid w:val="0A2B6A71"/>
    <w:rsid w:val="0A44B22D"/>
    <w:rsid w:val="0A6100B0"/>
    <w:rsid w:val="0A61CBC3"/>
    <w:rsid w:val="0AE013E1"/>
    <w:rsid w:val="0B121D2C"/>
    <w:rsid w:val="0BB0E819"/>
    <w:rsid w:val="0BDCBCD1"/>
    <w:rsid w:val="0BFF3EA7"/>
    <w:rsid w:val="0C0DE70F"/>
    <w:rsid w:val="0CEBA58C"/>
    <w:rsid w:val="0DBF69E1"/>
    <w:rsid w:val="0DCF08F2"/>
    <w:rsid w:val="0DEF3E6B"/>
    <w:rsid w:val="0DF00B61"/>
    <w:rsid w:val="0E0EC6FC"/>
    <w:rsid w:val="0EA78979"/>
    <w:rsid w:val="0F327D50"/>
    <w:rsid w:val="0F382EB5"/>
    <w:rsid w:val="0F409053"/>
    <w:rsid w:val="0F93C0AF"/>
    <w:rsid w:val="0FF9EEF4"/>
    <w:rsid w:val="10036457"/>
    <w:rsid w:val="107EA3BF"/>
    <w:rsid w:val="10BFE8E2"/>
    <w:rsid w:val="10C0AE6D"/>
    <w:rsid w:val="1104F2BD"/>
    <w:rsid w:val="110E0810"/>
    <w:rsid w:val="111EAF3E"/>
    <w:rsid w:val="11B0161A"/>
    <w:rsid w:val="11B6879C"/>
    <w:rsid w:val="11BC2E98"/>
    <w:rsid w:val="11C4A655"/>
    <w:rsid w:val="11F46B3D"/>
    <w:rsid w:val="12504349"/>
    <w:rsid w:val="13CE2976"/>
    <w:rsid w:val="1422C14E"/>
    <w:rsid w:val="144E68AD"/>
    <w:rsid w:val="154963D7"/>
    <w:rsid w:val="1557626D"/>
    <w:rsid w:val="156C9A89"/>
    <w:rsid w:val="162F86AB"/>
    <w:rsid w:val="16347CA9"/>
    <w:rsid w:val="16691CF7"/>
    <w:rsid w:val="16819960"/>
    <w:rsid w:val="16A673BD"/>
    <w:rsid w:val="17A318D5"/>
    <w:rsid w:val="17F7C578"/>
    <w:rsid w:val="18BDAF98"/>
    <w:rsid w:val="19102C8A"/>
    <w:rsid w:val="19367AEA"/>
    <w:rsid w:val="19582DBF"/>
    <w:rsid w:val="19877F4F"/>
    <w:rsid w:val="19F2A17A"/>
    <w:rsid w:val="1A2E4112"/>
    <w:rsid w:val="1B8DD1F0"/>
    <w:rsid w:val="1BBF8C3B"/>
    <w:rsid w:val="1C058536"/>
    <w:rsid w:val="1C05AD5F"/>
    <w:rsid w:val="1C4249E3"/>
    <w:rsid w:val="1C4E986A"/>
    <w:rsid w:val="1CEB929D"/>
    <w:rsid w:val="1D66684A"/>
    <w:rsid w:val="1D7A9085"/>
    <w:rsid w:val="1DDD893F"/>
    <w:rsid w:val="1E72A51B"/>
    <w:rsid w:val="1EC16D58"/>
    <w:rsid w:val="1F19D0B7"/>
    <w:rsid w:val="1F9E3728"/>
    <w:rsid w:val="1FA2A5EA"/>
    <w:rsid w:val="1FCDED96"/>
    <w:rsid w:val="2008DFFD"/>
    <w:rsid w:val="202FB923"/>
    <w:rsid w:val="208F5D59"/>
    <w:rsid w:val="2186D2B8"/>
    <w:rsid w:val="22130DFE"/>
    <w:rsid w:val="238C953E"/>
    <w:rsid w:val="23B85A0A"/>
    <w:rsid w:val="24322515"/>
    <w:rsid w:val="243D4C5D"/>
    <w:rsid w:val="2458769B"/>
    <w:rsid w:val="24F6C229"/>
    <w:rsid w:val="2521744F"/>
    <w:rsid w:val="253C38BD"/>
    <w:rsid w:val="2566F417"/>
    <w:rsid w:val="2580ADE5"/>
    <w:rsid w:val="25875E9E"/>
    <w:rsid w:val="25A32C91"/>
    <w:rsid w:val="25F3DAB4"/>
    <w:rsid w:val="25F45E9E"/>
    <w:rsid w:val="263766A7"/>
    <w:rsid w:val="265F6F17"/>
    <w:rsid w:val="274F3C5A"/>
    <w:rsid w:val="2774827E"/>
    <w:rsid w:val="277747BA"/>
    <w:rsid w:val="278418DE"/>
    <w:rsid w:val="27A40F80"/>
    <w:rsid w:val="280F8622"/>
    <w:rsid w:val="281334DA"/>
    <w:rsid w:val="2843AF9D"/>
    <w:rsid w:val="28630AAD"/>
    <w:rsid w:val="287B1A20"/>
    <w:rsid w:val="28C88EFC"/>
    <w:rsid w:val="290FB9DE"/>
    <w:rsid w:val="29B9934A"/>
    <w:rsid w:val="29E625D8"/>
    <w:rsid w:val="29E6D0D6"/>
    <w:rsid w:val="29F06DBC"/>
    <w:rsid w:val="2A12221B"/>
    <w:rsid w:val="2A251E3A"/>
    <w:rsid w:val="2A33039F"/>
    <w:rsid w:val="2AA03858"/>
    <w:rsid w:val="2AD96C31"/>
    <w:rsid w:val="2B049035"/>
    <w:rsid w:val="2B12D178"/>
    <w:rsid w:val="2B694875"/>
    <w:rsid w:val="2BA61B1D"/>
    <w:rsid w:val="2BEDB4C4"/>
    <w:rsid w:val="2BFBB952"/>
    <w:rsid w:val="2C05F70C"/>
    <w:rsid w:val="2C5B9EE4"/>
    <w:rsid w:val="2C861334"/>
    <w:rsid w:val="2D0C1F0E"/>
    <w:rsid w:val="2D2DA1CF"/>
    <w:rsid w:val="2D61A348"/>
    <w:rsid w:val="2E3657F3"/>
    <w:rsid w:val="2F1B7CCE"/>
    <w:rsid w:val="2F5A4788"/>
    <w:rsid w:val="2F6A9F28"/>
    <w:rsid w:val="308B8996"/>
    <w:rsid w:val="30925D6B"/>
    <w:rsid w:val="30CF7DBD"/>
    <w:rsid w:val="319346D3"/>
    <w:rsid w:val="319457CE"/>
    <w:rsid w:val="319EE301"/>
    <w:rsid w:val="31A5ABC3"/>
    <w:rsid w:val="31BDCFC4"/>
    <w:rsid w:val="31C99045"/>
    <w:rsid w:val="31F5DE47"/>
    <w:rsid w:val="32439D59"/>
    <w:rsid w:val="32D6EE11"/>
    <w:rsid w:val="33F551CF"/>
    <w:rsid w:val="33F866CD"/>
    <w:rsid w:val="342557C7"/>
    <w:rsid w:val="3462076E"/>
    <w:rsid w:val="34796D86"/>
    <w:rsid w:val="347BAA43"/>
    <w:rsid w:val="3493E461"/>
    <w:rsid w:val="34999BA5"/>
    <w:rsid w:val="34DF5693"/>
    <w:rsid w:val="352E7958"/>
    <w:rsid w:val="3580C9CA"/>
    <w:rsid w:val="35EFC2C4"/>
    <w:rsid w:val="36015617"/>
    <w:rsid w:val="363DEFA0"/>
    <w:rsid w:val="36AEC6F9"/>
    <w:rsid w:val="374F83DF"/>
    <w:rsid w:val="376254BC"/>
    <w:rsid w:val="37B5838A"/>
    <w:rsid w:val="37E70FC6"/>
    <w:rsid w:val="37F8AEBF"/>
    <w:rsid w:val="3801652A"/>
    <w:rsid w:val="38BD9131"/>
    <w:rsid w:val="38D7BD26"/>
    <w:rsid w:val="390D5470"/>
    <w:rsid w:val="3938E5DA"/>
    <w:rsid w:val="3A4858D3"/>
    <w:rsid w:val="3A788BEA"/>
    <w:rsid w:val="3AC2AAE6"/>
    <w:rsid w:val="3AEE369D"/>
    <w:rsid w:val="3B513918"/>
    <w:rsid w:val="3B8A0E86"/>
    <w:rsid w:val="3C241DC2"/>
    <w:rsid w:val="3CED2CDD"/>
    <w:rsid w:val="3D2D683F"/>
    <w:rsid w:val="3D626824"/>
    <w:rsid w:val="3D664E5D"/>
    <w:rsid w:val="3DC7CC35"/>
    <w:rsid w:val="3E019DE5"/>
    <w:rsid w:val="3E05A661"/>
    <w:rsid w:val="3E1075E3"/>
    <w:rsid w:val="3E391F3A"/>
    <w:rsid w:val="3E737059"/>
    <w:rsid w:val="3E807900"/>
    <w:rsid w:val="3EE31FAE"/>
    <w:rsid w:val="3EEFDB43"/>
    <w:rsid w:val="3EFB0C15"/>
    <w:rsid w:val="3F6912E0"/>
    <w:rsid w:val="3F7621BC"/>
    <w:rsid w:val="3FD5F185"/>
    <w:rsid w:val="40479723"/>
    <w:rsid w:val="4050CDB9"/>
    <w:rsid w:val="40784451"/>
    <w:rsid w:val="409A399E"/>
    <w:rsid w:val="40A7E637"/>
    <w:rsid w:val="40FDD29D"/>
    <w:rsid w:val="41389409"/>
    <w:rsid w:val="41735AD4"/>
    <w:rsid w:val="41C23F7A"/>
    <w:rsid w:val="41E592ED"/>
    <w:rsid w:val="421E328D"/>
    <w:rsid w:val="427E8265"/>
    <w:rsid w:val="42D23858"/>
    <w:rsid w:val="434F150B"/>
    <w:rsid w:val="435FECFE"/>
    <w:rsid w:val="43B6604C"/>
    <w:rsid w:val="43C57037"/>
    <w:rsid w:val="43FBE7EB"/>
    <w:rsid w:val="44079FE0"/>
    <w:rsid w:val="455A005F"/>
    <w:rsid w:val="45817084"/>
    <w:rsid w:val="45EAE19E"/>
    <w:rsid w:val="460928C8"/>
    <w:rsid w:val="46597F7B"/>
    <w:rsid w:val="4674B852"/>
    <w:rsid w:val="468C44F6"/>
    <w:rsid w:val="46B4E08D"/>
    <w:rsid w:val="46F19D5F"/>
    <w:rsid w:val="472CD682"/>
    <w:rsid w:val="47581A0D"/>
    <w:rsid w:val="47C7E00F"/>
    <w:rsid w:val="47CF112A"/>
    <w:rsid w:val="47F68CD9"/>
    <w:rsid w:val="490662D1"/>
    <w:rsid w:val="4977832D"/>
    <w:rsid w:val="4980605D"/>
    <w:rsid w:val="4987C359"/>
    <w:rsid w:val="4995ACC7"/>
    <w:rsid w:val="49F83B18"/>
    <w:rsid w:val="4A2B61E8"/>
    <w:rsid w:val="4A6F52A1"/>
    <w:rsid w:val="4A86B385"/>
    <w:rsid w:val="4C41E00B"/>
    <w:rsid w:val="4C43F9E4"/>
    <w:rsid w:val="4C976ABB"/>
    <w:rsid w:val="4C9AC920"/>
    <w:rsid w:val="4CD5EFD6"/>
    <w:rsid w:val="4CE46DB9"/>
    <w:rsid w:val="4CE7FBB6"/>
    <w:rsid w:val="4D158E79"/>
    <w:rsid w:val="4D986DCF"/>
    <w:rsid w:val="4DFCB35E"/>
    <w:rsid w:val="4E646C70"/>
    <w:rsid w:val="4ED36169"/>
    <w:rsid w:val="4F0B9C80"/>
    <w:rsid w:val="4F0DA6B5"/>
    <w:rsid w:val="4F279403"/>
    <w:rsid w:val="4F2EC970"/>
    <w:rsid w:val="4FA780BF"/>
    <w:rsid w:val="4FCE516A"/>
    <w:rsid w:val="5054464A"/>
    <w:rsid w:val="5127E133"/>
    <w:rsid w:val="5132D654"/>
    <w:rsid w:val="51B60A36"/>
    <w:rsid w:val="52176EA3"/>
    <w:rsid w:val="527A63D5"/>
    <w:rsid w:val="5287AB26"/>
    <w:rsid w:val="52AEE558"/>
    <w:rsid w:val="52C1C339"/>
    <w:rsid w:val="53528D55"/>
    <w:rsid w:val="53AA0504"/>
    <w:rsid w:val="53DF4C0D"/>
    <w:rsid w:val="53EACCE5"/>
    <w:rsid w:val="540BB4BD"/>
    <w:rsid w:val="543F41A8"/>
    <w:rsid w:val="5469F884"/>
    <w:rsid w:val="5488DE0B"/>
    <w:rsid w:val="54BFBD74"/>
    <w:rsid w:val="5506ADA9"/>
    <w:rsid w:val="55B346F6"/>
    <w:rsid w:val="55DB57BA"/>
    <w:rsid w:val="567C8EA4"/>
    <w:rsid w:val="568DE601"/>
    <w:rsid w:val="56D4B621"/>
    <w:rsid w:val="5737EF1D"/>
    <w:rsid w:val="575569D3"/>
    <w:rsid w:val="578F6CE7"/>
    <w:rsid w:val="57D499C5"/>
    <w:rsid w:val="5834CB58"/>
    <w:rsid w:val="58AEE1FF"/>
    <w:rsid w:val="59239837"/>
    <w:rsid w:val="59330CF2"/>
    <w:rsid w:val="59485227"/>
    <w:rsid w:val="595E0054"/>
    <w:rsid w:val="59714E89"/>
    <w:rsid w:val="59B31C64"/>
    <w:rsid w:val="59D85A09"/>
    <w:rsid w:val="5A74BE06"/>
    <w:rsid w:val="5B2FE048"/>
    <w:rsid w:val="5B5A8182"/>
    <w:rsid w:val="5C68E0B4"/>
    <w:rsid w:val="5CAA3C17"/>
    <w:rsid w:val="5D0B3B85"/>
    <w:rsid w:val="5D91E86B"/>
    <w:rsid w:val="5DACD33C"/>
    <w:rsid w:val="5E2A701C"/>
    <w:rsid w:val="5EA33352"/>
    <w:rsid w:val="5ED0BB9A"/>
    <w:rsid w:val="5F02D342"/>
    <w:rsid w:val="5F14A124"/>
    <w:rsid w:val="5F520A4B"/>
    <w:rsid w:val="5F98FA51"/>
    <w:rsid w:val="5FB3679B"/>
    <w:rsid w:val="5FB430E8"/>
    <w:rsid w:val="5FE05DC5"/>
    <w:rsid w:val="6027135B"/>
    <w:rsid w:val="6050F548"/>
    <w:rsid w:val="6095A679"/>
    <w:rsid w:val="61396FEE"/>
    <w:rsid w:val="6173A3AE"/>
    <w:rsid w:val="617F247A"/>
    <w:rsid w:val="6184AA40"/>
    <w:rsid w:val="61D34305"/>
    <w:rsid w:val="620A2BAD"/>
    <w:rsid w:val="621E8388"/>
    <w:rsid w:val="6351A9AB"/>
    <w:rsid w:val="6358C868"/>
    <w:rsid w:val="63803964"/>
    <w:rsid w:val="643A0EC6"/>
    <w:rsid w:val="6457170B"/>
    <w:rsid w:val="648A066C"/>
    <w:rsid w:val="64A63F33"/>
    <w:rsid w:val="6547CA2A"/>
    <w:rsid w:val="65D0C417"/>
    <w:rsid w:val="65DF38DC"/>
    <w:rsid w:val="667DEB8F"/>
    <w:rsid w:val="66B36DCD"/>
    <w:rsid w:val="66BF5E91"/>
    <w:rsid w:val="670CA1BF"/>
    <w:rsid w:val="676FC94D"/>
    <w:rsid w:val="677D9D89"/>
    <w:rsid w:val="677FA8CB"/>
    <w:rsid w:val="687258EE"/>
    <w:rsid w:val="6A021CC1"/>
    <w:rsid w:val="6A0F60F6"/>
    <w:rsid w:val="6A55B1C6"/>
    <w:rsid w:val="6A5FA5DB"/>
    <w:rsid w:val="6ACD5D0D"/>
    <w:rsid w:val="6B8725C1"/>
    <w:rsid w:val="6BC8EF81"/>
    <w:rsid w:val="6C1C63B7"/>
    <w:rsid w:val="6CBD03A8"/>
    <w:rsid w:val="6D0B4433"/>
    <w:rsid w:val="6DC3BD35"/>
    <w:rsid w:val="6DF11C83"/>
    <w:rsid w:val="6E0978F2"/>
    <w:rsid w:val="6E1DC34B"/>
    <w:rsid w:val="6E45C657"/>
    <w:rsid w:val="6E6D8D51"/>
    <w:rsid w:val="6E77496E"/>
    <w:rsid w:val="6EA514AB"/>
    <w:rsid w:val="6EB395EF"/>
    <w:rsid w:val="6EC0AEAB"/>
    <w:rsid w:val="6F11ABE4"/>
    <w:rsid w:val="6F4328FC"/>
    <w:rsid w:val="6F526EF5"/>
    <w:rsid w:val="6F68417B"/>
    <w:rsid w:val="6F89D1FA"/>
    <w:rsid w:val="6FAF831F"/>
    <w:rsid w:val="6FAF8BD5"/>
    <w:rsid w:val="6FD94A87"/>
    <w:rsid w:val="700F586B"/>
    <w:rsid w:val="7016D599"/>
    <w:rsid w:val="703B1081"/>
    <w:rsid w:val="70AC12A6"/>
    <w:rsid w:val="70E75F22"/>
    <w:rsid w:val="70EA0CC2"/>
    <w:rsid w:val="71BB9832"/>
    <w:rsid w:val="71C6AB2B"/>
    <w:rsid w:val="71D438A0"/>
    <w:rsid w:val="721E8869"/>
    <w:rsid w:val="7229C6C6"/>
    <w:rsid w:val="723CF6A1"/>
    <w:rsid w:val="72B54DC6"/>
    <w:rsid w:val="7304118C"/>
    <w:rsid w:val="734FC812"/>
    <w:rsid w:val="737B9189"/>
    <w:rsid w:val="73965FA7"/>
    <w:rsid w:val="73F55B49"/>
    <w:rsid w:val="743D4550"/>
    <w:rsid w:val="746CB4BF"/>
    <w:rsid w:val="753E9934"/>
    <w:rsid w:val="756F2E55"/>
    <w:rsid w:val="75FCF07B"/>
    <w:rsid w:val="7671AFC4"/>
    <w:rsid w:val="76BEA09E"/>
    <w:rsid w:val="76C6971D"/>
    <w:rsid w:val="76DCBD47"/>
    <w:rsid w:val="7793D506"/>
    <w:rsid w:val="779CB6F6"/>
    <w:rsid w:val="77A32EE8"/>
    <w:rsid w:val="77CAED07"/>
    <w:rsid w:val="77F030CD"/>
    <w:rsid w:val="77FEE5F6"/>
    <w:rsid w:val="780EB470"/>
    <w:rsid w:val="78724F26"/>
    <w:rsid w:val="78F8C645"/>
    <w:rsid w:val="79D2E9C9"/>
    <w:rsid w:val="7ACE7D2F"/>
    <w:rsid w:val="7AF4FFCC"/>
    <w:rsid w:val="7B4E64F1"/>
    <w:rsid w:val="7B94C677"/>
    <w:rsid w:val="7BAD8B48"/>
    <w:rsid w:val="7BBB67F9"/>
    <w:rsid w:val="7D25E727"/>
    <w:rsid w:val="7DFD9B63"/>
    <w:rsid w:val="7E2C41FD"/>
    <w:rsid w:val="7E5A34E3"/>
    <w:rsid w:val="7ECF8443"/>
    <w:rsid w:val="7ED9EC8B"/>
    <w:rsid w:val="7F01934B"/>
    <w:rsid w:val="7F2EEB52"/>
    <w:rsid w:val="7F56039F"/>
    <w:rsid w:val="7F5CCFEF"/>
    <w:rsid w:val="7F9C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AF284"/>
  <w15:docId w15:val="{2A975DA8-3FC0-4A4D-8984-6D11ED64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1D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A617C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3A617C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A61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A617C"/>
    <w:rPr>
      <w:rFonts w:ascii="Tahoma" w:hAnsi="Tahoma" w:cs="Tahoma"/>
      <w:sz w:val="16"/>
      <w:szCs w:val="16"/>
    </w:rPr>
  </w:style>
  <w:style w:type="character" w:customStyle="1" w:styleId="TextodebaloChar1">
    <w:name w:val="Texto de balão Char1"/>
    <w:basedOn w:val="Fontepargpadro"/>
    <w:uiPriority w:val="99"/>
    <w:semiHidden/>
    <w:rsid w:val="00F9110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F9110C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C234FA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335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3350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4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09D5A-AB73-46DD-B8E0-A2E36435A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1</Pages>
  <Words>13912</Words>
  <Characters>75129</Characters>
  <Application>Microsoft Office Word</Application>
  <DocSecurity>0</DocSecurity>
  <Lines>626</Lines>
  <Paragraphs>177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88864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Barreto</dc:creator>
  <cp:keywords/>
  <cp:lastModifiedBy>User</cp:lastModifiedBy>
  <cp:revision>705</cp:revision>
  <cp:lastPrinted>2010-09-26T13:39:00Z</cp:lastPrinted>
  <dcterms:created xsi:type="dcterms:W3CDTF">2026-03-29T11:27:00Z</dcterms:created>
  <dcterms:modified xsi:type="dcterms:W3CDTF">2026-07-11T14:50:00Z</dcterms:modified>
</cp:coreProperties>
</file>