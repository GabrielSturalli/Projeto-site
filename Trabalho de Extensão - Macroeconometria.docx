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D6CB" w14:textId="4FC2CED7" w:rsidR="00BD7A0C" w:rsidRPr="00BD7A0C" w:rsidRDefault="00BC7063" w:rsidP="00AB0BD7">
      <w:pPr>
        <w:jc w:val="center"/>
        <w:rPr>
          <w:rFonts w:cs="Arial"/>
          <w:sz w:val="16"/>
          <w:szCs w:val="16"/>
          <w:lang w:eastAsia="pt-BR"/>
        </w:rPr>
      </w:pPr>
      <w:r>
        <w:rPr>
          <w:rStyle w:val="normaltextrun"/>
          <w:rFonts w:ascii="Dosis" w:hAnsi="Dosis"/>
          <w:b/>
          <w:bCs/>
          <w:color w:val="01A77F"/>
          <w:sz w:val="32"/>
          <w:szCs w:val="32"/>
          <w:shd w:val="clear" w:color="auto" w:fill="FFFFFF"/>
        </w:rPr>
        <w:t xml:space="preserve">Aplicação da Metodologia Box &amp; Jenkins e do Modelo de Defasagem </w:t>
      </w:r>
      <w:r w:rsidR="00AB0BD7">
        <w:rPr>
          <w:rStyle w:val="normaltextrun"/>
          <w:rFonts w:ascii="Dosis" w:hAnsi="Dosis"/>
          <w:b/>
          <w:bCs/>
          <w:color w:val="01A77F"/>
          <w:sz w:val="32"/>
          <w:szCs w:val="32"/>
          <w:shd w:val="clear" w:color="auto" w:fill="FFFFFF"/>
        </w:rPr>
        <w:t xml:space="preserve">Distribuída </w:t>
      </w:r>
      <w:proofErr w:type="spellStart"/>
      <w:r w:rsidR="00AB0BD7">
        <w:rPr>
          <w:rStyle w:val="normaltextrun"/>
          <w:rFonts w:ascii="Dosis" w:hAnsi="Dosis"/>
          <w:b/>
          <w:bCs/>
          <w:color w:val="01A77F"/>
          <w:sz w:val="32"/>
          <w:szCs w:val="32"/>
          <w:shd w:val="clear" w:color="auto" w:fill="FFFFFF"/>
        </w:rPr>
        <w:t>Autoregressivo</w:t>
      </w:r>
      <w:proofErr w:type="spellEnd"/>
      <w:r w:rsidR="00AB0BD7">
        <w:rPr>
          <w:rStyle w:val="normaltextrun"/>
          <w:rFonts w:ascii="Dosis" w:hAnsi="Dosis"/>
          <w:b/>
          <w:bCs/>
          <w:color w:val="01A77F"/>
          <w:sz w:val="32"/>
          <w:szCs w:val="32"/>
          <w:shd w:val="clear" w:color="auto" w:fill="FFFFFF"/>
        </w:rPr>
        <w:t xml:space="preserve"> para o IPCA de Artigos de Residência</w:t>
      </w:r>
    </w:p>
    <w:p w14:paraId="0E93281C" w14:textId="77777777" w:rsidR="00BD7A0C" w:rsidRDefault="00BD7A0C" w:rsidP="00547286">
      <w:pPr>
        <w:pStyle w:val="Ttulo2"/>
        <w:rPr>
          <w:noProof/>
          <w:lang w:eastAsia="pt-BR"/>
        </w:rPr>
      </w:pPr>
    </w:p>
    <w:p w14:paraId="419FFBF0" w14:textId="3C6C5516" w:rsidR="00AB0BD7" w:rsidRPr="00AB0BD7" w:rsidRDefault="00547286" w:rsidP="00857BAD">
      <w:pPr>
        <w:pStyle w:val="Ttulo2"/>
        <w:rPr>
          <w:noProof/>
          <w:lang w:eastAsia="pt-BR"/>
        </w:rPr>
      </w:pPr>
      <w:r>
        <w:rPr>
          <w:noProof/>
          <w:lang w:eastAsia="pt-BR"/>
        </w:rPr>
        <w:t>Parte I – Previsão do comportamento da inflação medida sobre o</w:t>
      </w:r>
      <w:r w:rsidR="004061EF">
        <w:rPr>
          <w:noProof/>
          <w:lang w:eastAsia="pt-BR"/>
        </w:rPr>
        <w:t xml:space="preserve"> IPCA de</w:t>
      </w:r>
      <w:r>
        <w:rPr>
          <w:noProof/>
          <w:lang w:eastAsia="pt-BR"/>
        </w:rPr>
        <w:t xml:space="preserve"> Artigos de Residência, a partir da Metodologia Box &amp; Jenkins.</w:t>
      </w:r>
    </w:p>
    <w:p w14:paraId="133CC344" w14:textId="4E0FC01F" w:rsidR="174209B9" w:rsidRDefault="174209B9" w:rsidP="174209B9">
      <w:pPr>
        <w:pStyle w:val="Ttulo3"/>
        <w:jc w:val="both"/>
        <w:rPr>
          <w:lang w:eastAsia="pt-BR"/>
        </w:rPr>
      </w:pPr>
      <w:r w:rsidRPr="174209B9">
        <w:rPr>
          <w:lang w:eastAsia="pt-BR"/>
        </w:rPr>
        <w:t>Introdução do Modelo Box &amp; Jenkins</w:t>
      </w:r>
    </w:p>
    <w:p w14:paraId="49735504" w14:textId="77777777" w:rsidR="00547286" w:rsidRPr="00C8067F" w:rsidRDefault="00547286" w:rsidP="003E2671">
      <w:pPr>
        <w:jc w:val="both"/>
      </w:pPr>
      <w:r w:rsidRPr="00C8067F">
        <w:t>O presente trabalho utiliza a metodologia Box-Jenkins para modelagem de séries temporais por meio de modelos ARIMA. O objetivo principal dessa metodologia é identificar padrões temporais presentes nos dados, permitindo compreender o comportamento da série e realizar previsões estatisticamente consistentes.</w:t>
      </w:r>
    </w:p>
    <w:p w14:paraId="68914F58" w14:textId="77777777" w:rsidR="00547286" w:rsidRPr="00C8067F" w:rsidRDefault="00547286" w:rsidP="003E2671">
      <w:pPr>
        <w:jc w:val="both"/>
      </w:pPr>
      <w:r>
        <w:t xml:space="preserve">A </w:t>
      </w:r>
      <w:r w:rsidRPr="00C8067F">
        <w:t>metodologia Box-Jenkins possui quatro etapas principais:</w:t>
      </w:r>
    </w:p>
    <w:p w14:paraId="299DDB75" w14:textId="77777777" w:rsidR="00547286" w:rsidRPr="00C8067F" w:rsidRDefault="00547286" w:rsidP="003E2671">
      <w:pPr>
        <w:numPr>
          <w:ilvl w:val="0"/>
          <w:numId w:val="3"/>
        </w:numPr>
        <w:jc w:val="both"/>
      </w:pPr>
      <w:r w:rsidRPr="00C8067F">
        <w:t>Identificação;</w:t>
      </w:r>
    </w:p>
    <w:p w14:paraId="27F8CDFB" w14:textId="77777777" w:rsidR="00547286" w:rsidRPr="00C8067F" w:rsidRDefault="00547286" w:rsidP="003E2671">
      <w:pPr>
        <w:numPr>
          <w:ilvl w:val="0"/>
          <w:numId w:val="3"/>
        </w:numPr>
        <w:jc w:val="both"/>
      </w:pPr>
      <w:r w:rsidRPr="00C8067F">
        <w:t>Estimação;</w:t>
      </w:r>
    </w:p>
    <w:p w14:paraId="0F02CBB0" w14:textId="77777777" w:rsidR="00547286" w:rsidRPr="00C8067F" w:rsidRDefault="00547286" w:rsidP="003E2671">
      <w:pPr>
        <w:numPr>
          <w:ilvl w:val="0"/>
          <w:numId w:val="3"/>
        </w:numPr>
        <w:jc w:val="both"/>
      </w:pPr>
      <w:r w:rsidRPr="00C8067F">
        <w:t>Verificação de diagnóstico;</w:t>
      </w:r>
    </w:p>
    <w:p w14:paraId="794CC692" w14:textId="77777777" w:rsidR="00547286" w:rsidRPr="00C8067F" w:rsidRDefault="00547286" w:rsidP="003E2671">
      <w:pPr>
        <w:numPr>
          <w:ilvl w:val="0"/>
          <w:numId w:val="3"/>
        </w:numPr>
        <w:jc w:val="both"/>
      </w:pPr>
      <w:r w:rsidRPr="00C8067F">
        <w:t>Previsão.</w:t>
      </w:r>
    </w:p>
    <w:p w14:paraId="091CA7E4" w14:textId="37FB5E4D" w:rsidR="00D3338F" w:rsidRPr="00857BAD" w:rsidRDefault="00547286" w:rsidP="174209B9">
      <w:pPr>
        <w:pStyle w:val="Ttulo3"/>
        <w:jc w:val="both"/>
        <w:rPr>
          <w:rFonts w:ascii="Poppins" w:eastAsiaTheme="minorHAnsi" w:hAnsi="Poppins" w:cstheme="minorBidi"/>
          <w:color w:val="auto"/>
          <w:sz w:val="22"/>
          <w:szCs w:val="22"/>
        </w:rPr>
      </w:pPr>
      <w:r w:rsidRPr="00547286">
        <w:rPr>
          <w:rFonts w:ascii="Poppins" w:eastAsiaTheme="minorHAnsi" w:hAnsi="Poppins" w:cstheme="minorBidi"/>
          <w:color w:val="auto"/>
          <w:sz w:val="22"/>
          <w:szCs w:val="22"/>
        </w:rPr>
        <w:t xml:space="preserve">Utilizamos o modelo ARIMA porque </w:t>
      </w:r>
      <w:r>
        <w:rPr>
          <w:rFonts w:ascii="Poppins" w:eastAsiaTheme="minorHAnsi" w:hAnsi="Poppins" w:cstheme="minorBidi"/>
          <w:color w:val="auto"/>
          <w:sz w:val="22"/>
          <w:szCs w:val="22"/>
        </w:rPr>
        <w:t xml:space="preserve">nos </w:t>
      </w:r>
      <w:r w:rsidRPr="00547286">
        <w:rPr>
          <w:rFonts w:ascii="Poppins" w:eastAsiaTheme="minorHAnsi" w:hAnsi="Poppins" w:cstheme="minorBidi"/>
          <w:color w:val="auto"/>
          <w:sz w:val="22"/>
          <w:szCs w:val="22"/>
        </w:rPr>
        <w:t xml:space="preserve">permite captar relações dinâmicas entre os valores passados e presentes de uma variável econômica. </w:t>
      </w:r>
    </w:p>
    <w:p w14:paraId="660FBAA3" w14:textId="28E58B45" w:rsidR="174209B9" w:rsidRDefault="174209B9" w:rsidP="174209B9">
      <w:pPr>
        <w:pStyle w:val="Ttulo3"/>
        <w:jc w:val="both"/>
        <w:rPr>
          <w:lang w:eastAsia="pt-BR"/>
        </w:rPr>
      </w:pPr>
      <w:r w:rsidRPr="174209B9">
        <w:rPr>
          <w:lang w:eastAsia="pt-BR"/>
        </w:rPr>
        <w:t>Análise Inicial da Série Temporal</w:t>
      </w:r>
    </w:p>
    <w:p w14:paraId="2350E9F2" w14:textId="47327B1B" w:rsidR="00547286" w:rsidRDefault="174209B9" w:rsidP="003E2671">
      <w:pPr>
        <w:jc w:val="both"/>
      </w:pPr>
      <w:r>
        <w:t>O primeiro passo do procedimento econométrico consistiu na análise da série temporal original.</w:t>
      </w:r>
    </w:p>
    <w:p w14:paraId="722BB5B6" w14:textId="77777777" w:rsidR="00547286" w:rsidRDefault="00547286" w:rsidP="003E2671">
      <w:pPr>
        <w:jc w:val="both"/>
      </w:pPr>
      <w:r>
        <w:t>Em modelos de séries temporais, é necessário verificar se a série é estacionária. Uma série estacionária é aquela cuja média, variância e estrutura de correlação permanecem relativamente constantes ao longo do tempo.</w:t>
      </w:r>
    </w:p>
    <w:p w14:paraId="11E70E4A" w14:textId="77777777" w:rsidR="00547286" w:rsidRDefault="00547286" w:rsidP="003E2671">
      <w:pPr>
        <w:jc w:val="both"/>
      </w:pPr>
      <w:r>
        <w:t>Em geral:</w:t>
      </w:r>
    </w:p>
    <w:p w14:paraId="681BFA6E" w14:textId="77777777" w:rsidR="00547286" w:rsidRDefault="00547286" w:rsidP="003E2671">
      <w:pPr>
        <w:jc w:val="both"/>
      </w:pPr>
      <w:r>
        <w:t>•</w:t>
      </w:r>
      <w:r>
        <w:tab/>
        <w:t>a série não pode apresentar crescimento explosivo;</w:t>
      </w:r>
    </w:p>
    <w:p w14:paraId="14634E17" w14:textId="77777777" w:rsidR="00547286" w:rsidRDefault="00547286" w:rsidP="003E2671">
      <w:pPr>
        <w:jc w:val="both"/>
      </w:pPr>
      <w:r>
        <w:t>•</w:t>
      </w:r>
      <w:r>
        <w:tab/>
        <w:t>não pode possuir tendência persistente;</w:t>
      </w:r>
    </w:p>
    <w:p w14:paraId="40B7930F" w14:textId="77777777" w:rsidR="00547286" w:rsidRDefault="00547286" w:rsidP="003E2671">
      <w:pPr>
        <w:jc w:val="both"/>
      </w:pPr>
      <w:r>
        <w:t>•</w:t>
      </w:r>
      <w:r>
        <w:tab/>
        <w:t>deve oscilar em torno de um comportamento relativamente estável.</w:t>
      </w:r>
    </w:p>
    <w:p w14:paraId="5D9183F5" w14:textId="58DEEC57" w:rsidR="00547286" w:rsidRDefault="00547286" w:rsidP="003E2671">
      <w:pPr>
        <w:jc w:val="both"/>
      </w:pPr>
      <w:r>
        <w:lastRenderedPageBreak/>
        <w:t xml:space="preserve">Isso é importante porque os modelos ARIMA pressupõem </w:t>
      </w:r>
      <w:proofErr w:type="spellStart"/>
      <w:r>
        <w:t>estacionari</w:t>
      </w:r>
      <w:r w:rsidR="00612753">
        <w:t>e</w:t>
      </w:r>
      <w:r w:rsidR="00D3338F">
        <w:t>dade</w:t>
      </w:r>
      <w:proofErr w:type="spellEnd"/>
      <w:r w:rsidR="00D3338F">
        <w:t xml:space="preserve"> </w:t>
      </w:r>
      <w:r>
        <w:t>para que os parâmetros estimados sejam válidos.</w:t>
      </w:r>
    </w:p>
    <w:p w14:paraId="4B5EF6F2" w14:textId="32804238" w:rsidR="00547286" w:rsidRDefault="00547286" w:rsidP="003E2671">
      <w:pPr>
        <w:jc w:val="both"/>
      </w:pPr>
      <w:r>
        <w:t>Segundo a metodologia Box-Jenkins, séries não estacionárias apresentam memória longa e forte dependência temporal, fazendo com que os choques do passado permaneçam influenciando os valores futuros durante longos períodos.</w:t>
      </w:r>
    </w:p>
    <w:p w14:paraId="07D4429A" w14:textId="3E970C73" w:rsidR="00547286" w:rsidRDefault="00547286" w:rsidP="003E2671">
      <w:pPr>
        <w:pStyle w:val="Ttulo3"/>
        <w:jc w:val="both"/>
        <w:rPr>
          <w:lang w:eastAsia="pt-BR"/>
        </w:rPr>
      </w:pPr>
      <w:proofErr w:type="spellStart"/>
      <w:r>
        <w:rPr>
          <w:lang w:eastAsia="pt-BR"/>
        </w:rPr>
        <w:t>Estacionariedade</w:t>
      </w:r>
      <w:proofErr w:type="spellEnd"/>
    </w:p>
    <w:p w14:paraId="63369727" w14:textId="77777777" w:rsidR="00547286" w:rsidRPr="00C8067F" w:rsidRDefault="00547286" w:rsidP="003E2671">
      <w:pPr>
        <w:jc w:val="both"/>
      </w:pPr>
      <w:r w:rsidRPr="00C8067F">
        <w:t>Como a série original era não estacionária, foi necessário aplicar uma transformação para torná-la estacionária.</w:t>
      </w:r>
    </w:p>
    <w:p w14:paraId="190D8FAE" w14:textId="14F16CD1" w:rsidR="00547286" w:rsidRPr="00C8067F" w:rsidRDefault="00547286" w:rsidP="003E2671">
      <w:pPr>
        <w:jc w:val="both"/>
      </w:pPr>
      <w:r w:rsidRPr="00C8067F">
        <w:t>A técnica utilizada foi a primeira diferença.</w:t>
      </w:r>
    </w:p>
    <w:p w14:paraId="384DD2B7" w14:textId="750BF448" w:rsidR="00547286" w:rsidRPr="00C8067F" w:rsidRDefault="00547286" w:rsidP="003E2671">
      <w:pPr>
        <w:jc w:val="both"/>
      </w:pPr>
      <w:r w:rsidRPr="00C8067F">
        <w:t>Matematicamente</w:t>
      </w:r>
      <w:r>
        <w:t>, a primeira diferença é representada por</w:t>
      </w:r>
      <w:r w:rsidRPr="00C8067F">
        <w:t>:</w:t>
      </w:r>
    </w:p>
    <w:p w14:paraId="1C997B6B" w14:textId="3C73EBE9" w:rsidR="00547286" w:rsidRPr="00C8067F" w:rsidRDefault="005A2CCF" w:rsidP="006429FB">
      <w:pPr>
        <w:jc w:val="center"/>
      </w:pPr>
      <w:r>
        <w:rPr>
          <w:rFonts w:cs="Poppins"/>
        </w:rPr>
        <w:t>∆</w:t>
      </w:r>
      <w:proofErr w:type="spellStart"/>
      <w:r w:rsidR="00547286" w:rsidRPr="00C8067F">
        <w:t>Y</w:t>
      </w:r>
      <w:r w:rsidR="00547286" w:rsidRPr="005A2CCF">
        <w:rPr>
          <w:vertAlign w:val="subscript"/>
        </w:rPr>
        <w:t>t</w:t>
      </w:r>
      <w:proofErr w:type="spellEnd"/>
      <w:r w:rsidR="00547286" w:rsidRPr="00C8067F">
        <w:t xml:space="preserve"> = </w:t>
      </w:r>
      <w:proofErr w:type="spellStart"/>
      <w:r w:rsidR="00547286" w:rsidRPr="00C8067F">
        <w:t>Y</w:t>
      </w:r>
      <w:r w:rsidR="00547286" w:rsidRPr="005A2CCF">
        <w:rPr>
          <w:vertAlign w:val="subscript"/>
        </w:rPr>
        <w:t>t</w:t>
      </w:r>
      <w:proofErr w:type="spellEnd"/>
      <w:r w:rsidR="00547286" w:rsidRPr="00C8067F">
        <w:t xml:space="preserve"> − Y</w:t>
      </w:r>
      <w:r w:rsidR="00547286" w:rsidRPr="005A2CCF">
        <w:rPr>
          <w:vertAlign w:val="subscript"/>
        </w:rPr>
        <w:t>t−1</w:t>
      </w:r>
    </w:p>
    <w:p w14:paraId="47206F8B" w14:textId="77777777" w:rsidR="00547286" w:rsidRPr="00C8067F" w:rsidRDefault="174209B9" w:rsidP="003E2671">
      <w:pPr>
        <w:jc w:val="both"/>
      </w:pPr>
      <w:r>
        <w:t>Isso significa que, ao invés de trabalhar com o valor original da variável, passou-se a analisar sua variação entre dois períodos consecutivos.</w:t>
      </w:r>
    </w:p>
    <w:p w14:paraId="5484FD0E" w14:textId="3A3DA694" w:rsidR="00547286" w:rsidRPr="00C8067F" w:rsidRDefault="174209B9" w:rsidP="003E2671">
      <w:pPr>
        <w:jc w:val="both"/>
      </w:pPr>
      <w:r>
        <w:t xml:space="preserve">A diferenciação remove tendências e reduz a persistência temporal da série. Após a aplicação da primeira diferença, a série tornou-se estacionária. Dessa forma, conclui-se que a série é integrada de ordem 1, isto é, </w:t>
      </w:r>
      <w:r w:rsidR="00B56ABA">
        <w:t>I</w:t>
      </w:r>
      <w:r w:rsidR="00153563">
        <w:t xml:space="preserve"> (</w:t>
      </w:r>
      <w:r>
        <w:t xml:space="preserve">1). </w:t>
      </w:r>
      <w:r w:rsidR="29C42A12">
        <w:t xml:space="preserve">No modelo ARIMA, temos </w:t>
      </w:r>
      <w:r w:rsidR="29C42A12" w:rsidRPr="00B56ABA">
        <w:t>d=1</w:t>
      </w:r>
      <w:r w:rsidR="29C42A12">
        <w:t xml:space="preserve">, onde d representa o número de diferenças necessárias para </w:t>
      </w:r>
      <w:r w:rsidR="00B56ABA">
        <w:t xml:space="preserve">tornar </w:t>
      </w:r>
      <w:r w:rsidR="29C42A12">
        <w:t>a série</w:t>
      </w:r>
      <w:r w:rsidR="00B56ABA">
        <w:t xml:space="preserve"> estacionária</w:t>
      </w:r>
      <w:r w:rsidR="29C42A12">
        <w:t>.</w:t>
      </w:r>
    </w:p>
    <w:p w14:paraId="1804EF10" w14:textId="77777777" w:rsidR="003E2671" w:rsidRDefault="00EC5D0E" w:rsidP="003E2671">
      <w:pPr>
        <w:jc w:val="both"/>
        <w:rPr>
          <w:rFonts w:ascii="Dosis" w:eastAsiaTheme="majorEastAsia" w:hAnsi="Dosis" w:cstheme="majorBidi"/>
          <w:color w:val="01A77F"/>
          <w:sz w:val="24"/>
          <w:szCs w:val="24"/>
          <w:lang w:eastAsia="pt-BR"/>
        </w:rPr>
      </w:pPr>
      <w:proofErr w:type="spellStart"/>
      <w:r w:rsidRPr="00EC5D0E">
        <w:rPr>
          <w:rFonts w:ascii="Dosis" w:eastAsiaTheme="majorEastAsia" w:hAnsi="Dosis" w:cstheme="majorBidi"/>
          <w:color w:val="01A77F"/>
          <w:sz w:val="24"/>
          <w:szCs w:val="24"/>
          <w:lang w:eastAsia="pt-BR"/>
        </w:rPr>
        <w:t>Correlograma</w:t>
      </w:r>
      <w:proofErr w:type="spellEnd"/>
      <w:r w:rsidRPr="00EC5D0E">
        <w:rPr>
          <w:rFonts w:ascii="Dosis" w:eastAsiaTheme="majorEastAsia" w:hAnsi="Dosis" w:cstheme="majorBidi"/>
          <w:color w:val="01A77F"/>
          <w:sz w:val="24"/>
          <w:szCs w:val="24"/>
          <w:lang w:eastAsia="pt-BR"/>
        </w:rPr>
        <w:t xml:space="preserve"> – FAC e FACP</w:t>
      </w:r>
    </w:p>
    <w:p w14:paraId="38D48713" w14:textId="4FD9F83B" w:rsidR="00EC5D0E" w:rsidRPr="00EC5D0E" w:rsidRDefault="174209B9" w:rsidP="003E2671">
      <w:pPr>
        <w:jc w:val="both"/>
      </w:pPr>
      <w:r>
        <w:t xml:space="preserve">Após </w:t>
      </w:r>
      <w:proofErr w:type="spellStart"/>
      <w:r>
        <w:t>estacionarizar</w:t>
      </w:r>
      <w:proofErr w:type="spellEnd"/>
      <w:r>
        <w:t xml:space="preserve"> a série, realizou-se a análise do </w:t>
      </w:r>
      <w:proofErr w:type="spellStart"/>
      <w:r>
        <w:t>correlograma</w:t>
      </w:r>
      <w:proofErr w:type="spellEnd"/>
      <w:r>
        <w:t xml:space="preserve">, </w:t>
      </w:r>
      <w:r w:rsidR="7D587185">
        <w:t xml:space="preserve">o </w:t>
      </w:r>
      <w:r w:rsidR="5DDF97CE">
        <w:t>qual é</w:t>
      </w:r>
      <w:r>
        <w:t xml:space="preserve"> composto </w:t>
      </w:r>
      <w:r w:rsidR="00747E26">
        <w:t>pelas</w:t>
      </w:r>
      <w:r>
        <w:t>:</w:t>
      </w:r>
    </w:p>
    <w:p w14:paraId="4C4EB75F" w14:textId="10BF92D3" w:rsidR="00EC5D0E" w:rsidRDefault="00EC5D0E" w:rsidP="003E2671">
      <w:pPr>
        <w:jc w:val="both"/>
      </w:pPr>
      <w:r>
        <w:t>•</w:t>
      </w:r>
      <w:r>
        <w:tab/>
        <w:t>FAC (Função de Autocorrelação)</w:t>
      </w:r>
    </w:p>
    <w:p w14:paraId="02DD9EB1" w14:textId="77777777" w:rsidR="00EC5D0E" w:rsidRDefault="00EC5D0E" w:rsidP="003E2671">
      <w:pPr>
        <w:jc w:val="both"/>
      </w:pPr>
      <w:r>
        <w:t>•</w:t>
      </w:r>
      <w:r>
        <w:tab/>
        <w:t>FACP (Função de Autocorrelação Parcial).</w:t>
      </w:r>
    </w:p>
    <w:p w14:paraId="043B0B2C" w14:textId="2157FFB6" w:rsidR="00EC5D0E" w:rsidRDefault="00EC5D0E" w:rsidP="003E2671">
      <w:pPr>
        <w:jc w:val="both"/>
      </w:pPr>
      <w:r>
        <w:t>O objetivo dessa etapa é identificar a existência de dependência temporal na série. Em termos simples, busca-se verificar se os valores passados ajudam a explicar os valores atuais. A FAC mede a correlação total entre os períodos. Já a FACP mede a correlação “pura”, eliminando os efeitos intermediários das demais defasagens.</w:t>
      </w:r>
    </w:p>
    <w:p w14:paraId="5DB514B2" w14:textId="0D23C359" w:rsidR="00EC5D0E" w:rsidRDefault="174209B9" w:rsidP="003E2671">
      <w:pPr>
        <w:jc w:val="both"/>
      </w:pPr>
      <w:r>
        <w:lastRenderedPageBreak/>
        <w:t xml:space="preserve">O comportamento gráfico da FAC e da FACP auxilia na identificação dos componentes autorregressivos e de médias móveis do modelo. Durante a análise do </w:t>
      </w:r>
      <w:proofErr w:type="spellStart"/>
      <w:r>
        <w:t>correlograma</w:t>
      </w:r>
      <w:proofErr w:type="spellEnd"/>
      <w:r>
        <w:t>, observou-se que algumas autocorrelações ficaram fora do intervalo de confiança. Isso indica que havia autocorrelação estatisticamente significativa.</w:t>
      </w:r>
    </w:p>
    <w:p w14:paraId="3892F106" w14:textId="64967D0F" w:rsidR="00EC5D0E" w:rsidRDefault="00EC5D0E" w:rsidP="003E2671">
      <w:pPr>
        <w:jc w:val="both"/>
      </w:pPr>
      <w:r>
        <w:t>Esse resultado indicou a necessidade de estimar modelos ARIMA capazes de capturar essa dependência temporal, para isso, foi utilizado o ARIMA degenerado.</w:t>
      </w:r>
    </w:p>
    <w:p w14:paraId="58BF1FD4" w14:textId="77777777" w:rsidR="003E2671" w:rsidRDefault="00EC5D0E" w:rsidP="003E2671">
      <w:pPr>
        <w:jc w:val="both"/>
        <w:rPr>
          <w:rFonts w:ascii="Dosis" w:eastAsiaTheme="majorEastAsia" w:hAnsi="Dosis" w:cstheme="majorBidi"/>
          <w:color w:val="01A77F"/>
          <w:sz w:val="24"/>
          <w:szCs w:val="24"/>
          <w:lang w:eastAsia="pt-BR"/>
        </w:rPr>
      </w:pPr>
      <w:r w:rsidRPr="00EC5D0E">
        <w:rPr>
          <w:rFonts w:ascii="Dosis" w:eastAsiaTheme="majorEastAsia" w:hAnsi="Dosis" w:cstheme="majorBidi"/>
          <w:color w:val="01A77F"/>
          <w:sz w:val="24"/>
          <w:szCs w:val="24"/>
          <w:lang w:eastAsia="pt-BR"/>
        </w:rPr>
        <w:t>Construção dos Modelos ARIMA</w:t>
      </w:r>
    </w:p>
    <w:p w14:paraId="6284A52D" w14:textId="35E2CC29" w:rsidR="00EC5D0E" w:rsidRPr="00EC5D0E" w:rsidRDefault="00EC5D0E" w:rsidP="003E2671">
      <w:pPr>
        <w:jc w:val="both"/>
        <w:rPr>
          <w:rFonts w:ascii="Dosis" w:eastAsiaTheme="majorEastAsia" w:hAnsi="Dosis" w:cstheme="majorBidi"/>
          <w:color w:val="01A77F"/>
          <w:sz w:val="24"/>
          <w:szCs w:val="24"/>
          <w:lang w:eastAsia="pt-BR"/>
        </w:rPr>
      </w:pPr>
      <w:r>
        <w:t xml:space="preserve">Após a identificação da </w:t>
      </w:r>
      <w:proofErr w:type="spellStart"/>
      <w:r>
        <w:t>estacionariedade</w:t>
      </w:r>
      <w:proofErr w:type="spellEnd"/>
      <w:r>
        <w:t xml:space="preserve"> e da estrutura de autocorrelação da série, iniciou-se a etapa de estimação dos modelos.</w:t>
      </w:r>
    </w:p>
    <w:p w14:paraId="15C18C30" w14:textId="77777777" w:rsidR="00EC5D0E" w:rsidRDefault="00EC5D0E" w:rsidP="003E2671">
      <w:pPr>
        <w:jc w:val="both"/>
      </w:pPr>
      <w:r>
        <w:t>Os modelos estimados seguiram a estrutura ARIMA(</w:t>
      </w:r>
      <w:proofErr w:type="spellStart"/>
      <w:r>
        <w:t>p,d,q</w:t>
      </w:r>
      <w:proofErr w:type="spellEnd"/>
      <w:r>
        <w:t>).</w:t>
      </w:r>
    </w:p>
    <w:p w14:paraId="3D2BC2F0" w14:textId="77777777" w:rsidR="00EC5D0E" w:rsidRDefault="00EC5D0E" w:rsidP="003E2671">
      <w:pPr>
        <w:jc w:val="both"/>
      </w:pPr>
      <w:r>
        <w:t>Onde:</w:t>
      </w:r>
    </w:p>
    <w:p w14:paraId="52E23F30" w14:textId="77777777" w:rsidR="00EC5D0E" w:rsidRDefault="00EC5D0E" w:rsidP="003E2671">
      <w:pPr>
        <w:jc w:val="both"/>
      </w:pPr>
      <w:r>
        <w:t>•</w:t>
      </w:r>
      <w:r>
        <w:tab/>
        <w:t>p = número de termos autorregressivos (AR);</w:t>
      </w:r>
    </w:p>
    <w:p w14:paraId="4C9EF1A6" w14:textId="77777777" w:rsidR="00EC5D0E" w:rsidRDefault="00EC5D0E" w:rsidP="003E2671">
      <w:pPr>
        <w:jc w:val="both"/>
      </w:pPr>
      <w:r>
        <w:t>•</w:t>
      </w:r>
      <w:r>
        <w:tab/>
        <w:t>d = número de diferenças aplicadas;</w:t>
      </w:r>
    </w:p>
    <w:p w14:paraId="08A945A6" w14:textId="77777777" w:rsidR="00EC5D0E" w:rsidRDefault="00EC5D0E" w:rsidP="003E2671">
      <w:pPr>
        <w:jc w:val="both"/>
      </w:pPr>
      <w:r>
        <w:t>•</w:t>
      </w:r>
      <w:r>
        <w:tab/>
        <w:t>q = número de termos de médias móveis (MA).</w:t>
      </w:r>
    </w:p>
    <w:p w14:paraId="486D655B" w14:textId="7D7C1C16" w:rsidR="00547286" w:rsidRPr="00547286" w:rsidRDefault="00EC5D0E" w:rsidP="003E2671">
      <w:pPr>
        <w:jc w:val="both"/>
      </w:pPr>
      <w:r>
        <w:t>O componente autorregressivo (AR) representa a influência dos valores passados da própria variável. Já o componente de médias móveis (MA) representa a influência dos erros passados sobre o comportamento atual da série.</w:t>
      </w:r>
      <w:r w:rsidR="003E2671">
        <w:t xml:space="preserve"> </w:t>
      </w:r>
      <w:r w:rsidR="68139862">
        <w:t xml:space="preserve">O componente d tem como </w:t>
      </w:r>
      <w:r w:rsidR="2539657B">
        <w:t xml:space="preserve">função </w:t>
      </w:r>
      <w:r w:rsidR="0BFFD781">
        <w:t xml:space="preserve">demonstrar o </w:t>
      </w:r>
      <w:r w:rsidR="41A3C991">
        <w:t xml:space="preserve">número de diferenças </w:t>
      </w:r>
      <w:r w:rsidR="5CC9D0F7">
        <w:t xml:space="preserve">aplicadas para </w:t>
      </w:r>
      <w:r w:rsidR="71FC27CF">
        <w:t>deixar</w:t>
      </w:r>
      <w:r w:rsidR="4D55D6FF">
        <w:t xml:space="preserve"> </w:t>
      </w:r>
      <w:r w:rsidR="2A6598B0">
        <w:t xml:space="preserve">a </w:t>
      </w:r>
      <w:r w:rsidR="68D85AD3">
        <w:t>série</w:t>
      </w:r>
      <w:r w:rsidR="71FC27CF">
        <w:t xml:space="preserve"> de tempo </w:t>
      </w:r>
      <w:r w:rsidR="40E6E699">
        <w:t>estacionária.</w:t>
      </w:r>
      <w:r w:rsidR="300ACB4F">
        <w:t xml:space="preserve"> </w:t>
      </w:r>
      <w:r>
        <w:t>Como a série já havia sido diferenciada uma vez</w:t>
      </w:r>
      <w:r w:rsidR="63DEE465">
        <w:t xml:space="preserve"> adotou-se d = 1</w:t>
      </w:r>
      <w:r w:rsidR="1BF8822A">
        <w:t xml:space="preserve">. </w:t>
      </w:r>
      <w:r>
        <w:br/>
        <w:t>Assim, diferentes combinações de p</w:t>
      </w:r>
      <w:r w:rsidR="003E2671">
        <w:t xml:space="preserve"> (fatores autorregressivos)</w:t>
      </w:r>
      <w:r>
        <w:t xml:space="preserve"> e q</w:t>
      </w:r>
      <w:r w:rsidR="003E2671">
        <w:t xml:space="preserve"> (fatores de médias móveis)</w:t>
      </w:r>
      <w:r>
        <w:t xml:space="preserve"> foram testadas.</w:t>
      </w:r>
    </w:p>
    <w:p w14:paraId="12DFB4C3" w14:textId="44A63004" w:rsidR="00547286" w:rsidRDefault="00EC5D0E" w:rsidP="003E2671">
      <w:pPr>
        <w:pStyle w:val="Ttulo2"/>
        <w:jc w:val="both"/>
        <w:rPr>
          <w:sz w:val="24"/>
          <w:szCs w:val="24"/>
          <w:lang w:eastAsia="pt-BR"/>
        </w:rPr>
      </w:pPr>
      <w:r w:rsidRPr="00EC5D0E">
        <w:rPr>
          <w:sz w:val="24"/>
          <w:szCs w:val="24"/>
          <w:lang w:eastAsia="pt-BR"/>
        </w:rPr>
        <w:t>ARIMA Degenerado</w:t>
      </w:r>
    </w:p>
    <w:p w14:paraId="2F7B8F05" w14:textId="1AB05622" w:rsidR="6D9BF13D" w:rsidRDefault="6D9BF13D" w:rsidP="6D9BF13D">
      <w:pPr>
        <w:jc w:val="both"/>
      </w:pPr>
      <w:r w:rsidRPr="6D9BF13D">
        <w:rPr>
          <w:rFonts w:eastAsia="Poppins" w:cs="Poppins"/>
        </w:rPr>
        <w:t xml:space="preserve">Durante o processo de modelagem, foram estimados diversos </w:t>
      </w:r>
      <w:r w:rsidRPr="73222E72">
        <w:rPr>
          <w:rFonts w:eastAsia="Poppins" w:cs="Poppins"/>
        </w:rPr>
        <w:t xml:space="preserve">casos </w:t>
      </w:r>
      <w:r w:rsidRPr="319067B1">
        <w:rPr>
          <w:rFonts w:eastAsia="Poppins" w:cs="Poppins"/>
        </w:rPr>
        <w:t>particulares</w:t>
      </w:r>
      <w:r w:rsidRPr="6D9BF13D">
        <w:rPr>
          <w:rFonts w:eastAsia="Poppins" w:cs="Poppins"/>
        </w:rPr>
        <w:t xml:space="preserve"> (ou submodelos) da estrutura ARIMA. Essa situação ocorre quando o modelo final não exige a presença de todos os parâmetros </w:t>
      </w:r>
      <w:r w:rsidR="73222E72" w:rsidRPr="73222E72">
        <w:rPr>
          <w:rFonts w:eastAsia="Poppins" w:cs="Poppins"/>
        </w:rPr>
        <w:t>(</w:t>
      </w:r>
      <w:r w:rsidRPr="6D9BF13D">
        <w:rPr>
          <w:rFonts w:eastAsia="Poppins" w:cs="Poppins"/>
        </w:rPr>
        <w:t>p, d, q</w:t>
      </w:r>
      <w:r w:rsidR="53EC6D55" w:rsidRPr="53EC6D55">
        <w:rPr>
          <w:rFonts w:eastAsia="Poppins" w:cs="Poppins"/>
        </w:rPr>
        <w:t>),</w:t>
      </w:r>
      <w:r w:rsidRPr="6D9BF13D">
        <w:rPr>
          <w:rFonts w:eastAsia="Poppins" w:cs="Poppins"/>
        </w:rPr>
        <w:t xml:space="preserve"> configurando-se, por exemplo, como modelos puramente autorregressivos (AR) ou de médias móveis (MA).</w:t>
      </w:r>
    </w:p>
    <w:p w14:paraId="739181F5" w14:textId="0BAC0A8E" w:rsidR="6D9BF13D" w:rsidRDefault="6D9BF13D" w:rsidP="6D9BF13D">
      <w:pPr>
        <w:jc w:val="both"/>
      </w:pPr>
      <w:r w:rsidRPr="6D9BF13D">
        <w:rPr>
          <w:rFonts w:eastAsia="Poppins" w:cs="Poppins"/>
        </w:rPr>
        <w:lastRenderedPageBreak/>
        <w:t xml:space="preserve">Como a identificação gráfica via </w:t>
      </w:r>
      <w:proofErr w:type="spellStart"/>
      <w:r w:rsidRPr="6D9BF13D">
        <w:rPr>
          <w:rFonts w:eastAsia="Poppins" w:cs="Poppins"/>
        </w:rPr>
        <w:t>correlograma</w:t>
      </w:r>
      <w:proofErr w:type="spellEnd"/>
      <w:r w:rsidRPr="6D9BF13D">
        <w:rPr>
          <w:rFonts w:eastAsia="Poppins" w:cs="Poppins"/>
        </w:rPr>
        <w:t xml:space="preserve"> possui um caráter interpretativo e muitas vezes não é estritamente conclusiva, é necessário adotar uma </w:t>
      </w:r>
      <w:r w:rsidRPr="34171C26">
        <w:rPr>
          <w:rFonts w:eastAsia="Poppins" w:cs="Poppins"/>
        </w:rPr>
        <w:t>abordagem iterativa de testes</w:t>
      </w:r>
      <w:r w:rsidRPr="6D9BF13D">
        <w:rPr>
          <w:rFonts w:eastAsia="Poppins" w:cs="Poppins"/>
        </w:rPr>
        <w:t xml:space="preserve"> até encontrar a especificação mais adequada. Por esse motivo, diversos modelos candidatos foram estimados empiricamente utilizando o software </w:t>
      </w:r>
      <w:proofErr w:type="spellStart"/>
      <w:r w:rsidRPr="6D9BF13D">
        <w:rPr>
          <w:rFonts w:eastAsia="Poppins" w:cs="Poppins"/>
        </w:rPr>
        <w:t>Gretl</w:t>
      </w:r>
      <w:proofErr w:type="spellEnd"/>
      <w:r w:rsidRPr="6D9BF13D">
        <w:rPr>
          <w:rFonts w:eastAsia="Poppins" w:cs="Poppins"/>
        </w:rPr>
        <w:t>.</w:t>
      </w:r>
    </w:p>
    <w:p w14:paraId="36D52C1A" w14:textId="77777777" w:rsidR="003E2671" w:rsidRDefault="00EC5D0E" w:rsidP="003E2671">
      <w:pPr>
        <w:jc w:val="both"/>
        <w:rPr>
          <w:rFonts w:ascii="Dosis" w:eastAsiaTheme="majorEastAsia" w:hAnsi="Dosis" w:cstheme="majorBidi"/>
          <w:color w:val="01A77F"/>
          <w:sz w:val="24"/>
          <w:szCs w:val="24"/>
          <w:lang w:eastAsia="pt-BR"/>
        </w:rPr>
      </w:pPr>
      <w:r w:rsidRPr="00EC5D0E">
        <w:rPr>
          <w:rFonts w:ascii="Dosis" w:eastAsiaTheme="majorEastAsia" w:hAnsi="Dosis" w:cstheme="majorBidi"/>
          <w:color w:val="01A77F"/>
          <w:sz w:val="24"/>
          <w:szCs w:val="24"/>
          <w:lang w:eastAsia="pt-BR"/>
        </w:rPr>
        <w:t>Critério de Informação – AIC</w:t>
      </w:r>
    </w:p>
    <w:p w14:paraId="726508FF" w14:textId="571510FC" w:rsidR="00EC5D0E" w:rsidRPr="00C8067F" w:rsidRDefault="00EC5D0E" w:rsidP="003E2671">
      <w:pPr>
        <w:jc w:val="both"/>
      </w:pPr>
      <w:r w:rsidRPr="00C8067F">
        <w:t>Após estimar os modelos candidatos, foi necessário selecionar qual apresentava o melhor ajuste.</w:t>
      </w:r>
      <w:r>
        <w:t xml:space="preserve"> </w:t>
      </w:r>
      <w:r w:rsidRPr="00C8067F">
        <w:t xml:space="preserve">Para isso, </w:t>
      </w:r>
      <w:r>
        <w:t>utilizou-se</w:t>
      </w:r>
      <w:r w:rsidRPr="00C8067F">
        <w:t xml:space="preserve"> o critério de informação</w:t>
      </w:r>
      <w:r w:rsidR="00C300CA">
        <w:t xml:space="preserve"> </w:t>
      </w:r>
      <w:r w:rsidRPr="00C8067F">
        <w:t>AIC (</w:t>
      </w:r>
      <w:r w:rsidR="00BF3A33">
        <w:t>C</w:t>
      </w:r>
      <w:r w:rsidR="003E2671">
        <w:t xml:space="preserve">ritério de Informação de </w:t>
      </w:r>
      <w:proofErr w:type="spellStart"/>
      <w:r w:rsidR="003E2671">
        <w:t>Akaike</w:t>
      </w:r>
      <w:proofErr w:type="spellEnd"/>
      <w:r w:rsidRPr="00C8067F">
        <w:t>)</w:t>
      </w:r>
      <w:r w:rsidR="003E2671">
        <w:t xml:space="preserve">. </w:t>
      </w:r>
      <w:r w:rsidRPr="00C8067F">
        <w:t>Esse critério equilibra</w:t>
      </w:r>
      <w:r>
        <w:t xml:space="preserve"> dois principais pontos</w:t>
      </w:r>
      <w:r w:rsidRPr="00C8067F">
        <w:t>:</w:t>
      </w:r>
      <w:r w:rsidR="003E2671">
        <w:rPr>
          <w:rFonts w:ascii="Dosis" w:eastAsiaTheme="majorEastAsia" w:hAnsi="Dosis" w:cstheme="majorBidi"/>
          <w:color w:val="01A77F"/>
          <w:sz w:val="24"/>
          <w:szCs w:val="24"/>
          <w:lang w:eastAsia="pt-BR"/>
        </w:rPr>
        <w:t xml:space="preserve"> </w:t>
      </w:r>
      <w:r w:rsidRPr="00C8067F">
        <w:t>qualidade do ajuste</w:t>
      </w:r>
      <w:r w:rsidR="003E2671">
        <w:t xml:space="preserve"> e</w:t>
      </w:r>
      <w:r w:rsidR="003E2671">
        <w:rPr>
          <w:rFonts w:ascii="Dosis" w:eastAsiaTheme="majorEastAsia" w:hAnsi="Dosis" w:cstheme="majorBidi"/>
          <w:color w:val="01A77F"/>
          <w:sz w:val="24"/>
          <w:szCs w:val="24"/>
          <w:lang w:eastAsia="pt-BR"/>
        </w:rPr>
        <w:t xml:space="preserve"> </w:t>
      </w:r>
      <w:r w:rsidRPr="00C8067F">
        <w:t>complexidade do modelo.</w:t>
      </w:r>
      <w:r w:rsidR="00BF3A33">
        <w:t xml:space="preserve"> </w:t>
      </w:r>
      <w:r w:rsidRPr="00C8067F">
        <w:t>Isso ocorre porque modelos muito complexos podem ajustar excessivamente os dados da amostra, perdendo capacidade de previsão.</w:t>
      </w:r>
      <w:r>
        <w:t xml:space="preserve"> Assim, há um trade-off nesse processo, visto que os critérios penalizam modelos que utilizam muitos parâmetros, podendo aumentar a imprecisão. </w:t>
      </w:r>
      <w:r w:rsidRPr="00C8067F">
        <w:t>Assim</w:t>
      </w:r>
      <w:r w:rsidR="00BF3A33">
        <w:t>,</w:t>
      </w:r>
      <w:r w:rsidR="003E2671">
        <w:t xml:space="preserve"> </w:t>
      </w:r>
      <w:r w:rsidRPr="00C8067F">
        <w:t>quanto menor o AIC</w:t>
      </w:r>
      <w:r w:rsidR="00D252E3">
        <w:t xml:space="preserve">, </w:t>
      </w:r>
      <w:r w:rsidRPr="00C8067F">
        <w:t>melhor tende a ser o modelo.</w:t>
      </w:r>
    </w:p>
    <w:p w14:paraId="63F4F1A5" w14:textId="433831A8" w:rsidR="00EC5D0E" w:rsidRPr="00EC5D0E" w:rsidRDefault="174209B9" w:rsidP="003E2671">
      <w:pPr>
        <w:jc w:val="both"/>
      </w:pPr>
      <w:r>
        <w:t xml:space="preserve">No </w:t>
      </w:r>
      <w:proofErr w:type="spellStart"/>
      <w:r>
        <w:t>Gretl</w:t>
      </w:r>
      <w:proofErr w:type="spellEnd"/>
      <w:r>
        <w:t>, diversos modelos foram comparados. O modelo final selecionado apresentou os menores critérios de informação entre os modelos.</w:t>
      </w:r>
    </w:p>
    <w:p w14:paraId="5E6D9A5D" w14:textId="77777777" w:rsidR="003E2671" w:rsidRDefault="00EC5D0E" w:rsidP="003E2671">
      <w:pPr>
        <w:jc w:val="both"/>
        <w:rPr>
          <w:rFonts w:ascii="Dosis" w:eastAsiaTheme="majorEastAsia" w:hAnsi="Dosis" w:cstheme="majorBidi"/>
          <w:color w:val="01A77F"/>
          <w:sz w:val="24"/>
          <w:szCs w:val="24"/>
          <w:lang w:eastAsia="pt-BR"/>
        </w:rPr>
      </w:pPr>
      <w:r w:rsidRPr="00EC5D0E">
        <w:rPr>
          <w:rFonts w:ascii="Dosis" w:eastAsiaTheme="majorEastAsia" w:hAnsi="Dosis" w:cstheme="majorBidi"/>
          <w:color w:val="01A77F"/>
          <w:sz w:val="24"/>
          <w:szCs w:val="24"/>
          <w:lang w:eastAsia="pt-BR"/>
        </w:rPr>
        <w:t>Verificação dos Resíduos</w:t>
      </w:r>
    </w:p>
    <w:p w14:paraId="0AEC4479" w14:textId="70E5AFE5" w:rsidR="00EC5D0E" w:rsidRPr="003E2671" w:rsidRDefault="00EC5D0E" w:rsidP="003E2671">
      <w:pPr>
        <w:jc w:val="both"/>
        <w:rPr>
          <w:rFonts w:ascii="Dosis" w:eastAsiaTheme="majorEastAsia" w:hAnsi="Dosis" w:cstheme="majorBidi"/>
          <w:color w:val="01A77F"/>
          <w:sz w:val="24"/>
          <w:szCs w:val="24"/>
          <w:lang w:eastAsia="pt-BR"/>
        </w:rPr>
      </w:pPr>
      <w:r>
        <w:rPr>
          <w:lang w:eastAsia="pt-BR"/>
        </w:rPr>
        <w:t>Após a escolha do modelo final, realizou-se a análise dos resíduos. Segundo a metodologia Box-Jenkins, os resíduos devem se comportar como ruído branco, ou seja, devem ser estacionários.</w:t>
      </w:r>
      <w:r w:rsidR="003E2671">
        <w:rPr>
          <w:rFonts w:ascii="Dosis" w:eastAsiaTheme="majorEastAsia" w:hAnsi="Dosis" w:cstheme="majorBidi"/>
          <w:color w:val="01A77F"/>
          <w:sz w:val="24"/>
          <w:szCs w:val="24"/>
          <w:lang w:eastAsia="pt-BR"/>
        </w:rPr>
        <w:t xml:space="preserve"> </w:t>
      </w:r>
      <w:r>
        <w:rPr>
          <w:lang w:eastAsia="pt-BR"/>
        </w:rPr>
        <w:t>Isso significa que eles devem apresentar:</w:t>
      </w:r>
    </w:p>
    <w:p w14:paraId="250B956C" w14:textId="63F54106" w:rsidR="00EC5D0E" w:rsidRDefault="00EC5D0E" w:rsidP="003E2671">
      <w:pPr>
        <w:jc w:val="both"/>
        <w:rPr>
          <w:lang w:eastAsia="pt-BR"/>
        </w:rPr>
      </w:pPr>
      <w:r>
        <w:rPr>
          <w:lang w:eastAsia="pt-BR"/>
        </w:rPr>
        <w:t>•</w:t>
      </w:r>
      <w:r>
        <w:rPr>
          <w:lang w:eastAsia="pt-BR"/>
        </w:rPr>
        <w:tab/>
        <w:t xml:space="preserve">média </w:t>
      </w:r>
      <w:r w:rsidR="00966ABD">
        <w:rPr>
          <w:lang w:eastAsia="pt-BR"/>
        </w:rPr>
        <w:t>igual a</w:t>
      </w:r>
      <w:r>
        <w:rPr>
          <w:lang w:eastAsia="pt-BR"/>
        </w:rPr>
        <w:t xml:space="preserve"> zero;</w:t>
      </w:r>
    </w:p>
    <w:p w14:paraId="4870244E" w14:textId="77777777" w:rsidR="00EC5D0E" w:rsidRDefault="00EC5D0E" w:rsidP="003E2671">
      <w:pPr>
        <w:jc w:val="both"/>
        <w:rPr>
          <w:lang w:eastAsia="pt-BR"/>
        </w:rPr>
      </w:pPr>
      <w:r>
        <w:rPr>
          <w:lang w:eastAsia="pt-BR"/>
        </w:rPr>
        <w:t>•</w:t>
      </w:r>
      <w:r>
        <w:rPr>
          <w:lang w:eastAsia="pt-BR"/>
        </w:rPr>
        <w:tab/>
        <w:t>variância constante;</w:t>
      </w:r>
    </w:p>
    <w:p w14:paraId="112D9689" w14:textId="77777777" w:rsidR="00EC5D0E" w:rsidRDefault="00EC5D0E" w:rsidP="003E2671">
      <w:pPr>
        <w:jc w:val="both"/>
        <w:rPr>
          <w:lang w:eastAsia="pt-BR"/>
        </w:rPr>
      </w:pPr>
      <w:r>
        <w:rPr>
          <w:lang w:eastAsia="pt-BR"/>
        </w:rPr>
        <w:t>•</w:t>
      </w:r>
      <w:r>
        <w:rPr>
          <w:lang w:eastAsia="pt-BR"/>
        </w:rPr>
        <w:tab/>
        <w:t>ausência de autocorrelação.</w:t>
      </w:r>
    </w:p>
    <w:p w14:paraId="5B933167" w14:textId="71F10640" w:rsidR="00EC5D0E" w:rsidRDefault="00EC5D0E" w:rsidP="003E2671">
      <w:pPr>
        <w:jc w:val="both"/>
        <w:rPr>
          <w:lang w:eastAsia="pt-BR"/>
        </w:rPr>
      </w:pPr>
      <w:r>
        <w:rPr>
          <w:lang w:eastAsia="pt-BR"/>
        </w:rPr>
        <w:t>Se ainda existir autocorrelação nos resíduos, significa que parte da dinâmica temporal da série não foi capturada pelo modelo. Portanto, um bom modelo é aquele em que os resíduos não apresentam padrão sistemático.</w:t>
      </w:r>
    </w:p>
    <w:p w14:paraId="3CF0958D" w14:textId="0DEFE252" w:rsidR="174209B9" w:rsidRDefault="174209B9" w:rsidP="174209B9">
      <w:pPr>
        <w:pStyle w:val="Ttulo2"/>
        <w:jc w:val="both"/>
        <w:rPr>
          <w:noProof/>
          <w:lang w:eastAsia="pt-BR"/>
        </w:rPr>
      </w:pPr>
      <w:r w:rsidRPr="174209B9">
        <w:rPr>
          <w:sz w:val="24"/>
          <w:szCs w:val="24"/>
          <w:lang w:eastAsia="pt-BR"/>
        </w:rPr>
        <w:t>Diagnóstico Final do Modelo</w:t>
      </w:r>
    </w:p>
    <w:p w14:paraId="6997870F" w14:textId="7314D02D" w:rsidR="00EC5D0E" w:rsidRDefault="00EC5D0E" w:rsidP="003E2671">
      <w:pPr>
        <w:jc w:val="both"/>
        <w:rPr>
          <w:lang w:eastAsia="pt-BR"/>
        </w:rPr>
      </w:pPr>
      <w:r>
        <w:rPr>
          <w:lang w:eastAsia="pt-BR"/>
        </w:rPr>
        <w:t>Após as etapas de identificação, estimação e diagnóstico, concluiu-se que o modelo selecionado apresentou um bom desempenho. Os principais fatores que justificaram sua escolha foram:</w:t>
      </w:r>
    </w:p>
    <w:p w14:paraId="75254C4C" w14:textId="77777777" w:rsidR="00EC5D0E" w:rsidRDefault="00EC5D0E" w:rsidP="003E2671">
      <w:pPr>
        <w:jc w:val="both"/>
        <w:rPr>
          <w:lang w:eastAsia="pt-BR"/>
        </w:rPr>
      </w:pPr>
      <w:r>
        <w:rPr>
          <w:lang w:eastAsia="pt-BR"/>
        </w:rPr>
        <w:lastRenderedPageBreak/>
        <w:t>•</w:t>
      </w:r>
      <w:r>
        <w:rPr>
          <w:lang w:eastAsia="pt-BR"/>
        </w:rPr>
        <w:tab/>
        <w:t>série estacionária após primeira diferença;</w:t>
      </w:r>
    </w:p>
    <w:p w14:paraId="32ECF77F" w14:textId="77777777" w:rsidR="00EC5D0E" w:rsidRDefault="00EC5D0E" w:rsidP="003E2671">
      <w:pPr>
        <w:jc w:val="both"/>
        <w:rPr>
          <w:lang w:eastAsia="pt-BR"/>
        </w:rPr>
      </w:pPr>
      <w:r>
        <w:rPr>
          <w:lang w:eastAsia="pt-BR"/>
        </w:rPr>
        <w:t>•</w:t>
      </w:r>
      <w:r>
        <w:rPr>
          <w:lang w:eastAsia="pt-BR"/>
        </w:rPr>
        <w:tab/>
        <w:t>redução da autocorrelação;</w:t>
      </w:r>
    </w:p>
    <w:p w14:paraId="47DF8E97" w14:textId="77777777" w:rsidR="00EC5D0E" w:rsidRDefault="00EC5D0E" w:rsidP="003E2671">
      <w:pPr>
        <w:jc w:val="both"/>
        <w:rPr>
          <w:lang w:eastAsia="pt-BR"/>
        </w:rPr>
      </w:pPr>
      <w:r>
        <w:rPr>
          <w:lang w:eastAsia="pt-BR"/>
        </w:rPr>
        <w:t>•</w:t>
      </w:r>
      <w:r>
        <w:rPr>
          <w:lang w:eastAsia="pt-BR"/>
        </w:rPr>
        <w:tab/>
        <w:t>critérios AIC e BIC relativamente menores;</w:t>
      </w:r>
    </w:p>
    <w:p w14:paraId="666E0D52" w14:textId="77777777" w:rsidR="00EC5D0E" w:rsidRDefault="00EC5D0E" w:rsidP="003E2671">
      <w:pPr>
        <w:jc w:val="both"/>
        <w:rPr>
          <w:lang w:eastAsia="pt-BR"/>
        </w:rPr>
      </w:pPr>
      <w:r>
        <w:rPr>
          <w:lang w:eastAsia="pt-BR"/>
        </w:rPr>
        <w:t>•</w:t>
      </w:r>
      <w:r>
        <w:rPr>
          <w:lang w:eastAsia="pt-BR"/>
        </w:rPr>
        <w:tab/>
        <w:t>resíduos próximos de ruído branco;</w:t>
      </w:r>
    </w:p>
    <w:p w14:paraId="2701F428" w14:textId="77777777" w:rsidR="00EC5D0E" w:rsidRDefault="00EC5D0E" w:rsidP="003E2671">
      <w:pPr>
        <w:jc w:val="both"/>
        <w:rPr>
          <w:lang w:eastAsia="pt-BR"/>
        </w:rPr>
      </w:pPr>
      <w:r>
        <w:rPr>
          <w:lang w:eastAsia="pt-BR"/>
        </w:rPr>
        <w:t>•</w:t>
      </w:r>
      <w:r>
        <w:rPr>
          <w:lang w:eastAsia="pt-BR"/>
        </w:rPr>
        <w:tab/>
        <w:t>ausência significativa de autocorrelação serial.</w:t>
      </w:r>
    </w:p>
    <w:p w14:paraId="4B6E0C9C" w14:textId="1100758E" w:rsidR="00547286" w:rsidRDefault="00EC5D0E" w:rsidP="003E2671">
      <w:pPr>
        <w:jc w:val="both"/>
        <w:rPr>
          <w:lang w:eastAsia="pt-BR"/>
        </w:rPr>
      </w:pPr>
      <w:r>
        <w:rPr>
          <w:lang w:eastAsia="pt-BR"/>
        </w:rPr>
        <w:t>Assim, o modelo foi considerado adequado para representar o comportamento temporal da variável analisada, artigos de residência.</w:t>
      </w:r>
    </w:p>
    <w:p w14:paraId="6C7DD583" w14:textId="5CC9E472" w:rsidR="003E2671" w:rsidRDefault="003E2671" w:rsidP="003E2671">
      <w:pPr>
        <w:pStyle w:val="Ttulo2"/>
        <w:jc w:val="both"/>
        <w:rPr>
          <w:sz w:val="24"/>
          <w:szCs w:val="24"/>
          <w:lang w:eastAsia="pt-BR"/>
        </w:rPr>
      </w:pPr>
      <w:r>
        <w:rPr>
          <w:sz w:val="24"/>
          <w:szCs w:val="24"/>
          <w:lang w:eastAsia="pt-BR"/>
        </w:rPr>
        <w:t>Desenvolvimento da Metodologia Box &amp; Jenkins</w:t>
      </w:r>
    </w:p>
    <w:p w14:paraId="306A7D5F" w14:textId="5526EA2F" w:rsidR="003E2671" w:rsidRDefault="003E2671" w:rsidP="003E2671">
      <w:pPr>
        <w:jc w:val="both"/>
      </w:pPr>
      <w:r>
        <w:t xml:space="preserve">Para a série do IPCA de Artigos de Residência, a etapa de identificação da Metodologia Box &amp; Jenkins deve iniciar com a verificação da </w:t>
      </w:r>
      <w:proofErr w:type="spellStart"/>
      <w:r>
        <w:t>estacionari</w:t>
      </w:r>
      <w:r w:rsidR="004C1D5F">
        <w:t>e</w:t>
      </w:r>
      <w:r>
        <w:t>dade</w:t>
      </w:r>
      <w:proofErr w:type="spellEnd"/>
      <w:r>
        <w:t xml:space="preserve"> por meio do Test</w:t>
      </w:r>
      <w:r w:rsidR="00966ABD">
        <w:t>e</w:t>
      </w:r>
      <w:r w:rsidR="00E53BFA">
        <w:t xml:space="preserve"> Aumentado</w:t>
      </w:r>
      <w:r>
        <w:t xml:space="preserve"> de </w:t>
      </w:r>
      <w:proofErr w:type="spellStart"/>
      <w:r>
        <w:t>Dickey</w:t>
      </w:r>
      <w:proofErr w:type="spellEnd"/>
      <w:r>
        <w:t>-Fuller</w:t>
      </w:r>
      <w:r w:rsidR="00E53BFA">
        <w:t xml:space="preserve"> </w:t>
      </w:r>
      <w:r>
        <w:t>(ADF). Inicialmente</w:t>
      </w:r>
      <w:r w:rsidR="00966ABD">
        <w:t>,</w:t>
      </w:r>
      <w:r>
        <w:t xml:space="preserve"> o Teste ADF foi aplicado sobre a série original no nível, os resultados apontaram para necessidade de aplicar a primeira diferença (diferenciação) sobre a série original. No Teste, as especificações com constante e com constante e tendência apresentaram p-valores de 0,094 e 0,285, respectivamente, nos levando a não rejeição da hipótese nula de raiz unitária a 5% de significância. Portanto, podemos concluir que a série original não é estacionária.</w:t>
      </w:r>
    </w:p>
    <w:p w14:paraId="5EF207AB" w14:textId="71C203CA" w:rsidR="003E2671" w:rsidRPr="00DA63C0" w:rsidRDefault="003E2671" w:rsidP="003E2671">
      <w:pPr>
        <w:autoSpaceDE w:val="0"/>
        <w:autoSpaceDN w:val="0"/>
        <w:adjustRightInd w:val="0"/>
        <w:spacing w:after="0" w:line="240" w:lineRule="auto"/>
        <w:jc w:val="both"/>
        <w:rPr>
          <w:rFonts w:ascii="Dosis" w:hAnsi="Dosis"/>
          <w:color w:val="01A77F"/>
          <w:sz w:val="26"/>
          <w:szCs w:val="26"/>
        </w:rPr>
      </w:pPr>
      <w:r w:rsidRPr="00DA63C0">
        <w:rPr>
          <w:rFonts w:ascii="Dosis" w:hAnsi="Dosis"/>
          <w:color w:val="01A77F"/>
          <w:sz w:val="24"/>
          <w:szCs w:val="24"/>
        </w:rPr>
        <w:t>Teste 1: ADF aplicado sobre a série original do subgrupo do IPCA, Artigos de Residência.</w:t>
      </w:r>
    </w:p>
    <w:p w14:paraId="061D0258"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Teste Aumentado de </w:t>
      </w:r>
      <w:proofErr w:type="spellStart"/>
      <w:r>
        <w:rPr>
          <w:rFonts w:ascii="Consolas" w:hAnsi="Consolas" w:cs="Consolas"/>
          <w:sz w:val="18"/>
          <w:szCs w:val="18"/>
        </w:rPr>
        <w:t>Dickey</w:t>
      </w:r>
      <w:proofErr w:type="spellEnd"/>
      <w:r>
        <w:rPr>
          <w:rFonts w:ascii="Consolas" w:hAnsi="Consolas" w:cs="Consolas"/>
          <w:sz w:val="18"/>
          <w:szCs w:val="18"/>
        </w:rPr>
        <w:t xml:space="preserve">-Fuller para </w:t>
      </w:r>
      <w:proofErr w:type="spellStart"/>
      <w:r>
        <w:rPr>
          <w:rFonts w:ascii="Consolas" w:hAnsi="Consolas" w:cs="Consolas"/>
          <w:sz w:val="18"/>
          <w:szCs w:val="18"/>
        </w:rPr>
        <w:t>IPCAArtigosdeResidencia</w:t>
      </w:r>
      <w:proofErr w:type="spellEnd"/>
    </w:p>
    <w:p w14:paraId="21EF95F4"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testar para baixo a partir de 12 defasagens, critério AIC </w:t>
      </w:r>
    </w:p>
    <w:p w14:paraId="7F587D04"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tamanho da amostra: 123</w:t>
      </w:r>
    </w:p>
    <w:p w14:paraId="00C0F852"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hipótese nula de raiz unitária: a = 1</w:t>
      </w:r>
    </w:p>
    <w:p w14:paraId="06030AA1" w14:textId="77777777" w:rsidR="003E2671" w:rsidRDefault="003E2671" w:rsidP="003E2671">
      <w:pPr>
        <w:autoSpaceDE w:val="0"/>
        <w:autoSpaceDN w:val="0"/>
        <w:adjustRightInd w:val="0"/>
        <w:spacing w:after="0" w:line="240" w:lineRule="auto"/>
        <w:jc w:val="both"/>
        <w:rPr>
          <w:rFonts w:ascii="Consolas" w:hAnsi="Consolas" w:cs="Consolas"/>
          <w:sz w:val="18"/>
          <w:szCs w:val="18"/>
        </w:rPr>
      </w:pPr>
    </w:p>
    <w:p w14:paraId="3DBB75BE"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teste sem constante </w:t>
      </w:r>
    </w:p>
    <w:p w14:paraId="5BA0C249"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incluindo 12 defasagens de (1-L)</w:t>
      </w:r>
      <w:proofErr w:type="spellStart"/>
      <w:r>
        <w:rPr>
          <w:rFonts w:ascii="Consolas" w:hAnsi="Consolas" w:cs="Consolas"/>
          <w:sz w:val="18"/>
          <w:szCs w:val="18"/>
        </w:rPr>
        <w:t>IPCAArtigosdeResidencia</w:t>
      </w:r>
      <w:proofErr w:type="spellEnd"/>
    </w:p>
    <w:p w14:paraId="414A5751" w14:textId="77777777" w:rsidR="003E2671" w:rsidRDefault="56706239" w:rsidP="003E2671">
      <w:pPr>
        <w:autoSpaceDE w:val="0"/>
        <w:autoSpaceDN w:val="0"/>
        <w:adjustRightInd w:val="0"/>
        <w:spacing w:after="0" w:line="240" w:lineRule="auto"/>
        <w:jc w:val="both"/>
        <w:rPr>
          <w:rFonts w:ascii="Consolas" w:hAnsi="Consolas" w:cs="Consolas"/>
          <w:sz w:val="18"/>
          <w:szCs w:val="18"/>
        </w:rPr>
      </w:pPr>
      <w:r w:rsidRPr="56706239">
        <w:rPr>
          <w:rFonts w:ascii="Consolas" w:hAnsi="Consolas" w:cs="Consolas"/>
          <w:sz w:val="18"/>
          <w:szCs w:val="18"/>
        </w:rPr>
        <w:t xml:space="preserve">  modelo: (1-L)y = (a-</w:t>
      </w:r>
      <w:bookmarkStart w:id="0" w:name="_Int_RObNSsdn"/>
      <w:r w:rsidRPr="56706239">
        <w:rPr>
          <w:rFonts w:ascii="Consolas" w:hAnsi="Consolas" w:cs="Consolas"/>
          <w:sz w:val="18"/>
          <w:szCs w:val="18"/>
        </w:rPr>
        <w:t>1)*</w:t>
      </w:r>
      <w:bookmarkEnd w:id="0"/>
      <w:r w:rsidRPr="56706239">
        <w:rPr>
          <w:rFonts w:ascii="Consolas" w:hAnsi="Consolas" w:cs="Consolas"/>
          <w:sz w:val="18"/>
          <w:szCs w:val="18"/>
        </w:rPr>
        <w:t>y(-1) + ... + e</w:t>
      </w:r>
    </w:p>
    <w:p w14:paraId="5C048E5F"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valor estimado de (a - 1): -0,180818</w:t>
      </w:r>
    </w:p>
    <w:p w14:paraId="35D6CB72"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tau_nc</w:t>
      </w:r>
      <w:proofErr w:type="spellEnd"/>
      <w:r>
        <w:rPr>
          <w:rFonts w:ascii="Consolas" w:hAnsi="Consolas" w:cs="Consolas"/>
          <w:sz w:val="18"/>
          <w:szCs w:val="18"/>
        </w:rPr>
        <w:t>(1) = -2,0942</w:t>
      </w:r>
    </w:p>
    <w:p w14:paraId="0C47B4B3"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p-valor assintótico 0,03482</w:t>
      </w:r>
    </w:p>
    <w:p w14:paraId="35EBFA2A"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coeficiente de 1ª ordem para e: 0,001</w:t>
      </w:r>
    </w:p>
    <w:p w14:paraId="38E8ED82"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diferenças defasadas: F(12, 110) = 3,879 [0,0001]</w:t>
      </w:r>
    </w:p>
    <w:p w14:paraId="5AEC5C4E" w14:textId="77777777" w:rsidR="003E2671" w:rsidRDefault="003E2671" w:rsidP="003E2671">
      <w:pPr>
        <w:autoSpaceDE w:val="0"/>
        <w:autoSpaceDN w:val="0"/>
        <w:adjustRightInd w:val="0"/>
        <w:spacing w:after="0" w:line="240" w:lineRule="auto"/>
        <w:jc w:val="both"/>
        <w:rPr>
          <w:rFonts w:ascii="Consolas" w:hAnsi="Consolas" w:cs="Consolas"/>
          <w:sz w:val="18"/>
          <w:szCs w:val="18"/>
        </w:rPr>
      </w:pPr>
    </w:p>
    <w:p w14:paraId="389E1280"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teste com constante </w:t>
      </w:r>
    </w:p>
    <w:p w14:paraId="23387D23"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incluindo 12 defasagens de (1-L)</w:t>
      </w:r>
      <w:proofErr w:type="spellStart"/>
      <w:r>
        <w:rPr>
          <w:rFonts w:ascii="Consolas" w:hAnsi="Consolas" w:cs="Consolas"/>
          <w:sz w:val="18"/>
          <w:szCs w:val="18"/>
        </w:rPr>
        <w:t>IPCAArtigosdeResidencia</w:t>
      </w:r>
      <w:proofErr w:type="spellEnd"/>
    </w:p>
    <w:p w14:paraId="492569E0"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modelo: (1-L)y = b0 + (a-1)*y(-1) + ... + e</w:t>
      </w:r>
    </w:p>
    <w:p w14:paraId="3B5B9F20"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valor estimado de (a - 1): -0,283961</w:t>
      </w:r>
    </w:p>
    <w:p w14:paraId="44F465EB"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w:t>
      </w:r>
      <w:proofErr w:type="spellEnd"/>
      <w:r>
        <w:rPr>
          <w:rFonts w:ascii="Consolas" w:hAnsi="Consolas" w:cs="Consolas"/>
          <w:sz w:val="18"/>
          <w:szCs w:val="18"/>
        </w:rPr>
        <w:t>(1) = -2,59492</w:t>
      </w:r>
    </w:p>
    <w:p w14:paraId="6EF6B34C"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p-valor assintótico 0,09397</w:t>
      </w:r>
    </w:p>
    <w:p w14:paraId="09495D07"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coeficiente de 1ª ordem para e: -0,005</w:t>
      </w:r>
    </w:p>
    <w:p w14:paraId="5E82971B"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diferenças defasadas: F(12, 109) = 3,493 [0,0002]</w:t>
      </w:r>
    </w:p>
    <w:p w14:paraId="52EBBE2D" w14:textId="77777777" w:rsidR="003E2671" w:rsidRDefault="003E2671" w:rsidP="003E2671">
      <w:pPr>
        <w:autoSpaceDE w:val="0"/>
        <w:autoSpaceDN w:val="0"/>
        <w:adjustRightInd w:val="0"/>
        <w:spacing w:after="0" w:line="240" w:lineRule="auto"/>
        <w:jc w:val="both"/>
        <w:rPr>
          <w:rFonts w:ascii="Consolas" w:hAnsi="Consolas" w:cs="Consolas"/>
          <w:sz w:val="18"/>
          <w:szCs w:val="18"/>
        </w:rPr>
      </w:pPr>
    </w:p>
    <w:p w14:paraId="38EB963F"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com constante e tendência </w:t>
      </w:r>
    </w:p>
    <w:p w14:paraId="40EFB6D1"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lastRenderedPageBreak/>
        <w:t xml:space="preserve">  incluindo 12 defasagens de (1-L)</w:t>
      </w:r>
      <w:proofErr w:type="spellStart"/>
      <w:r>
        <w:rPr>
          <w:rFonts w:ascii="Consolas" w:hAnsi="Consolas" w:cs="Consolas"/>
          <w:sz w:val="18"/>
          <w:szCs w:val="18"/>
        </w:rPr>
        <w:t>IPCAArtigosdeResidencia</w:t>
      </w:r>
      <w:proofErr w:type="spellEnd"/>
    </w:p>
    <w:p w14:paraId="47455827"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modelo: (1-L)y = b0 + b1*t + (a-1)*y(-1) + ... + e</w:t>
      </w:r>
    </w:p>
    <w:p w14:paraId="4A539D0B"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valor estimado de (a - 1): -0,284496</w:t>
      </w:r>
    </w:p>
    <w:p w14:paraId="04BC96C7"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tau_ct</w:t>
      </w:r>
      <w:proofErr w:type="spellEnd"/>
      <w:r>
        <w:rPr>
          <w:rFonts w:ascii="Consolas" w:hAnsi="Consolas" w:cs="Consolas"/>
          <w:sz w:val="18"/>
          <w:szCs w:val="18"/>
        </w:rPr>
        <w:t>(1) = -2,58879</w:t>
      </w:r>
    </w:p>
    <w:p w14:paraId="51F0F35C"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p-valor assintótico 0,2855</w:t>
      </w:r>
    </w:p>
    <w:p w14:paraId="23B4EA90"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coeficiente de 1ª ordem para e: -0,006</w:t>
      </w:r>
    </w:p>
    <w:p w14:paraId="6E975D7E"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diferenças defasadas: F(12, 108) = 3,470 [0,0002]</w:t>
      </w:r>
    </w:p>
    <w:p w14:paraId="3FEA9A0B" w14:textId="77777777" w:rsidR="003E2671" w:rsidRPr="0037770B" w:rsidRDefault="003E2671" w:rsidP="003E2671">
      <w:pPr>
        <w:autoSpaceDE w:val="0"/>
        <w:autoSpaceDN w:val="0"/>
        <w:adjustRightInd w:val="0"/>
        <w:spacing w:after="0" w:line="240" w:lineRule="auto"/>
        <w:jc w:val="both"/>
        <w:rPr>
          <w:rFonts w:ascii="Consolas" w:hAnsi="Consolas" w:cs="Consolas"/>
          <w:sz w:val="18"/>
          <w:szCs w:val="18"/>
        </w:rPr>
      </w:pPr>
    </w:p>
    <w:p w14:paraId="262467CC" w14:textId="77777777" w:rsidR="003E2671" w:rsidRDefault="003E2671" w:rsidP="003E2671">
      <w:pPr>
        <w:jc w:val="both"/>
      </w:pPr>
      <w:r>
        <w:t xml:space="preserve">Aplicando o ADF sobre a primeira diferença da série, os resultados obtidos foram similares e consistentes do ponto de vista estatístico nas três especificações: os p-valores de 0,00037, 0,007 e 0,037, respectivamente para os modelos sem constante, com constante e com constante e tendência, rejeitaram a hipótese nula do modelo a 5% de significância em todos os casos. Portanto, é possível concluir que a série na primeira diferença é estacionária, ou seja, a série original pode ser caracterizada como integrada de ordem 1. </w:t>
      </w:r>
    </w:p>
    <w:p w14:paraId="7556E39B" w14:textId="11BA7F88" w:rsidR="00F7665C" w:rsidRPr="00DA63C0" w:rsidRDefault="174209B9" w:rsidP="003E2671">
      <w:pPr>
        <w:autoSpaceDE w:val="0"/>
        <w:autoSpaceDN w:val="0"/>
        <w:adjustRightInd w:val="0"/>
        <w:spacing w:after="0" w:line="240" w:lineRule="auto"/>
        <w:jc w:val="both"/>
        <w:rPr>
          <w:sz w:val="20"/>
          <w:szCs w:val="20"/>
        </w:rPr>
      </w:pPr>
      <w:r w:rsidRPr="00DA63C0">
        <w:rPr>
          <w:rFonts w:ascii="Dosis" w:hAnsi="Dosis"/>
          <w:color w:val="01A77F"/>
          <w:sz w:val="24"/>
          <w:szCs w:val="24"/>
        </w:rPr>
        <w:t>Teste 2: ADF aplicado sobre a série na primeira diferença do subgrupo do IPCA, Artigos de Residência.</w:t>
      </w:r>
    </w:p>
    <w:p w14:paraId="144B7E8D"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Teste Aumentado de </w:t>
      </w:r>
      <w:proofErr w:type="spellStart"/>
      <w:r>
        <w:rPr>
          <w:rFonts w:ascii="Consolas" w:hAnsi="Consolas" w:cs="Consolas"/>
          <w:sz w:val="18"/>
          <w:szCs w:val="18"/>
        </w:rPr>
        <w:t>Dickey</w:t>
      </w:r>
      <w:proofErr w:type="spellEnd"/>
      <w:r>
        <w:rPr>
          <w:rFonts w:ascii="Consolas" w:hAnsi="Consolas" w:cs="Consolas"/>
          <w:sz w:val="18"/>
          <w:szCs w:val="18"/>
        </w:rPr>
        <w:t xml:space="preserve">-Fuller para </w:t>
      </w:r>
      <w:proofErr w:type="spellStart"/>
      <w:r>
        <w:rPr>
          <w:rFonts w:ascii="Consolas" w:hAnsi="Consolas" w:cs="Consolas"/>
          <w:sz w:val="18"/>
          <w:szCs w:val="18"/>
        </w:rPr>
        <w:t>d_IPCAArtigosdeResidencia</w:t>
      </w:r>
      <w:proofErr w:type="spellEnd"/>
    </w:p>
    <w:p w14:paraId="2F42A99C"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testar para baixo a partir de 12 defasagens, critério AIC </w:t>
      </w:r>
    </w:p>
    <w:p w14:paraId="2B719CF7"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tamanho da amostra: 123</w:t>
      </w:r>
    </w:p>
    <w:p w14:paraId="409F7AA9"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hipótese nula de raiz unitária: a = 1</w:t>
      </w:r>
    </w:p>
    <w:p w14:paraId="41317172" w14:textId="77777777" w:rsidR="003E2671" w:rsidRDefault="003E2671" w:rsidP="003E2671">
      <w:pPr>
        <w:autoSpaceDE w:val="0"/>
        <w:autoSpaceDN w:val="0"/>
        <w:adjustRightInd w:val="0"/>
        <w:spacing w:after="0" w:line="240" w:lineRule="auto"/>
        <w:jc w:val="both"/>
        <w:rPr>
          <w:rFonts w:ascii="Consolas" w:hAnsi="Consolas" w:cs="Consolas"/>
          <w:sz w:val="18"/>
          <w:szCs w:val="18"/>
        </w:rPr>
      </w:pPr>
    </w:p>
    <w:p w14:paraId="20DA0A44"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teste sem constante </w:t>
      </w:r>
    </w:p>
    <w:p w14:paraId="67C8A319"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incluindo 11 defasagens de (1-L)</w:t>
      </w:r>
      <w:proofErr w:type="spellStart"/>
      <w:r>
        <w:rPr>
          <w:rFonts w:ascii="Consolas" w:hAnsi="Consolas" w:cs="Consolas"/>
          <w:sz w:val="18"/>
          <w:szCs w:val="18"/>
        </w:rPr>
        <w:t>d_IPCAArtigosdeResidencia</w:t>
      </w:r>
      <w:proofErr w:type="spellEnd"/>
    </w:p>
    <w:p w14:paraId="1725F277"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modelo: (1-L)y = (a-1)*y(-1) + ... + e</w:t>
      </w:r>
    </w:p>
    <w:p w14:paraId="25D386CA"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valor estimado de (a - 1): -2,4837</w:t>
      </w:r>
    </w:p>
    <w:p w14:paraId="3EE6B8C4"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tau_nc</w:t>
      </w:r>
      <w:proofErr w:type="spellEnd"/>
      <w:r>
        <w:rPr>
          <w:rFonts w:ascii="Consolas" w:hAnsi="Consolas" w:cs="Consolas"/>
          <w:sz w:val="18"/>
          <w:szCs w:val="18"/>
        </w:rPr>
        <w:t>(1) = -3,55898</w:t>
      </w:r>
    </w:p>
    <w:p w14:paraId="344B18B0"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p-valor assintótico 0,0003675</w:t>
      </w:r>
    </w:p>
    <w:p w14:paraId="3FFED77A"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coeficiente de 1ª ordem para e: 0,012</w:t>
      </w:r>
    </w:p>
    <w:p w14:paraId="2E9D3E5C"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diferenças defasadas: F(11, 111) = 3,395 [0,0004]</w:t>
      </w:r>
    </w:p>
    <w:p w14:paraId="616E1D7F" w14:textId="77777777" w:rsidR="003E2671" w:rsidRDefault="003E2671" w:rsidP="003E2671">
      <w:pPr>
        <w:autoSpaceDE w:val="0"/>
        <w:autoSpaceDN w:val="0"/>
        <w:adjustRightInd w:val="0"/>
        <w:spacing w:after="0" w:line="240" w:lineRule="auto"/>
        <w:jc w:val="both"/>
        <w:rPr>
          <w:rFonts w:ascii="Consolas" w:hAnsi="Consolas" w:cs="Consolas"/>
          <w:sz w:val="18"/>
          <w:szCs w:val="18"/>
        </w:rPr>
      </w:pPr>
    </w:p>
    <w:p w14:paraId="586E7551"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teste com constante </w:t>
      </w:r>
    </w:p>
    <w:p w14:paraId="209778A6"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incluindo 11 defasagens de (1-L)</w:t>
      </w:r>
      <w:proofErr w:type="spellStart"/>
      <w:r>
        <w:rPr>
          <w:rFonts w:ascii="Consolas" w:hAnsi="Consolas" w:cs="Consolas"/>
          <w:sz w:val="18"/>
          <w:szCs w:val="18"/>
        </w:rPr>
        <w:t>d_IPCAArtigosdeResidencia</w:t>
      </w:r>
      <w:proofErr w:type="spellEnd"/>
    </w:p>
    <w:p w14:paraId="6DFC3212"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modelo: (1-L)y = b0 + (a-1)*y(-1) + ... + e</w:t>
      </w:r>
    </w:p>
    <w:p w14:paraId="7F19DE76"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valor estimado de (a - 1): -2,48904</w:t>
      </w:r>
    </w:p>
    <w:p w14:paraId="1E7853DF"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w:t>
      </w:r>
      <w:proofErr w:type="spellEnd"/>
      <w:r>
        <w:rPr>
          <w:rFonts w:ascii="Consolas" w:hAnsi="Consolas" w:cs="Consolas"/>
          <w:sz w:val="18"/>
          <w:szCs w:val="18"/>
        </w:rPr>
        <w:t>(1) = -3,54254</w:t>
      </w:r>
    </w:p>
    <w:p w14:paraId="0936675C"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p-valor assintótico 0,006987</w:t>
      </w:r>
    </w:p>
    <w:p w14:paraId="0727E3A1"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coeficiente de 1ª ordem para e: 0,012</w:t>
      </w:r>
    </w:p>
    <w:p w14:paraId="20545B9A"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diferenças defasadas: F(11, 110) = 3,366 [0,0005]</w:t>
      </w:r>
    </w:p>
    <w:p w14:paraId="5F4ADAB1" w14:textId="77777777" w:rsidR="003E2671" w:rsidRDefault="003E2671" w:rsidP="003E2671">
      <w:pPr>
        <w:autoSpaceDE w:val="0"/>
        <w:autoSpaceDN w:val="0"/>
        <w:adjustRightInd w:val="0"/>
        <w:spacing w:after="0" w:line="240" w:lineRule="auto"/>
        <w:jc w:val="both"/>
        <w:rPr>
          <w:rFonts w:ascii="Consolas" w:hAnsi="Consolas" w:cs="Consolas"/>
          <w:sz w:val="18"/>
          <w:szCs w:val="18"/>
        </w:rPr>
      </w:pPr>
    </w:p>
    <w:p w14:paraId="55B49789"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com constante e tendência </w:t>
      </w:r>
    </w:p>
    <w:p w14:paraId="0C263771"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incluindo 11 defasagens de (1-L)</w:t>
      </w:r>
      <w:proofErr w:type="spellStart"/>
      <w:r>
        <w:rPr>
          <w:rFonts w:ascii="Consolas" w:hAnsi="Consolas" w:cs="Consolas"/>
          <w:sz w:val="18"/>
          <w:szCs w:val="18"/>
        </w:rPr>
        <w:t>d_IPCAArtigosdeResidencia</w:t>
      </w:r>
      <w:proofErr w:type="spellEnd"/>
    </w:p>
    <w:p w14:paraId="3129A745"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modelo: (1-L)y = b0 + b1*t + (a-1)*y(-1) + ... + e</w:t>
      </w:r>
    </w:p>
    <w:p w14:paraId="2602C4E8"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valor estimado de (a - 1): -2,48286</w:t>
      </w:r>
    </w:p>
    <w:p w14:paraId="5348ACA8"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tau_ct</w:t>
      </w:r>
      <w:proofErr w:type="spellEnd"/>
      <w:r>
        <w:rPr>
          <w:rFonts w:ascii="Consolas" w:hAnsi="Consolas" w:cs="Consolas"/>
          <w:sz w:val="18"/>
          <w:szCs w:val="18"/>
        </w:rPr>
        <w:t>(1) = -3,51706</w:t>
      </w:r>
    </w:p>
    <w:p w14:paraId="26148199"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p-valor assintótico 0,03751</w:t>
      </w:r>
    </w:p>
    <w:p w14:paraId="7BBC98E1"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coeficiente de 1ª ordem para e: 0,011</w:t>
      </w:r>
    </w:p>
    <w:p w14:paraId="6832DB9D"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diferenças defasadas: F(11, 109) = 3,338 [0,0005]</w:t>
      </w:r>
      <w:r>
        <w:rPr>
          <w:rFonts w:ascii="Consolas" w:hAnsi="Consolas" w:cs="Consolas"/>
          <w:sz w:val="18"/>
          <w:szCs w:val="18"/>
        </w:rPr>
        <w:br/>
      </w:r>
    </w:p>
    <w:p w14:paraId="17FDC788" w14:textId="401385B0" w:rsidR="003E2671" w:rsidRDefault="003E2671" w:rsidP="003E2671">
      <w:pPr>
        <w:autoSpaceDE w:val="0"/>
        <w:autoSpaceDN w:val="0"/>
        <w:adjustRightInd w:val="0"/>
        <w:spacing w:after="0" w:line="240" w:lineRule="auto"/>
        <w:jc w:val="both"/>
        <w:rPr>
          <w:b/>
          <w:bCs/>
        </w:rPr>
      </w:pPr>
      <w:r>
        <w:t>A partir desse resultado, todas as estimações a seguir foram realizadas sobre a série na primeira diferença (</w:t>
      </w:r>
      <w:proofErr w:type="spellStart"/>
      <w:r>
        <w:t>d_IPCAArtigosdeResidencia</w:t>
      </w:r>
      <w:proofErr w:type="spellEnd"/>
      <w:r>
        <w:t xml:space="preserve">), isso significa que </w:t>
      </w:r>
      <w:r>
        <w:lastRenderedPageBreak/>
        <w:t>podemos assumir a ordem de integração da série igual a 1 (</w:t>
      </w:r>
      <w:r w:rsidRPr="008E7AD8">
        <w:t>d=1</w:t>
      </w:r>
      <w:r>
        <w:t>) em todos os modelos estimados.</w:t>
      </w:r>
      <w:r w:rsidRPr="003C631B">
        <w:rPr>
          <w:b/>
          <w:bCs/>
        </w:rPr>
        <w:t xml:space="preserve"> </w:t>
      </w:r>
    </w:p>
    <w:p w14:paraId="171B9DB9" w14:textId="4A52EA46" w:rsidR="00166086" w:rsidRDefault="174209B9" w:rsidP="00166086">
      <w:pPr>
        <w:autoSpaceDE w:val="0"/>
        <w:autoSpaceDN w:val="0"/>
        <w:adjustRightInd w:val="0"/>
        <w:spacing w:after="0" w:line="240" w:lineRule="auto"/>
        <w:jc w:val="both"/>
        <w:rPr>
          <w:b/>
          <w:bCs/>
        </w:rPr>
      </w:pPr>
      <w:r>
        <w:t xml:space="preserve">A etapa que sucede a análise do Teste ADF trata-se da análise do </w:t>
      </w:r>
      <w:proofErr w:type="spellStart"/>
      <w:r>
        <w:t>correlograma</w:t>
      </w:r>
      <w:proofErr w:type="spellEnd"/>
      <w:r>
        <w:t xml:space="preserve"> da série na primeira diferença, onde iremos avaliar as funções de autocorrelação (FAC) e de autocorrelação parcial (FACP), para a identificação dos Padrões de Correlações em relação a quantidade de termos autorregressivos (p) e de médias móveis (q) a serem estimados na equação da regressão. </w:t>
      </w:r>
    </w:p>
    <w:p w14:paraId="127B40A7" w14:textId="77777777" w:rsidR="00F81141" w:rsidRPr="00F81141" w:rsidRDefault="00F81141" w:rsidP="00166086">
      <w:pPr>
        <w:autoSpaceDE w:val="0"/>
        <w:autoSpaceDN w:val="0"/>
        <w:adjustRightInd w:val="0"/>
        <w:spacing w:after="0" w:line="240" w:lineRule="auto"/>
        <w:jc w:val="both"/>
        <w:rPr>
          <w:b/>
          <w:bCs/>
        </w:rPr>
      </w:pPr>
    </w:p>
    <w:p w14:paraId="1011E0C9" w14:textId="7970D5EA" w:rsidR="003E2671" w:rsidRPr="00084DBF" w:rsidRDefault="003E2671" w:rsidP="00166086">
      <w:pPr>
        <w:autoSpaceDE w:val="0"/>
        <w:autoSpaceDN w:val="0"/>
        <w:adjustRightInd w:val="0"/>
        <w:spacing w:after="0" w:line="240" w:lineRule="auto"/>
        <w:jc w:val="both"/>
        <w:rPr>
          <w:rFonts w:ascii="Dosis" w:hAnsi="Dosis"/>
          <w:color w:val="01A77F"/>
          <w:sz w:val="26"/>
          <w:szCs w:val="26"/>
        </w:rPr>
      </w:pPr>
      <w:r w:rsidRPr="00084DBF">
        <w:rPr>
          <w:rFonts w:ascii="Dosis" w:hAnsi="Dosis"/>
          <w:color w:val="01A77F"/>
          <w:sz w:val="26"/>
          <w:szCs w:val="26"/>
        </w:rPr>
        <w:t xml:space="preserve">Teste 3: </w:t>
      </w:r>
      <w:proofErr w:type="spellStart"/>
      <w:r w:rsidRPr="00084DBF">
        <w:rPr>
          <w:rFonts w:ascii="Dosis" w:hAnsi="Dosis"/>
          <w:color w:val="01A77F"/>
          <w:sz w:val="26"/>
          <w:szCs w:val="26"/>
        </w:rPr>
        <w:t>Correlograma</w:t>
      </w:r>
      <w:proofErr w:type="spellEnd"/>
      <w:r w:rsidRPr="00084DBF">
        <w:rPr>
          <w:rFonts w:ascii="Dosis" w:hAnsi="Dosis"/>
          <w:color w:val="01A77F"/>
          <w:sz w:val="26"/>
          <w:szCs w:val="26"/>
        </w:rPr>
        <w:t xml:space="preserve"> aplicado sobre a série na primeira diferença do subgrupo do IPCA, Artigos de Residência.</w:t>
      </w:r>
    </w:p>
    <w:p w14:paraId="4338C9F1" w14:textId="1105090B" w:rsidR="003E2671" w:rsidRDefault="003E2671" w:rsidP="00481B7D">
      <w:pPr>
        <w:jc w:val="center"/>
        <w:rPr>
          <w:b/>
          <w:bCs/>
        </w:rPr>
      </w:pPr>
      <w:r>
        <w:rPr>
          <w:noProof/>
        </w:rPr>
        <w:drawing>
          <wp:inline distT="0" distB="0" distL="0" distR="0" wp14:anchorId="7E809B25" wp14:editId="5F9EFD54">
            <wp:extent cx="4558030" cy="3312160"/>
            <wp:effectExtent l="0" t="0" r="0" b="0"/>
            <wp:docPr id="16503604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8030" cy="3312160"/>
                    </a:xfrm>
                    <a:prstGeom prst="rect">
                      <a:avLst/>
                    </a:prstGeom>
                    <a:noFill/>
                    <a:ln>
                      <a:noFill/>
                    </a:ln>
                  </pic:spPr>
                </pic:pic>
              </a:graphicData>
            </a:graphic>
          </wp:inline>
        </w:drawing>
      </w:r>
    </w:p>
    <w:p w14:paraId="3EB9FBF0" w14:textId="18443CA2" w:rsidR="00DA63C0" w:rsidRPr="00DA63C0" w:rsidRDefault="00DA63C0" w:rsidP="00481B7D">
      <w:pPr>
        <w:autoSpaceDE w:val="0"/>
        <w:autoSpaceDN w:val="0"/>
        <w:adjustRightInd w:val="0"/>
        <w:spacing w:after="0" w:line="240" w:lineRule="auto"/>
        <w:jc w:val="both"/>
        <w:rPr>
          <w:rFonts w:ascii="Consolas" w:hAnsi="Consolas" w:cs="Consolas"/>
          <w:sz w:val="16"/>
          <w:szCs w:val="16"/>
        </w:rPr>
      </w:pPr>
      <w:r w:rsidRPr="00DA63C0">
        <w:rPr>
          <w:rFonts w:ascii="Dosis" w:hAnsi="Dosis"/>
          <w:color w:val="01A77F"/>
          <w:sz w:val="24"/>
          <w:szCs w:val="24"/>
        </w:rPr>
        <w:t xml:space="preserve">Função de autocorrelação para </w:t>
      </w:r>
      <w:r>
        <w:rPr>
          <w:rFonts w:ascii="Dosis" w:hAnsi="Dosis"/>
          <w:color w:val="01A77F"/>
          <w:sz w:val="24"/>
          <w:szCs w:val="24"/>
        </w:rPr>
        <w:t>o IPCA de artigos de residência</w:t>
      </w:r>
    </w:p>
    <w:p w14:paraId="53138FC2" w14:textId="30B8DB18"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Função de autocorrelação para </w:t>
      </w:r>
      <w:proofErr w:type="spellStart"/>
      <w:r>
        <w:rPr>
          <w:rFonts w:ascii="Consolas" w:hAnsi="Consolas" w:cs="Consolas"/>
          <w:sz w:val="18"/>
          <w:szCs w:val="18"/>
        </w:rPr>
        <w:t>d_IPCAArtigosdeResidencia</w:t>
      </w:r>
      <w:proofErr w:type="spellEnd"/>
    </w:p>
    <w:p w14:paraId="307EF01A" w14:textId="77777777"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 * indicam significância aos níveis de 1%, 5% e 10%</w:t>
      </w:r>
    </w:p>
    <w:p w14:paraId="10CDDB22" w14:textId="77777777"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usando erro padrão 1/T^0,5</w:t>
      </w:r>
    </w:p>
    <w:p w14:paraId="445C57FB" w14:textId="77777777" w:rsidR="009779AA" w:rsidRDefault="009779AA" w:rsidP="00481B7D">
      <w:pPr>
        <w:autoSpaceDE w:val="0"/>
        <w:autoSpaceDN w:val="0"/>
        <w:adjustRightInd w:val="0"/>
        <w:spacing w:after="0" w:line="240" w:lineRule="auto"/>
        <w:jc w:val="both"/>
        <w:rPr>
          <w:rFonts w:ascii="Consolas" w:hAnsi="Consolas" w:cs="Consolas"/>
          <w:sz w:val="18"/>
          <w:szCs w:val="18"/>
        </w:rPr>
      </w:pPr>
    </w:p>
    <w:p w14:paraId="25A80D9B" w14:textId="332A4837" w:rsidR="009779AA" w:rsidRDefault="009779AA" w:rsidP="00481B7D">
      <w:pPr>
        <w:autoSpaceDE w:val="0"/>
        <w:autoSpaceDN w:val="0"/>
        <w:adjustRightInd w:val="0"/>
        <w:spacing w:after="0" w:line="240" w:lineRule="auto"/>
        <w:jc w:val="both"/>
        <w:rPr>
          <w:rFonts w:ascii="Consolas" w:hAnsi="Consolas" w:cs="Consolas"/>
          <w:sz w:val="18"/>
          <w:szCs w:val="18"/>
        </w:rPr>
      </w:pPr>
      <w:proofErr w:type="spellStart"/>
      <w:r>
        <w:rPr>
          <w:rFonts w:ascii="Consolas" w:hAnsi="Consolas" w:cs="Consolas"/>
          <w:sz w:val="18"/>
          <w:szCs w:val="18"/>
        </w:rPr>
        <w:t>Defas</w:t>
      </w:r>
      <w:proofErr w:type="spellEnd"/>
      <w:r>
        <w:rPr>
          <w:rFonts w:ascii="Consolas" w:hAnsi="Consolas" w:cs="Consolas"/>
          <w:sz w:val="18"/>
          <w:szCs w:val="18"/>
        </w:rPr>
        <w:t>.   FAC          FACP         Estat. Q [p-valor]</w:t>
      </w:r>
    </w:p>
    <w:p w14:paraId="3B1EA97B" w14:textId="77777777" w:rsidR="009779AA" w:rsidRDefault="009779AA" w:rsidP="00481B7D">
      <w:pPr>
        <w:autoSpaceDE w:val="0"/>
        <w:autoSpaceDN w:val="0"/>
        <w:adjustRightInd w:val="0"/>
        <w:spacing w:after="0" w:line="240" w:lineRule="auto"/>
        <w:jc w:val="both"/>
        <w:rPr>
          <w:rFonts w:ascii="Consolas" w:hAnsi="Consolas" w:cs="Consolas"/>
          <w:sz w:val="18"/>
          <w:szCs w:val="18"/>
        </w:rPr>
      </w:pPr>
    </w:p>
    <w:p w14:paraId="2258BA0A" w14:textId="78213434"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  -0,4467  ***  -0,4467 ***     27,5364  [0,000]</w:t>
      </w:r>
    </w:p>
    <w:p w14:paraId="40E5C9C1" w14:textId="2CDCA102"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2   0,0610       -0,1730 **      28,0546  [0,000]</w:t>
      </w:r>
    </w:p>
    <w:p w14:paraId="4A79CCD3" w14:textId="271995C8"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3  -0,1264       -0,2210 **      30,2919  [0,000]</w:t>
      </w:r>
    </w:p>
    <w:p w14:paraId="3DB3A114" w14:textId="1B93DB25"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4   0,1561  *     0,0053         33,7313  [0,000]</w:t>
      </w:r>
    </w:p>
    <w:p w14:paraId="2F3761B8" w14:textId="124AEAD8"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5  -0,1249       -0,0785         35,9507  [0,000]</w:t>
      </w:r>
    </w:p>
    <w:p w14:paraId="7AACA76F" w14:textId="5F20101F"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6   0,1287        0,0588         38,3265  [0,000]</w:t>
      </w:r>
    </w:p>
    <w:p w14:paraId="4CA03420" w14:textId="6C17632E"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7  -0,1214       -0,0353         40,4553  [0,000]</w:t>
      </w:r>
    </w:p>
    <w:p w14:paraId="38FC918F" w14:textId="5844C775"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8   0,1262        0,0669         42,7733  [0,000]</w:t>
      </w:r>
    </w:p>
    <w:p w14:paraId="4C68DDEF" w14:textId="61A4B522"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9  -0,2450  ***  -0,1973 **      51,5830  [0,000]</w:t>
      </w:r>
    </w:p>
    <w:p w14:paraId="6E17027F" w14:textId="06C5CD32"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10   0,1498  *    -0,0941         54,9048  [0,000]</w:t>
      </w:r>
    </w:p>
    <w:p w14:paraId="03C7B8D4" w14:textId="6D5DA398"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11  -0,1396       -0,1794 **      57,8132  [0,000]</w:t>
      </w:r>
    </w:p>
    <w:p w14:paraId="200A45B4" w14:textId="3C59F368"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lastRenderedPageBreak/>
        <w:t>12   0,3533  ***   0,2529 ***     76,5778  [0,000]</w:t>
      </w:r>
    </w:p>
    <w:p w14:paraId="4520D611" w14:textId="61DBB9EA"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13  -0,3205  ***  -0,0278         92,1491  [0,000]</w:t>
      </w:r>
    </w:p>
    <w:p w14:paraId="17C1358D" w14:textId="45783DBE"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14   0,1659  *     0,0632         96,3562  [0,000]</w:t>
      </w:r>
    </w:p>
    <w:p w14:paraId="6A3020DC" w14:textId="30E585E7"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15  -0,1734  **   -0,0878        100,9926  [0,000]</w:t>
      </w:r>
    </w:p>
    <w:p w14:paraId="5369926E" w14:textId="704ECDA0"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16   0,1713  **   -0,0103        105,5511  [0,000]</w:t>
      </w:r>
    </w:p>
    <w:p w14:paraId="14235F21" w14:textId="1A3363BF"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17  -0,1899  **   -0,1461 *      111,2035  [0,000]</w:t>
      </w:r>
    </w:p>
    <w:p w14:paraId="2C052E4F" w14:textId="40864A2A"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18   0,1573  *    -0,0777        115,1148  [0,000]</w:t>
      </w:r>
    </w:p>
    <w:p w14:paraId="5DCE64D0" w14:textId="7AD7F470"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19  -0,0348        0,0785        115,3078  [0,000]</w:t>
      </w:r>
    </w:p>
    <w:p w14:paraId="51FE70C7" w14:textId="49C95BF5" w:rsidR="009779AA" w:rsidRDefault="009779AA"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20   0,0656        0,0736        116,0001  [0,000]</w:t>
      </w:r>
    </w:p>
    <w:p w14:paraId="42DE9E40" w14:textId="4CD995CD" w:rsidR="174209B9" w:rsidRPr="009779AA" w:rsidRDefault="25D8A2C4" w:rsidP="00481B7D">
      <w:pPr>
        <w:autoSpaceDE w:val="0"/>
        <w:autoSpaceDN w:val="0"/>
        <w:adjustRightInd w:val="0"/>
        <w:spacing w:after="0" w:line="240" w:lineRule="auto"/>
        <w:jc w:val="both"/>
        <w:rPr>
          <w:rFonts w:ascii="Consolas" w:hAnsi="Consolas" w:cs="Consolas"/>
          <w:sz w:val="18"/>
          <w:szCs w:val="18"/>
        </w:rPr>
      </w:pPr>
      <w:r w:rsidRPr="25D8A2C4">
        <w:rPr>
          <w:rFonts w:ascii="Consolas" w:hAnsi="Consolas" w:cs="Consolas"/>
          <w:sz w:val="18"/>
          <w:szCs w:val="18"/>
        </w:rPr>
        <w:t>21  -0,1833  **    0,0357        121,4507  [0,000]</w:t>
      </w:r>
    </w:p>
    <w:p w14:paraId="338A6B51" w14:textId="30067B63" w:rsidR="25D8A2C4" w:rsidRDefault="25D8A2C4" w:rsidP="25D8A2C4">
      <w:pPr>
        <w:spacing w:after="0" w:line="240" w:lineRule="auto"/>
        <w:rPr>
          <w:rFonts w:ascii="Consolas" w:hAnsi="Consolas" w:cs="Consolas"/>
          <w:sz w:val="18"/>
          <w:szCs w:val="18"/>
        </w:rPr>
      </w:pPr>
    </w:p>
    <w:p w14:paraId="78773F01" w14:textId="0572CAF4" w:rsidR="003E2671" w:rsidRPr="00FF6E98" w:rsidRDefault="003E2671" w:rsidP="003E2671">
      <w:pPr>
        <w:jc w:val="both"/>
        <w:rPr>
          <w:b/>
          <w:bCs/>
        </w:rPr>
      </w:pPr>
      <w:r>
        <w:t>Na FAC, podemos notar autocorrelação negativa forte e significativa na defasagem 1 (−0,447), seguida por autocorrelações significativas nas defasagens 9 (−0,245), 12 (0,353) e 13 (−0,320). Já na FACP, é possível verificar as defasagens 1 (−0,447), 2 (−0,173), 3 (−0,221), 9 (−0,197), 11 (−0,179) e 12 (0,253) como estatisticamente significativas.</w:t>
      </w:r>
    </w:p>
    <w:p w14:paraId="11B8F81C" w14:textId="53556AFE" w:rsidR="003E2671" w:rsidRDefault="003E2671" w:rsidP="003E2671">
      <w:pPr>
        <w:jc w:val="both"/>
      </w:pPr>
      <w:r>
        <w:t xml:space="preserve">Há de se destacar um ponto relevante na análise do </w:t>
      </w:r>
      <w:proofErr w:type="spellStart"/>
      <w:r>
        <w:t>correlograma</w:t>
      </w:r>
      <w:proofErr w:type="spellEnd"/>
      <w:r>
        <w:t>. A autocorrelação significativa na defasagem 12, tanto na FAC quanto na FACP, isto se deve ao padrão de sazonalidade anual (destacado no último mês do ano) ocorrido no período 12 em séries mensais, já que os preços de artigos de residência tendem a apresentar ciclos associados a datas comemorativas, especialmente no período final do ano</w:t>
      </w:r>
      <w:r w:rsidR="00294BDC">
        <w:t>,</w:t>
      </w:r>
      <w:r>
        <w:t xml:space="preserve"> onde ocorrem ações de liquidação e datas com ações promocionais.</w:t>
      </w:r>
    </w:p>
    <w:p w14:paraId="00130FA2" w14:textId="392737DE" w:rsidR="003E2671" w:rsidRDefault="003E2671" w:rsidP="003E2671">
      <w:pPr>
        <w:jc w:val="both"/>
      </w:pPr>
      <w:r>
        <w:t xml:space="preserve">Diante das análises do </w:t>
      </w:r>
      <w:proofErr w:type="spellStart"/>
      <w:r>
        <w:t>correlograma</w:t>
      </w:r>
      <w:proofErr w:type="spellEnd"/>
      <w:r>
        <w:t xml:space="preserve">, é possível observar que não há um padrão bem definido no </w:t>
      </w:r>
      <w:proofErr w:type="spellStart"/>
      <w:r>
        <w:t>correlograma</w:t>
      </w:r>
      <w:proofErr w:type="spellEnd"/>
      <w:r>
        <w:t>, o que indica que a série não se comporta como um processo puramente AR nem puramente MA. Assim sendo, a regressão pode ser mais adequadamente descrita por modelos que combinem diversas defasagens específicas.</w:t>
      </w:r>
    </w:p>
    <w:p w14:paraId="764B7BEF" w14:textId="68AB8C16" w:rsidR="003E2671" w:rsidRDefault="003E2671" w:rsidP="003E2671">
      <w:pPr>
        <w:jc w:val="both"/>
      </w:pPr>
      <w:r>
        <w:t xml:space="preserve">A partir da conclusão dessa etapa, realizamos a estimação de sete modelos candidatos. Os três primeiros são </w:t>
      </w:r>
      <w:proofErr w:type="spellStart"/>
      <w:r>
        <w:t>ARIMAs</w:t>
      </w:r>
      <w:proofErr w:type="spellEnd"/>
      <w:r>
        <w:t xml:space="preserve"> de estrutura padrão: </w:t>
      </w:r>
      <w:r w:rsidR="00D02943">
        <w:t>ARIMA (</w:t>
      </w:r>
      <w:r>
        <w:t>1,1,0), ARIMA</w:t>
      </w:r>
      <w:r w:rsidR="00D02943">
        <w:t xml:space="preserve"> </w:t>
      </w:r>
      <w:r>
        <w:t xml:space="preserve">(2,1,0) e </w:t>
      </w:r>
      <w:r w:rsidRPr="00E91AF2">
        <w:t>ARIMA</w:t>
      </w:r>
      <w:r w:rsidR="00D02943">
        <w:t xml:space="preserve"> </w:t>
      </w:r>
      <w:r w:rsidRPr="00E91AF2">
        <w:t>(3,1,0)</w:t>
      </w:r>
      <w:r>
        <w:t>. Já os quatro últimos são modelos degenerados (</w:t>
      </w:r>
      <w:proofErr w:type="spellStart"/>
      <w:r>
        <w:t>ARIMAs</w:t>
      </w:r>
      <w:proofErr w:type="spellEnd"/>
      <w:r>
        <w:t xml:space="preserve"> Degenerados) com defasagens selecionadas de acordo com a análise do </w:t>
      </w:r>
      <w:proofErr w:type="spellStart"/>
      <w:r>
        <w:t>correlograma</w:t>
      </w:r>
      <w:proofErr w:type="spellEnd"/>
      <w:r>
        <w:t>: AR (1, 2, 3 e 9), AR (1, 2, 3 e 11), AR (1, 2, 3 e 11) com MA (8) e por fim AR</w:t>
      </w:r>
      <w:r w:rsidR="0050769E">
        <w:t xml:space="preserve"> </w:t>
      </w:r>
      <w:r>
        <w:t>(1, 2, 9 e 12).</w:t>
      </w:r>
    </w:p>
    <w:p w14:paraId="48DE87F8" w14:textId="3BCEABBF" w:rsidR="003E2671" w:rsidRDefault="003E2671" w:rsidP="003E2671">
      <w:pPr>
        <w:jc w:val="both"/>
      </w:pPr>
      <w:r w:rsidRPr="000876A1">
        <w:rPr>
          <w:rFonts w:eastAsia="Times New Roman" w:cs="Times New Roman"/>
          <w:lang w:eastAsia="pt-BR"/>
        </w:rPr>
        <w:t xml:space="preserve">Entre os modelos </w:t>
      </w:r>
      <w:r>
        <w:rPr>
          <w:rFonts w:eastAsia="Times New Roman" w:cs="Times New Roman"/>
          <w:lang w:eastAsia="pt-BR"/>
        </w:rPr>
        <w:t xml:space="preserve">ARIMA </w:t>
      </w:r>
      <w:r w:rsidRPr="000876A1">
        <w:rPr>
          <w:rFonts w:eastAsia="Times New Roman" w:cs="Times New Roman"/>
          <w:lang w:eastAsia="pt-BR"/>
        </w:rPr>
        <w:t xml:space="preserve">de estrutura padrão, todos os coeficientes autorregressivos </w:t>
      </w:r>
      <w:r>
        <w:rPr>
          <w:rFonts w:eastAsia="Times New Roman" w:cs="Times New Roman"/>
          <w:lang w:eastAsia="pt-BR"/>
        </w:rPr>
        <w:t xml:space="preserve">foram estatisticamente </w:t>
      </w:r>
      <w:r w:rsidRPr="000876A1">
        <w:rPr>
          <w:rFonts w:eastAsia="Times New Roman" w:cs="Times New Roman"/>
          <w:lang w:eastAsia="pt-BR"/>
        </w:rPr>
        <w:t>significativos a 1% ou 5%.</w:t>
      </w:r>
      <w:r>
        <w:rPr>
          <w:rFonts w:eastAsia="Times New Roman" w:cs="Times New Roman"/>
          <w:lang w:eastAsia="pt-BR"/>
        </w:rPr>
        <w:t xml:space="preserve"> N</w:t>
      </w:r>
      <w:r w:rsidRPr="000876A1">
        <w:rPr>
          <w:rFonts w:eastAsia="Times New Roman" w:cs="Times New Roman"/>
          <w:lang w:eastAsia="pt-BR"/>
        </w:rPr>
        <w:t>os modelos degenerados, o AR</w:t>
      </w:r>
      <w:r w:rsidR="0050769E">
        <w:rPr>
          <w:rFonts w:eastAsia="Times New Roman" w:cs="Times New Roman"/>
          <w:lang w:eastAsia="pt-BR"/>
        </w:rPr>
        <w:t xml:space="preserve"> </w:t>
      </w:r>
      <w:r w:rsidRPr="000876A1">
        <w:rPr>
          <w:rFonts w:eastAsia="Times New Roman" w:cs="Times New Roman"/>
          <w:lang w:eastAsia="pt-BR"/>
        </w:rPr>
        <w:t>(1,2,3,9) e o AR</w:t>
      </w:r>
      <w:r w:rsidR="0050769E">
        <w:rPr>
          <w:rFonts w:eastAsia="Times New Roman" w:cs="Times New Roman"/>
          <w:lang w:eastAsia="pt-BR"/>
        </w:rPr>
        <w:t xml:space="preserve"> </w:t>
      </w:r>
      <w:r w:rsidRPr="000876A1">
        <w:rPr>
          <w:rFonts w:eastAsia="Times New Roman" w:cs="Times New Roman"/>
          <w:lang w:eastAsia="pt-BR"/>
        </w:rPr>
        <w:t xml:space="preserve">(1,2,3,11) apresentaram </w:t>
      </w:r>
      <w:r>
        <w:rPr>
          <w:rFonts w:eastAsia="Times New Roman" w:cs="Times New Roman"/>
          <w:lang w:eastAsia="pt-BR"/>
        </w:rPr>
        <w:t xml:space="preserve">praticamente </w:t>
      </w:r>
      <w:r w:rsidRPr="000876A1">
        <w:rPr>
          <w:rFonts w:eastAsia="Times New Roman" w:cs="Times New Roman"/>
          <w:lang w:eastAsia="pt-BR"/>
        </w:rPr>
        <w:t xml:space="preserve">todos os coeficientes das defasagens autorregressivas significativos, </w:t>
      </w:r>
      <w:r>
        <w:rPr>
          <w:rFonts w:eastAsia="Times New Roman" w:cs="Times New Roman"/>
          <w:lang w:eastAsia="pt-BR"/>
        </w:rPr>
        <w:t>com apenas uma exceção não relevante no segundo modelo</w:t>
      </w:r>
      <w:r w:rsidRPr="000876A1">
        <w:rPr>
          <w:rFonts w:eastAsia="Times New Roman" w:cs="Times New Roman"/>
          <w:lang w:eastAsia="pt-BR"/>
        </w:rPr>
        <w:t xml:space="preserve">. </w:t>
      </w:r>
      <w:r w:rsidRPr="000876A1">
        <w:rPr>
          <w:rFonts w:eastAsia="Times New Roman" w:cs="Times New Roman"/>
          <w:lang w:eastAsia="pt-BR"/>
        </w:rPr>
        <w:lastRenderedPageBreak/>
        <w:t xml:space="preserve">O </w:t>
      </w:r>
      <w:r>
        <w:rPr>
          <w:rFonts w:eastAsia="Times New Roman" w:cs="Times New Roman"/>
          <w:lang w:eastAsia="pt-BR"/>
        </w:rPr>
        <w:t xml:space="preserve">único </w:t>
      </w:r>
      <w:r w:rsidRPr="000876A1">
        <w:rPr>
          <w:rFonts w:eastAsia="Times New Roman" w:cs="Times New Roman"/>
          <w:lang w:eastAsia="pt-BR"/>
        </w:rPr>
        <w:t>modelo</w:t>
      </w:r>
      <w:r>
        <w:rPr>
          <w:rFonts w:eastAsia="Times New Roman" w:cs="Times New Roman"/>
          <w:lang w:eastAsia="pt-BR"/>
        </w:rPr>
        <w:t xml:space="preserve"> degenerado com presença de fator de Médias Móveis (MA), o</w:t>
      </w:r>
      <w:r w:rsidRPr="000876A1">
        <w:rPr>
          <w:rFonts w:eastAsia="Times New Roman" w:cs="Times New Roman"/>
          <w:lang w:eastAsia="pt-BR"/>
        </w:rPr>
        <w:t xml:space="preserve"> AR</w:t>
      </w:r>
      <w:r w:rsidR="00D40885">
        <w:rPr>
          <w:rFonts w:eastAsia="Times New Roman" w:cs="Times New Roman"/>
          <w:lang w:eastAsia="pt-BR"/>
        </w:rPr>
        <w:t xml:space="preserve"> </w:t>
      </w:r>
      <w:r w:rsidRPr="000876A1">
        <w:rPr>
          <w:rFonts w:eastAsia="Times New Roman" w:cs="Times New Roman"/>
          <w:lang w:eastAsia="pt-BR"/>
        </w:rPr>
        <w:t>(1,2,3,11) com MA</w:t>
      </w:r>
      <w:r w:rsidR="00D40885">
        <w:rPr>
          <w:rFonts w:eastAsia="Times New Roman" w:cs="Times New Roman"/>
          <w:lang w:eastAsia="pt-BR"/>
        </w:rPr>
        <w:t xml:space="preserve"> </w:t>
      </w:r>
      <w:r w:rsidRPr="000876A1">
        <w:rPr>
          <w:rFonts w:eastAsia="Times New Roman" w:cs="Times New Roman"/>
          <w:lang w:eastAsia="pt-BR"/>
        </w:rPr>
        <w:t xml:space="preserve">(8) </w:t>
      </w:r>
      <w:r>
        <w:rPr>
          <w:rFonts w:eastAsia="Times New Roman" w:cs="Times New Roman"/>
          <w:lang w:eastAsia="pt-BR"/>
        </w:rPr>
        <w:t>não gerou resultados melhores em relação aos dois anteriores. Frente as estimações realizadas, o</w:t>
      </w:r>
      <w:r w:rsidRPr="000876A1">
        <w:rPr>
          <w:rFonts w:eastAsia="Times New Roman" w:cs="Times New Roman"/>
          <w:lang w:eastAsia="pt-BR"/>
        </w:rPr>
        <w:t xml:space="preserve"> modelo AR</w:t>
      </w:r>
      <w:r w:rsidR="0050769E">
        <w:rPr>
          <w:rFonts w:eastAsia="Times New Roman" w:cs="Times New Roman"/>
          <w:lang w:eastAsia="pt-BR"/>
        </w:rPr>
        <w:t xml:space="preserve"> </w:t>
      </w:r>
      <w:r w:rsidRPr="000876A1">
        <w:rPr>
          <w:rFonts w:eastAsia="Times New Roman" w:cs="Times New Roman"/>
          <w:lang w:eastAsia="pt-BR"/>
        </w:rPr>
        <w:t xml:space="preserve">(1,2,9,12) </w:t>
      </w:r>
      <w:r>
        <w:rPr>
          <w:rFonts w:eastAsia="Times New Roman" w:cs="Times New Roman"/>
          <w:lang w:eastAsia="pt-BR"/>
        </w:rPr>
        <w:t>se destacou</w:t>
      </w:r>
      <w:r w:rsidRPr="000876A1">
        <w:rPr>
          <w:rFonts w:eastAsia="Times New Roman" w:cs="Times New Roman"/>
          <w:lang w:eastAsia="pt-BR"/>
        </w:rPr>
        <w:t xml:space="preserve"> como o único entre os degenerados em que todos os coeficientes se mostraram estatisticamente</w:t>
      </w:r>
      <w:r>
        <w:rPr>
          <w:rFonts w:eastAsia="Times New Roman" w:cs="Times New Roman"/>
          <w:lang w:eastAsia="pt-BR"/>
        </w:rPr>
        <w:t xml:space="preserve"> </w:t>
      </w:r>
      <w:r w:rsidRPr="000876A1">
        <w:rPr>
          <w:rFonts w:eastAsia="Times New Roman" w:cs="Times New Roman"/>
          <w:lang w:eastAsia="pt-BR"/>
        </w:rPr>
        <w:t>significativos</w:t>
      </w:r>
      <w:r>
        <w:rPr>
          <w:rFonts w:eastAsia="Times New Roman" w:cs="Times New Roman"/>
          <w:lang w:eastAsia="pt-BR"/>
        </w:rPr>
        <w:t>.</w:t>
      </w:r>
    </w:p>
    <w:p w14:paraId="2391CDA5" w14:textId="2E8EFCFD" w:rsidR="003568BD" w:rsidRPr="009779AA" w:rsidRDefault="56706239" w:rsidP="56706239">
      <w:pPr>
        <w:spacing w:before="100" w:beforeAutospacing="1" w:after="100" w:afterAutospacing="1" w:line="240" w:lineRule="auto"/>
        <w:jc w:val="both"/>
        <w:rPr>
          <w:rFonts w:eastAsia="Times New Roman" w:cs="Times New Roman"/>
          <w:lang w:eastAsia="pt-BR"/>
        </w:rPr>
      </w:pPr>
      <w:r w:rsidRPr="56706239">
        <w:rPr>
          <w:rFonts w:eastAsia="Times New Roman" w:cs="Times New Roman"/>
          <w:lang w:eastAsia="pt-BR"/>
        </w:rPr>
        <w:t xml:space="preserve">Para a seleção do melhor modelo entre os candidatos, utilizamos o critério de informação </w:t>
      </w:r>
      <w:r w:rsidR="00024802" w:rsidRPr="56706239">
        <w:rPr>
          <w:rFonts w:eastAsia="Times New Roman" w:cs="Times New Roman"/>
          <w:lang w:eastAsia="pt-BR"/>
        </w:rPr>
        <w:t>AIC.</w:t>
      </w:r>
      <w:r w:rsidRPr="56706239">
        <w:rPr>
          <w:rFonts w:eastAsia="Times New Roman" w:cs="Times New Roman"/>
          <w:lang w:eastAsia="pt-BR"/>
        </w:rPr>
        <w:t xml:space="preserve"> Os resultados são apresentados na tabela a seguir:</w:t>
      </w:r>
    </w:p>
    <w:p w14:paraId="54A6E589" w14:textId="734B1C83" w:rsidR="00F31DCC" w:rsidRPr="00DA63C0" w:rsidRDefault="00732230" w:rsidP="56706239">
      <w:pPr>
        <w:spacing w:before="100" w:beforeAutospacing="1" w:after="100" w:afterAutospacing="1" w:line="240" w:lineRule="auto"/>
        <w:jc w:val="both"/>
        <w:rPr>
          <w:rFonts w:ascii="Dosis" w:hAnsi="Dosis"/>
          <w:color w:val="01A77F"/>
          <w:sz w:val="24"/>
          <w:szCs w:val="24"/>
        </w:rPr>
      </w:pPr>
      <w:r w:rsidRPr="00DA63C0">
        <w:rPr>
          <w:rFonts w:ascii="Dosis" w:hAnsi="Dosis"/>
          <w:color w:val="01A77F"/>
          <w:sz w:val="24"/>
          <w:szCs w:val="24"/>
        </w:rPr>
        <w:t xml:space="preserve">Tabela: </w:t>
      </w:r>
      <w:r w:rsidR="00024802" w:rsidRPr="00DA63C0">
        <w:rPr>
          <w:rFonts w:ascii="Dosis" w:hAnsi="Dosis"/>
          <w:color w:val="01A77F"/>
          <w:sz w:val="24"/>
          <w:szCs w:val="24"/>
        </w:rPr>
        <w:t>Modelos candidatos e suas estatísticas</w:t>
      </w:r>
    </w:p>
    <w:tbl>
      <w:tblPr>
        <w:tblW w:w="3500" w:type="dxa"/>
        <w:tblInd w:w="2495" w:type="dxa"/>
        <w:tblCellMar>
          <w:left w:w="70" w:type="dxa"/>
          <w:right w:w="70" w:type="dxa"/>
        </w:tblCellMar>
        <w:tblLook w:val="04A0" w:firstRow="1" w:lastRow="0" w:firstColumn="1" w:lastColumn="0" w:noHBand="0" w:noVBand="1"/>
      </w:tblPr>
      <w:tblGrid>
        <w:gridCol w:w="1580"/>
        <w:gridCol w:w="960"/>
        <w:gridCol w:w="960"/>
      </w:tblGrid>
      <w:tr w:rsidR="00F31DCC" w:rsidRPr="00F31DCC" w14:paraId="25FA0EB8" w14:textId="77777777" w:rsidTr="00024802">
        <w:trPr>
          <w:trHeight w:val="444"/>
        </w:trPr>
        <w:tc>
          <w:tcPr>
            <w:tcW w:w="1580" w:type="dxa"/>
            <w:tcBorders>
              <w:top w:val="single" w:sz="4" w:space="0" w:color="auto"/>
              <w:left w:val="single" w:sz="4" w:space="0" w:color="auto"/>
              <w:bottom w:val="single" w:sz="4" w:space="0" w:color="auto"/>
              <w:right w:val="single" w:sz="4" w:space="0" w:color="auto"/>
            </w:tcBorders>
            <w:vAlign w:val="center"/>
            <w:hideMark/>
          </w:tcPr>
          <w:p w14:paraId="2ABF3C57" w14:textId="77777777" w:rsidR="00F31DCC" w:rsidRPr="00F31DCC" w:rsidRDefault="00F31DCC" w:rsidP="00F31DCC">
            <w:pPr>
              <w:spacing w:after="0" w:line="240" w:lineRule="auto"/>
              <w:jc w:val="center"/>
              <w:rPr>
                <w:rFonts w:ascii="Dosis" w:eastAsia="Times New Roman" w:hAnsi="Dosis" w:cs="Times New Roman"/>
                <w:color w:val="01A77F"/>
                <w:sz w:val="28"/>
                <w:szCs w:val="28"/>
                <w:lang w:eastAsia="pt-BR"/>
              </w:rPr>
            </w:pPr>
            <w:r w:rsidRPr="00F31DCC">
              <w:rPr>
                <w:rFonts w:ascii="Dosis" w:eastAsia="Times New Roman" w:hAnsi="Dosis" w:cs="Times New Roman"/>
                <w:color w:val="01A77F"/>
                <w:sz w:val="28"/>
                <w:szCs w:val="28"/>
                <w:lang w:eastAsia="pt-BR"/>
              </w:rPr>
              <w:t xml:space="preserve">Modelo </w:t>
            </w:r>
          </w:p>
        </w:tc>
        <w:tc>
          <w:tcPr>
            <w:tcW w:w="960" w:type="dxa"/>
            <w:tcBorders>
              <w:top w:val="single" w:sz="4" w:space="0" w:color="auto"/>
              <w:left w:val="nil"/>
              <w:bottom w:val="single" w:sz="4" w:space="0" w:color="auto"/>
              <w:right w:val="single" w:sz="4" w:space="0" w:color="auto"/>
            </w:tcBorders>
            <w:vAlign w:val="center"/>
            <w:hideMark/>
          </w:tcPr>
          <w:p w14:paraId="057A9CB7" w14:textId="77777777" w:rsidR="00F31DCC" w:rsidRPr="00F31DCC" w:rsidRDefault="00F31DCC" w:rsidP="00F31DCC">
            <w:pPr>
              <w:spacing w:after="0" w:line="240" w:lineRule="auto"/>
              <w:jc w:val="center"/>
              <w:rPr>
                <w:rFonts w:ascii="Dosis" w:eastAsia="Times New Roman" w:hAnsi="Dosis" w:cs="Times New Roman"/>
                <w:color w:val="01A77F"/>
                <w:sz w:val="28"/>
                <w:szCs w:val="28"/>
                <w:lang w:eastAsia="pt-BR"/>
              </w:rPr>
            </w:pPr>
            <w:r w:rsidRPr="00F31DCC">
              <w:rPr>
                <w:rFonts w:ascii="Dosis" w:eastAsia="Times New Roman" w:hAnsi="Dosis" w:cs="Times New Roman"/>
                <w:color w:val="01A77F"/>
                <w:sz w:val="28"/>
                <w:szCs w:val="28"/>
                <w:lang w:eastAsia="pt-BR"/>
              </w:rPr>
              <w:t>AIC</w:t>
            </w:r>
          </w:p>
        </w:tc>
        <w:tc>
          <w:tcPr>
            <w:tcW w:w="960" w:type="dxa"/>
            <w:tcBorders>
              <w:top w:val="single" w:sz="4" w:space="0" w:color="auto"/>
              <w:left w:val="nil"/>
              <w:bottom w:val="single" w:sz="4" w:space="0" w:color="auto"/>
              <w:right w:val="single" w:sz="4" w:space="0" w:color="auto"/>
            </w:tcBorders>
            <w:vAlign w:val="center"/>
            <w:hideMark/>
          </w:tcPr>
          <w:p w14:paraId="4BDADA6B" w14:textId="77777777" w:rsidR="00F31DCC" w:rsidRPr="00F31DCC" w:rsidRDefault="00F31DCC" w:rsidP="00F31DCC">
            <w:pPr>
              <w:spacing w:after="0" w:line="240" w:lineRule="auto"/>
              <w:jc w:val="center"/>
              <w:rPr>
                <w:rFonts w:ascii="Dosis" w:eastAsia="Times New Roman" w:hAnsi="Dosis" w:cs="Times New Roman"/>
                <w:color w:val="01A77F"/>
                <w:sz w:val="28"/>
                <w:szCs w:val="28"/>
                <w:lang w:eastAsia="pt-BR"/>
              </w:rPr>
            </w:pPr>
            <w:r w:rsidRPr="00F31DCC">
              <w:rPr>
                <w:rFonts w:ascii="Dosis" w:eastAsia="Times New Roman" w:hAnsi="Dosis" w:cs="Times New Roman"/>
                <w:color w:val="01A77F"/>
                <w:sz w:val="28"/>
                <w:szCs w:val="28"/>
                <w:lang w:eastAsia="pt-BR"/>
              </w:rPr>
              <w:t>R</w:t>
            </w:r>
            <w:r w:rsidRPr="00F31DCC">
              <w:rPr>
                <w:rFonts w:ascii="Dosis" w:eastAsia="Times New Roman" w:hAnsi="Dosis" w:cs="Times New Roman"/>
                <w:color w:val="01A77F"/>
                <w:sz w:val="28"/>
                <w:szCs w:val="28"/>
                <w:vertAlign w:val="superscript"/>
                <w:lang w:eastAsia="pt-BR"/>
              </w:rPr>
              <w:t>2</w:t>
            </w:r>
          </w:p>
        </w:tc>
      </w:tr>
      <w:tr w:rsidR="00F31DCC" w:rsidRPr="00F31DCC" w14:paraId="2F5123C4" w14:textId="77777777" w:rsidTr="00024802">
        <w:trPr>
          <w:trHeight w:val="408"/>
        </w:trPr>
        <w:tc>
          <w:tcPr>
            <w:tcW w:w="1580" w:type="dxa"/>
            <w:tcBorders>
              <w:top w:val="nil"/>
              <w:left w:val="single" w:sz="4" w:space="0" w:color="auto"/>
              <w:bottom w:val="single" w:sz="4" w:space="0" w:color="auto"/>
              <w:right w:val="single" w:sz="4" w:space="0" w:color="auto"/>
            </w:tcBorders>
            <w:vAlign w:val="center"/>
            <w:hideMark/>
          </w:tcPr>
          <w:p w14:paraId="05136624" w14:textId="1B064BD5" w:rsidR="00F31DCC" w:rsidRPr="00F31DCC" w:rsidRDefault="00D02943" w:rsidP="00F31DCC">
            <w:pPr>
              <w:spacing w:after="0" w:line="240" w:lineRule="auto"/>
              <w:rPr>
                <w:rFonts w:eastAsia="Times New Roman" w:cs="Poppins"/>
                <w:color w:val="000000"/>
                <w:lang w:eastAsia="pt-BR"/>
              </w:rPr>
            </w:pPr>
            <w:bookmarkStart w:id="1" w:name="RANGE!A2"/>
            <w:r w:rsidRPr="00F31DCC">
              <w:rPr>
                <w:rFonts w:eastAsia="Poppins" w:cs="Poppins"/>
                <w:color w:val="000000" w:themeColor="text1"/>
                <w:lang w:eastAsia="pt-BR"/>
              </w:rPr>
              <w:t>ARIMA (</w:t>
            </w:r>
            <w:r w:rsidR="00F31DCC" w:rsidRPr="00F31DCC">
              <w:rPr>
                <w:rFonts w:eastAsia="Poppins" w:cs="Poppins"/>
                <w:color w:val="000000" w:themeColor="text1"/>
                <w:lang w:eastAsia="pt-BR"/>
              </w:rPr>
              <w:t>1,1,0)</w:t>
            </w:r>
            <w:bookmarkEnd w:id="1"/>
          </w:p>
        </w:tc>
        <w:tc>
          <w:tcPr>
            <w:tcW w:w="960" w:type="dxa"/>
            <w:tcBorders>
              <w:top w:val="nil"/>
              <w:left w:val="nil"/>
              <w:bottom w:val="single" w:sz="4" w:space="0" w:color="auto"/>
              <w:right w:val="single" w:sz="4" w:space="0" w:color="auto"/>
            </w:tcBorders>
            <w:vAlign w:val="center"/>
            <w:hideMark/>
          </w:tcPr>
          <w:p w14:paraId="54421685" w14:textId="77777777" w:rsidR="00F31DCC" w:rsidRPr="00F31DCC" w:rsidRDefault="00F31DCC" w:rsidP="00F31DCC">
            <w:pPr>
              <w:spacing w:after="0" w:line="240" w:lineRule="auto"/>
              <w:jc w:val="center"/>
              <w:rPr>
                <w:rFonts w:eastAsia="Times New Roman" w:cs="Poppins"/>
                <w:color w:val="000000"/>
                <w:lang w:eastAsia="pt-BR"/>
              </w:rPr>
            </w:pPr>
            <w:r w:rsidRPr="00F31DCC">
              <w:rPr>
                <w:rFonts w:eastAsia="Poppins" w:cs="Poppins"/>
                <w:color w:val="000000" w:themeColor="text1"/>
                <w:lang w:eastAsia="pt-BR"/>
              </w:rPr>
              <w:t>190,4</w:t>
            </w:r>
          </w:p>
        </w:tc>
        <w:tc>
          <w:tcPr>
            <w:tcW w:w="960" w:type="dxa"/>
            <w:tcBorders>
              <w:top w:val="nil"/>
              <w:left w:val="nil"/>
              <w:bottom w:val="single" w:sz="4" w:space="0" w:color="auto"/>
              <w:right w:val="single" w:sz="4" w:space="0" w:color="auto"/>
            </w:tcBorders>
            <w:vAlign w:val="center"/>
            <w:hideMark/>
          </w:tcPr>
          <w:p w14:paraId="0666C2F0" w14:textId="77777777" w:rsidR="00F31DCC" w:rsidRPr="00F31DCC" w:rsidRDefault="00F31DCC" w:rsidP="00F31DCC">
            <w:pPr>
              <w:spacing w:after="0" w:line="240" w:lineRule="auto"/>
              <w:jc w:val="center"/>
              <w:rPr>
                <w:rFonts w:eastAsia="Times New Roman" w:cs="Poppins"/>
                <w:color w:val="000000"/>
                <w:lang w:eastAsia="pt-BR"/>
              </w:rPr>
            </w:pPr>
            <w:r w:rsidRPr="00F31DCC">
              <w:rPr>
                <w:rFonts w:eastAsia="Poppins" w:cs="Poppins"/>
                <w:color w:val="000000" w:themeColor="text1"/>
                <w:lang w:eastAsia="pt-BR"/>
              </w:rPr>
              <w:t>0,207</w:t>
            </w:r>
          </w:p>
        </w:tc>
      </w:tr>
      <w:tr w:rsidR="00F31DCC" w:rsidRPr="00F31DCC" w14:paraId="72098B0E" w14:textId="77777777" w:rsidTr="00024802">
        <w:trPr>
          <w:trHeight w:val="408"/>
        </w:trPr>
        <w:tc>
          <w:tcPr>
            <w:tcW w:w="1580" w:type="dxa"/>
            <w:tcBorders>
              <w:top w:val="nil"/>
              <w:left w:val="single" w:sz="4" w:space="0" w:color="auto"/>
              <w:bottom w:val="single" w:sz="4" w:space="0" w:color="auto"/>
              <w:right w:val="single" w:sz="4" w:space="0" w:color="auto"/>
            </w:tcBorders>
            <w:vAlign w:val="center"/>
            <w:hideMark/>
          </w:tcPr>
          <w:p w14:paraId="56D5E0FB" w14:textId="10C7282F" w:rsidR="00F31DCC" w:rsidRPr="00F31DCC" w:rsidRDefault="00D02943" w:rsidP="00F31DCC">
            <w:pPr>
              <w:spacing w:after="0" w:line="240" w:lineRule="auto"/>
              <w:rPr>
                <w:rFonts w:eastAsia="Times New Roman" w:cs="Poppins"/>
                <w:color w:val="000000"/>
                <w:lang w:eastAsia="pt-BR"/>
              </w:rPr>
            </w:pPr>
            <w:bookmarkStart w:id="2" w:name="RANGE!A3"/>
            <w:r w:rsidRPr="00F31DCC">
              <w:rPr>
                <w:rFonts w:eastAsia="Poppins" w:cs="Poppins"/>
                <w:color w:val="000000" w:themeColor="text1"/>
                <w:lang w:eastAsia="pt-BR"/>
              </w:rPr>
              <w:t>ARIMA (</w:t>
            </w:r>
            <w:r w:rsidR="00F31DCC" w:rsidRPr="00F31DCC">
              <w:rPr>
                <w:rFonts w:eastAsia="Poppins" w:cs="Poppins"/>
                <w:color w:val="000000" w:themeColor="text1"/>
                <w:lang w:eastAsia="pt-BR"/>
              </w:rPr>
              <w:t>2,1,0)</w:t>
            </w:r>
            <w:bookmarkEnd w:id="2"/>
          </w:p>
        </w:tc>
        <w:tc>
          <w:tcPr>
            <w:tcW w:w="960" w:type="dxa"/>
            <w:tcBorders>
              <w:top w:val="nil"/>
              <w:left w:val="nil"/>
              <w:bottom w:val="single" w:sz="4" w:space="0" w:color="auto"/>
              <w:right w:val="single" w:sz="4" w:space="0" w:color="auto"/>
            </w:tcBorders>
            <w:vAlign w:val="center"/>
            <w:hideMark/>
          </w:tcPr>
          <w:p w14:paraId="6624E1A9" w14:textId="77777777" w:rsidR="00F31DCC" w:rsidRPr="00F31DCC" w:rsidRDefault="00F31DCC" w:rsidP="00F31DCC">
            <w:pPr>
              <w:spacing w:after="0" w:line="240" w:lineRule="auto"/>
              <w:jc w:val="center"/>
              <w:rPr>
                <w:rFonts w:eastAsia="Times New Roman" w:cs="Poppins"/>
                <w:color w:val="000000"/>
                <w:lang w:eastAsia="pt-BR"/>
              </w:rPr>
            </w:pPr>
            <w:r w:rsidRPr="00F31DCC">
              <w:rPr>
                <w:rFonts w:eastAsia="Poppins" w:cs="Poppins"/>
                <w:color w:val="000000" w:themeColor="text1"/>
                <w:lang w:eastAsia="pt-BR"/>
              </w:rPr>
              <w:t>188,06</w:t>
            </w:r>
          </w:p>
        </w:tc>
        <w:tc>
          <w:tcPr>
            <w:tcW w:w="960" w:type="dxa"/>
            <w:tcBorders>
              <w:top w:val="nil"/>
              <w:left w:val="nil"/>
              <w:bottom w:val="single" w:sz="4" w:space="0" w:color="auto"/>
              <w:right w:val="single" w:sz="4" w:space="0" w:color="auto"/>
            </w:tcBorders>
            <w:vAlign w:val="center"/>
            <w:hideMark/>
          </w:tcPr>
          <w:p w14:paraId="2FF2007D" w14:textId="77777777" w:rsidR="00F31DCC" w:rsidRPr="00F31DCC" w:rsidRDefault="00F31DCC" w:rsidP="00F31DCC">
            <w:pPr>
              <w:spacing w:after="0" w:line="240" w:lineRule="auto"/>
              <w:jc w:val="center"/>
              <w:rPr>
                <w:rFonts w:eastAsia="Times New Roman" w:cs="Poppins"/>
                <w:color w:val="000000"/>
                <w:lang w:eastAsia="pt-BR"/>
              </w:rPr>
            </w:pPr>
            <w:r w:rsidRPr="00F31DCC">
              <w:rPr>
                <w:rFonts w:eastAsia="Poppins" w:cs="Poppins"/>
                <w:color w:val="000000" w:themeColor="text1"/>
                <w:lang w:eastAsia="pt-BR"/>
              </w:rPr>
              <w:t>0,232</w:t>
            </w:r>
          </w:p>
        </w:tc>
      </w:tr>
      <w:tr w:rsidR="00F31DCC" w:rsidRPr="00F31DCC" w14:paraId="3451317E" w14:textId="77777777" w:rsidTr="00024802">
        <w:trPr>
          <w:trHeight w:val="408"/>
        </w:trPr>
        <w:tc>
          <w:tcPr>
            <w:tcW w:w="1580" w:type="dxa"/>
            <w:tcBorders>
              <w:top w:val="nil"/>
              <w:left w:val="single" w:sz="4" w:space="0" w:color="auto"/>
              <w:bottom w:val="single" w:sz="4" w:space="0" w:color="auto"/>
              <w:right w:val="single" w:sz="4" w:space="0" w:color="auto"/>
            </w:tcBorders>
            <w:vAlign w:val="center"/>
            <w:hideMark/>
          </w:tcPr>
          <w:p w14:paraId="73289B82" w14:textId="3A285E56" w:rsidR="00F31DCC" w:rsidRPr="00F31DCC" w:rsidRDefault="00D02943" w:rsidP="00F31DCC">
            <w:pPr>
              <w:spacing w:after="0" w:line="240" w:lineRule="auto"/>
              <w:rPr>
                <w:rFonts w:eastAsia="Times New Roman" w:cs="Poppins"/>
                <w:color w:val="000000"/>
                <w:lang w:eastAsia="pt-BR"/>
              </w:rPr>
            </w:pPr>
            <w:bookmarkStart w:id="3" w:name="RANGE!A4"/>
            <w:r w:rsidRPr="00F31DCC">
              <w:rPr>
                <w:rFonts w:eastAsia="Poppins" w:cs="Poppins"/>
                <w:color w:val="000000" w:themeColor="text1"/>
                <w:lang w:eastAsia="pt-BR"/>
              </w:rPr>
              <w:t>ARIMA (</w:t>
            </w:r>
            <w:r w:rsidR="00F31DCC" w:rsidRPr="00F31DCC">
              <w:rPr>
                <w:rFonts w:eastAsia="Poppins" w:cs="Poppins"/>
                <w:color w:val="000000" w:themeColor="text1"/>
                <w:lang w:eastAsia="pt-BR"/>
              </w:rPr>
              <w:t>3,1,0)</w:t>
            </w:r>
            <w:bookmarkEnd w:id="3"/>
          </w:p>
        </w:tc>
        <w:tc>
          <w:tcPr>
            <w:tcW w:w="960" w:type="dxa"/>
            <w:tcBorders>
              <w:top w:val="nil"/>
              <w:left w:val="nil"/>
              <w:bottom w:val="single" w:sz="4" w:space="0" w:color="auto"/>
              <w:right w:val="single" w:sz="4" w:space="0" w:color="auto"/>
            </w:tcBorders>
            <w:vAlign w:val="center"/>
            <w:hideMark/>
          </w:tcPr>
          <w:p w14:paraId="77E2BB24" w14:textId="77777777" w:rsidR="00F31DCC" w:rsidRPr="00F31DCC" w:rsidRDefault="00F31DCC" w:rsidP="00F31DCC">
            <w:pPr>
              <w:spacing w:after="0" w:line="240" w:lineRule="auto"/>
              <w:jc w:val="center"/>
              <w:rPr>
                <w:rFonts w:eastAsia="Times New Roman" w:cs="Poppins"/>
                <w:color w:val="000000"/>
                <w:lang w:eastAsia="pt-BR"/>
              </w:rPr>
            </w:pPr>
            <w:r w:rsidRPr="00F31DCC">
              <w:rPr>
                <w:rFonts w:eastAsia="Poppins" w:cs="Poppins"/>
                <w:color w:val="000000" w:themeColor="text1"/>
                <w:lang w:eastAsia="pt-BR"/>
              </w:rPr>
              <w:t>182,59</w:t>
            </w:r>
          </w:p>
        </w:tc>
        <w:tc>
          <w:tcPr>
            <w:tcW w:w="960" w:type="dxa"/>
            <w:tcBorders>
              <w:top w:val="nil"/>
              <w:left w:val="nil"/>
              <w:bottom w:val="single" w:sz="4" w:space="0" w:color="auto"/>
              <w:right w:val="single" w:sz="4" w:space="0" w:color="auto"/>
            </w:tcBorders>
            <w:vAlign w:val="center"/>
            <w:hideMark/>
          </w:tcPr>
          <w:p w14:paraId="50324A17" w14:textId="77777777" w:rsidR="00F31DCC" w:rsidRPr="00F31DCC" w:rsidRDefault="00F31DCC" w:rsidP="00F31DCC">
            <w:pPr>
              <w:spacing w:after="0" w:line="240" w:lineRule="auto"/>
              <w:jc w:val="center"/>
              <w:rPr>
                <w:rFonts w:eastAsia="Times New Roman" w:cs="Poppins"/>
                <w:color w:val="000000"/>
                <w:lang w:eastAsia="pt-BR"/>
              </w:rPr>
            </w:pPr>
            <w:r w:rsidRPr="00F31DCC">
              <w:rPr>
                <w:rFonts w:eastAsia="Poppins" w:cs="Poppins"/>
                <w:color w:val="000000" w:themeColor="text1"/>
                <w:lang w:eastAsia="pt-BR"/>
              </w:rPr>
              <w:t>0,274</w:t>
            </w:r>
          </w:p>
        </w:tc>
      </w:tr>
      <w:tr w:rsidR="00F31DCC" w:rsidRPr="00F31DCC" w14:paraId="331627C1" w14:textId="77777777" w:rsidTr="00024802">
        <w:trPr>
          <w:trHeight w:val="408"/>
        </w:trPr>
        <w:tc>
          <w:tcPr>
            <w:tcW w:w="1580" w:type="dxa"/>
            <w:tcBorders>
              <w:top w:val="nil"/>
              <w:left w:val="single" w:sz="4" w:space="0" w:color="auto"/>
              <w:bottom w:val="single" w:sz="4" w:space="0" w:color="auto"/>
              <w:right w:val="single" w:sz="4" w:space="0" w:color="auto"/>
            </w:tcBorders>
            <w:vAlign w:val="center"/>
            <w:hideMark/>
          </w:tcPr>
          <w:p w14:paraId="29E48026" w14:textId="77777777" w:rsidR="00F31DCC" w:rsidRPr="00F31DCC" w:rsidRDefault="00F31DCC" w:rsidP="00F31DCC">
            <w:pPr>
              <w:spacing w:after="0" w:line="240" w:lineRule="auto"/>
              <w:rPr>
                <w:rFonts w:eastAsia="Times New Roman" w:cs="Poppins"/>
                <w:color w:val="000000"/>
                <w:lang w:eastAsia="pt-BR"/>
              </w:rPr>
            </w:pPr>
            <w:r w:rsidRPr="00F31DCC">
              <w:rPr>
                <w:rFonts w:eastAsia="Poppins" w:cs="Poppins"/>
                <w:color w:val="000000" w:themeColor="text1"/>
                <w:lang w:eastAsia="pt-BR"/>
              </w:rPr>
              <w:t>AR (1, 2, 3 ,9)</w:t>
            </w:r>
          </w:p>
        </w:tc>
        <w:tc>
          <w:tcPr>
            <w:tcW w:w="960" w:type="dxa"/>
            <w:tcBorders>
              <w:top w:val="nil"/>
              <w:left w:val="nil"/>
              <w:bottom w:val="single" w:sz="4" w:space="0" w:color="auto"/>
              <w:right w:val="single" w:sz="4" w:space="0" w:color="auto"/>
            </w:tcBorders>
            <w:vAlign w:val="center"/>
            <w:hideMark/>
          </w:tcPr>
          <w:p w14:paraId="3E14EF52" w14:textId="77777777" w:rsidR="00F31DCC" w:rsidRPr="00F31DCC" w:rsidRDefault="00F31DCC" w:rsidP="00F31DCC">
            <w:pPr>
              <w:spacing w:after="0" w:line="240" w:lineRule="auto"/>
              <w:jc w:val="center"/>
              <w:rPr>
                <w:rFonts w:eastAsia="Times New Roman" w:cs="Poppins"/>
                <w:color w:val="000000"/>
                <w:lang w:eastAsia="pt-BR"/>
              </w:rPr>
            </w:pPr>
            <w:r w:rsidRPr="00F31DCC">
              <w:rPr>
                <w:rFonts w:eastAsia="Poppins" w:cs="Poppins"/>
                <w:color w:val="000000" w:themeColor="text1"/>
                <w:lang w:eastAsia="pt-BR"/>
              </w:rPr>
              <w:t>177,98</w:t>
            </w:r>
          </w:p>
        </w:tc>
        <w:tc>
          <w:tcPr>
            <w:tcW w:w="960" w:type="dxa"/>
            <w:tcBorders>
              <w:top w:val="nil"/>
              <w:left w:val="nil"/>
              <w:bottom w:val="single" w:sz="4" w:space="0" w:color="auto"/>
              <w:right w:val="single" w:sz="4" w:space="0" w:color="auto"/>
            </w:tcBorders>
            <w:vAlign w:val="center"/>
            <w:hideMark/>
          </w:tcPr>
          <w:p w14:paraId="442DFB80" w14:textId="77777777" w:rsidR="00F31DCC" w:rsidRPr="00F31DCC" w:rsidRDefault="00F31DCC" w:rsidP="00F31DCC">
            <w:pPr>
              <w:spacing w:after="0" w:line="240" w:lineRule="auto"/>
              <w:jc w:val="center"/>
              <w:rPr>
                <w:rFonts w:eastAsia="Times New Roman" w:cs="Poppins"/>
                <w:color w:val="000000"/>
                <w:lang w:eastAsia="pt-BR"/>
              </w:rPr>
            </w:pPr>
            <w:r w:rsidRPr="00F31DCC">
              <w:rPr>
                <w:rFonts w:eastAsia="Poppins" w:cs="Poppins"/>
                <w:color w:val="000000" w:themeColor="text1"/>
                <w:lang w:eastAsia="pt-BR"/>
              </w:rPr>
              <w:t>0,311</w:t>
            </w:r>
          </w:p>
        </w:tc>
      </w:tr>
      <w:tr w:rsidR="00F31DCC" w:rsidRPr="00F31DCC" w14:paraId="216F60D9" w14:textId="77777777" w:rsidTr="00024802">
        <w:trPr>
          <w:trHeight w:val="408"/>
        </w:trPr>
        <w:tc>
          <w:tcPr>
            <w:tcW w:w="1580" w:type="dxa"/>
            <w:tcBorders>
              <w:top w:val="nil"/>
              <w:left w:val="single" w:sz="4" w:space="0" w:color="auto"/>
              <w:bottom w:val="single" w:sz="4" w:space="0" w:color="auto"/>
              <w:right w:val="single" w:sz="4" w:space="0" w:color="auto"/>
            </w:tcBorders>
            <w:vAlign w:val="center"/>
            <w:hideMark/>
          </w:tcPr>
          <w:p w14:paraId="73FFF12D" w14:textId="77777777" w:rsidR="00F31DCC" w:rsidRPr="00F31DCC" w:rsidRDefault="00F31DCC" w:rsidP="00F31DCC">
            <w:pPr>
              <w:spacing w:after="0" w:line="240" w:lineRule="auto"/>
              <w:rPr>
                <w:rFonts w:eastAsia="Times New Roman" w:cs="Poppins"/>
                <w:color w:val="000000"/>
                <w:lang w:eastAsia="pt-BR"/>
              </w:rPr>
            </w:pPr>
            <w:r w:rsidRPr="00F31DCC">
              <w:rPr>
                <w:rFonts w:eastAsia="Poppins" w:cs="Poppins"/>
                <w:color w:val="000000" w:themeColor="text1"/>
                <w:lang w:eastAsia="pt-BR"/>
              </w:rPr>
              <w:t>AR (1, 2, 3,11)</w:t>
            </w:r>
          </w:p>
        </w:tc>
        <w:tc>
          <w:tcPr>
            <w:tcW w:w="960" w:type="dxa"/>
            <w:tcBorders>
              <w:top w:val="nil"/>
              <w:left w:val="nil"/>
              <w:bottom w:val="single" w:sz="4" w:space="0" w:color="auto"/>
              <w:right w:val="single" w:sz="4" w:space="0" w:color="auto"/>
            </w:tcBorders>
            <w:vAlign w:val="center"/>
            <w:hideMark/>
          </w:tcPr>
          <w:p w14:paraId="3CD431ED" w14:textId="77777777" w:rsidR="00F31DCC" w:rsidRPr="00F31DCC" w:rsidRDefault="00F31DCC" w:rsidP="00F31DCC">
            <w:pPr>
              <w:spacing w:after="0" w:line="240" w:lineRule="auto"/>
              <w:jc w:val="center"/>
              <w:rPr>
                <w:rFonts w:eastAsia="Times New Roman" w:cs="Poppins"/>
                <w:color w:val="000000"/>
                <w:lang w:eastAsia="pt-BR"/>
              </w:rPr>
            </w:pPr>
            <w:r w:rsidRPr="00F31DCC">
              <w:rPr>
                <w:rFonts w:eastAsia="Poppins" w:cs="Poppins"/>
                <w:color w:val="000000" w:themeColor="text1"/>
                <w:lang w:eastAsia="pt-BR"/>
              </w:rPr>
              <w:t>177,74</w:t>
            </w:r>
          </w:p>
        </w:tc>
        <w:tc>
          <w:tcPr>
            <w:tcW w:w="960" w:type="dxa"/>
            <w:tcBorders>
              <w:top w:val="nil"/>
              <w:left w:val="nil"/>
              <w:bottom w:val="single" w:sz="4" w:space="0" w:color="auto"/>
              <w:right w:val="single" w:sz="4" w:space="0" w:color="auto"/>
            </w:tcBorders>
            <w:vAlign w:val="center"/>
            <w:hideMark/>
          </w:tcPr>
          <w:p w14:paraId="338C1E33" w14:textId="77777777" w:rsidR="00F31DCC" w:rsidRPr="00F31DCC" w:rsidRDefault="00F31DCC" w:rsidP="00F31DCC">
            <w:pPr>
              <w:spacing w:after="0" w:line="240" w:lineRule="auto"/>
              <w:jc w:val="center"/>
              <w:rPr>
                <w:rFonts w:eastAsia="Times New Roman" w:cs="Poppins"/>
                <w:color w:val="000000"/>
                <w:lang w:eastAsia="pt-BR"/>
              </w:rPr>
            </w:pPr>
            <w:r w:rsidRPr="00F31DCC">
              <w:rPr>
                <w:rFonts w:eastAsia="Poppins" w:cs="Poppins"/>
                <w:color w:val="000000" w:themeColor="text1"/>
                <w:lang w:eastAsia="pt-BR"/>
              </w:rPr>
              <w:t>0,324</w:t>
            </w:r>
          </w:p>
        </w:tc>
      </w:tr>
      <w:tr w:rsidR="00F31DCC" w:rsidRPr="00F31DCC" w14:paraId="10DF871A" w14:textId="77777777" w:rsidTr="00024802">
        <w:trPr>
          <w:trHeight w:val="816"/>
        </w:trPr>
        <w:tc>
          <w:tcPr>
            <w:tcW w:w="1580" w:type="dxa"/>
            <w:tcBorders>
              <w:top w:val="nil"/>
              <w:left w:val="single" w:sz="4" w:space="0" w:color="auto"/>
              <w:bottom w:val="single" w:sz="4" w:space="0" w:color="auto"/>
              <w:right w:val="single" w:sz="4" w:space="0" w:color="auto"/>
            </w:tcBorders>
            <w:vAlign w:val="center"/>
            <w:hideMark/>
          </w:tcPr>
          <w:p w14:paraId="48E321E6" w14:textId="77777777" w:rsidR="00F31DCC" w:rsidRPr="00F31DCC" w:rsidRDefault="00F31DCC" w:rsidP="00F31DCC">
            <w:pPr>
              <w:spacing w:after="0" w:line="240" w:lineRule="auto"/>
              <w:rPr>
                <w:rFonts w:eastAsia="Times New Roman" w:cs="Poppins"/>
                <w:color w:val="000000"/>
                <w:lang w:eastAsia="pt-BR"/>
              </w:rPr>
            </w:pPr>
            <w:r w:rsidRPr="00F31DCC">
              <w:rPr>
                <w:rFonts w:eastAsia="Poppins" w:cs="Poppins"/>
                <w:color w:val="000000" w:themeColor="text1"/>
                <w:lang w:eastAsia="pt-BR"/>
              </w:rPr>
              <w:t>AR (1, 2, 3, 11) + MA (8)</w:t>
            </w:r>
          </w:p>
        </w:tc>
        <w:tc>
          <w:tcPr>
            <w:tcW w:w="960" w:type="dxa"/>
            <w:tcBorders>
              <w:top w:val="nil"/>
              <w:left w:val="nil"/>
              <w:bottom w:val="single" w:sz="4" w:space="0" w:color="auto"/>
              <w:right w:val="single" w:sz="4" w:space="0" w:color="auto"/>
            </w:tcBorders>
            <w:vAlign w:val="center"/>
            <w:hideMark/>
          </w:tcPr>
          <w:p w14:paraId="4C984FD1" w14:textId="77777777" w:rsidR="00F31DCC" w:rsidRPr="00F31DCC" w:rsidRDefault="00F31DCC" w:rsidP="00F31DCC">
            <w:pPr>
              <w:spacing w:after="0" w:line="240" w:lineRule="auto"/>
              <w:jc w:val="center"/>
              <w:rPr>
                <w:rFonts w:eastAsia="Times New Roman" w:cs="Poppins"/>
                <w:color w:val="000000"/>
                <w:lang w:eastAsia="pt-BR"/>
              </w:rPr>
            </w:pPr>
            <w:r w:rsidRPr="00F31DCC">
              <w:rPr>
                <w:rFonts w:eastAsia="Poppins" w:cs="Poppins"/>
                <w:color w:val="000000" w:themeColor="text1"/>
                <w:lang w:eastAsia="pt-BR"/>
              </w:rPr>
              <w:t>178,64</w:t>
            </w:r>
          </w:p>
        </w:tc>
        <w:tc>
          <w:tcPr>
            <w:tcW w:w="960" w:type="dxa"/>
            <w:tcBorders>
              <w:top w:val="nil"/>
              <w:left w:val="nil"/>
              <w:bottom w:val="single" w:sz="4" w:space="0" w:color="auto"/>
              <w:right w:val="single" w:sz="4" w:space="0" w:color="auto"/>
            </w:tcBorders>
            <w:vAlign w:val="center"/>
            <w:hideMark/>
          </w:tcPr>
          <w:p w14:paraId="0A3AE7E9" w14:textId="77777777" w:rsidR="00F31DCC" w:rsidRPr="00F31DCC" w:rsidRDefault="00F31DCC" w:rsidP="00F31DCC">
            <w:pPr>
              <w:spacing w:after="0" w:line="240" w:lineRule="auto"/>
              <w:jc w:val="center"/>
              <w:rPr>
                <w:rFonts w:eastAsia="Times New Roman" w:cs="Poppins"/>
                <w:color w:val="000000"/>
                <w:lang w:eastAsia="pt-BR"/>
              </w:rPr>
            </w:pPr>
            <w:r w:rsidRPr="00F31DCC">
              <w:rPr>
                <w:rFonts w:eastAsia="Poppins" w:cs="Poppins"/>
                <w:color w:val="000000" w:themeColor="text1"/>
                <w:lang w:eastAsia="pt-BR"/>
              </w:rPr>
              <w:t>0,33</w:t>
            </w:r>
          </w:p>
        </w:tc>
      </w:tr>
      <w:tr w:rsidR="00F31DCC" w:rsidRPr="00F31DCC" w14:paraId="3F68030B" w14:textId="77777777" w:rsidTr="00024802">
        <w:trPr>
          <w:trHeight w:val="408"/>
        </w:trPr>
        <w:tc>
          <w:tcPr>
            <w:tcW w:w="1580" w:type="dxa"/>
            <w:tcBorders>
              <w:top w:val="nil"/>
              <w:left w:val="single" w:sz="4" w:space="0" w:color="auto"/>
              <w:bottom w:val="single" w:sz="4" w:space="0" w:color="auto"/>
              <w:right w:val="single" w:sz="4" w:space="0" w:color="auto"/>
            </w:tcBorders>
            <w:vAlign w:val="center"/>
            <w:hideMark/>
          </w:tcPr>
          <w:p w14:paraId="6A4E9F6C" w14:textId="165F80F4" w:rsidR="00F31DCC" w:rsidRPr="00F31DCC" w:rsidRDefault="00D02943" w:rsidP="00F31DCC">
            <w:pPr>
              <w:spacing w:after="0" w:line="240" w:lineRule="auto"/>
              <w:rPr>
                <w:rFonts w:eastAsia="Times New Roman" w:cs="Poppins"/>
                <w:color w:val="000000"/>
                <w:lang w:eastAsia="pt-BR"/>
              </w:rPr>
            </w:pPr>
            <w:bookmarkStart w:id="4" w:name="RANGE!A8"/>
            <w:r w:rsidRPr="00F31DCC">
              <w:rPr>
                <w:rFonts w:eastAsia="Poppins" w:cs="Poppins"/>
                <w:color w:val="000000" w:themeColor="text1"/>
                <w:lang w:eastAsia="pt-BR"/>
              </w:rPr>
              <w:t>AR (</w:t>
            </w:r>
            <w:r w:rsidR="00F31DCC" w:rsidRPr="00F31DCC">
              <w:rPr>
                <w:rFonts w:eastAsia="Poppins" w:cs="Poppins"/>
                <w:color w:val="000000" w:themeColor="text1"/>
                <w:lang w:eastAsia="pt-BR"/>
              </w:rPr>
              <w:t>1, 2, 9 ,12)</w:t>
            </w:r>
            <w:bookmarkEnd w:id="4"/>
          </w:p>
        </w:tc>
        <w:tc>
          <w:tcPr>
            <w:tcW w:w="960" w:type="dxa"/>
            <w:tcBorders>
              <w:top w:val="nil"/>
              <w:left w:val="nil"/>
              <w:bottom w:val="single" w:sz="4" w:space="0" w:color="auto"/>
              <w:right w:val="single" w:sz="4" w:space="0" w:color="auto"/>
            </w:tcBorders>
            <w:vAlign w:val="center"/>
            <w:hideMark/>
          </w:tcPr>
          <w:p w14:paraId="6546EE2A" w14:textId="77777777" w:rsidR="00F31DCC" w:rsidRPr="00F31DCC" w:rsidRDefault="00F31DCC" w:rsidP="00F31DCC">
            <w:pPr>
              <w:spacing w:after="0" w:line="240" w:lineRule="auto"/>
              <w:jc w:val="center"/>
              <w:rPr>
                <w:rFonts w:eastAsia="Times New Roman" w:cs="Poppins"/>
                <w:color w:val="000000"/>
                <w:lang w:eastAsia="pt-BR"/>
              </w:rPr>
            </w:pPr>
            <w:r w:rsidRPr="00F31DCC">
              <w:rPr>
                <w:rFonts w:eastAsia="Poppins" w:cs="Poppins"/>
                <w:color w:val="000000" w:themeColor="text1"/>
                <w:lang w:eastAsia="pt-BR"/>
              </w:rPr>
              <w:t>165,2</w:t>
            </w:r>
          </w:p>
        </w:tc>
        <w:tc>
          <w:tcPr>
            <w:tcW w:w="960" w:type="dxa"/>
            <w:tcBorders>
              <w:top w:val="nil"/>
              <w:left w:val="nil"/>
              <w:bottom w:val="single" w:sz="4" w:space="0" w:color="auto"/>
              <w:right w:val="single" w:sz="4" w:space="0" w:color="auto"/>
            </w:tcBorders>
            <w:vAlign w:val="center"/>
            <w:hideMark/>
          </w:tcPr>
          <w:p w14:paraId="6D2BABBA" w14:textId="77777777" w:rsidR="00F31DCC" w:rsidRPr="00F31DCC" w:rsidRDefault="00F31DCC" w:rsidP="00F31DCC">
            <w:pPr>
              <w:spacing w:after="0" w:line="240" w:lineRule="auto"/>
              <w:jc w:val="center"/>
              <w:rPr>
                <w:rFonts w:eastAsia="Times New Roman" w:cs="Poppins"/>
                <w:color w:val="000000"/>
                <w:lang w:eastAsia="pt-BR"/>
              </w:rPr>
            </w:pPr>
            <w:r w:rsidRPr="00F31DCC">
              <w:rPr>
                <w:rFonts w:eastAsia="Poppins" w:cs="Poppins"/>
                <w:color w:val="000000" w:themeColor="text1"/>
                <w:lang w:eastAsia="pt-BR"/>
              </w:rPr>
              <w:t>0,38</w:t>
            </w:r>
          </w:p>
        </w:tc>
      </w:tr>
    </w:tbl>
    <w:p w14:paraId="61C7C0E8" w14:textId="6DD9E07D" w:rsidR="00024802" w:rsidRDefault="56706239" w:rsidP="0050769E">
      <w:pPr>
        <w:spacing w:after="0" w:line="240" w:lineRule="auto"/>
        <w:ind w:left="2552"/>
        <w:rPr>
          <w:rFonts w:eastAsia="Poppins" w:cs="Poppins"/>
          <w:color w:val="000000" w:themeColor="text1"/>
          <w:sz w:val="16"/>
          <w:szCs w:val="16"/>
        </w:rPr>
      </w:pPr>
      <w:r w:rsidRPr="56706239">
        <w:rPr>
          <w:rFonts w:eastAsia="Poppins" w:cs="Poppins"/>
          <w:color w:val="000000" w:themeColor="text1"/>
          <w:sz w:val="16"/>
          <w:szCs w:val="16"/>
        </w:rPr>
        <w:t>Elaboração: FECAP</w:t>
      </w:r>
    </w:p>
    <w:p w14:paraId="3D24EBDC" w14:textId="47FC8708" w:rsidR="007057EA" w:rsidRDefault="56706239" w:rsidP="00C467EA">
      <w:pPr>
        <w:spacing w:after="0" w:line="240" w:lineRule="auto"/>
        <w:jc w:val="both"/>
        <w:rPr>
          <w:rFonts w:eastAsia="Times New Roman" w:cs="Times New Roman"/>
          <w:lang w:eastAsia="pt-BR"/>
        </w:rPr>
      </w:pPr>
      <w:r w:rsidRPr="56706239">
        <w:rPr>
          <w:rFonts w:eastAsia="Times New Roman" w:cs="Times New Roman"/>
          <w:lang w:eastAsia="pt-BR"/>
        </w:rPr>
        <w:t>O modelo AR</w:t>
      </w:r>
      <w:r w:rsidR="009D107C">
        <w:rPr>
          <w:rFonts w:eastAsia="Times New Roman" w:cs="Times New Roman"/>
          <w:lang w:eastAsia="pt-BR"/>
        </w:rPr>
        <w:t xml:space="preserve"> </w:t>
      </w:r>
      <w:r w:rsidRPr="56706239">
        <w:rPr>
          <w:rFonts w:eastAsia="Times New Roman" w:cs="Times New Roman"/>
          <w:lang w:eastAsia="pt-BR"/>
        </w:rPr>
        <w:t>(1,</w:t>
      </w:r>
      <w:r w:rsidR="00B2245E">
        <w:rPr>
          <w:rFonts w:eastAsia="Times New Roman" w:cs="Times New Roman"/>
          <w:lang w:eastAsia="pt-BR"/>
        </w:rPr>
        <w:t xml:space="preserve"> </w:t>
      </w:r>
      <w:r w:rsidRPr="56706239">
        <w:rPr>
          <w:rFonts w:eastAsia="Times New Roman" w:cs="Times New Roman"/>
          <w:lang w:eastAsia="pt-BR"/>
        </w:rPr>
        <w:t>2,</w:t>
      </w:r>
      <w:r w:rsidR="00B2245E">
        <w:rPr>
          <w:rFonts w:eastAsia="Times New Roman" w:cs="Times New Roman"/>
          <w:lang w:eastAsia="pt-BR"/>
        </w:rPr>
        <w:t xml:space="preserve"> </w:t>
      </w:r>
      <w:r w:rsidRPr="56706239">
        <w:rPr>
          <w:rFonts w:eastAsia="Times New Roman" w:cs="Times New Roman"/>
          <w:lang w:eastAsia="pt-BR"/>
        </w:rPr>
        <w:t>9,</w:t>
      </w:r>
      <w:r w:rsidR="00B2245E">
        <w:rPr>
          <w:rFonts w:eastAsia="Times New Roman" w:cs="Times New Roman"/>
          <w:lang w:eastAsia="pt-BR"/>
        </w:rPr>
        <w:t xml:space="preserve"> </w:t>
      </w:r>
      <w:r w:rsidRPr="56706239">
        <w:rPr>
          <w:rFonts w:eastAsia="Times New Roman" w:cs="Times New Roman"/>
          <w:lang w:eastAsia="pt-BR"/>
        </w:rPr>
        <w:t>12) apresentou o menor critério de informação entre os demais. Além do mais, apresentou o maior R² (0,380), isto é, as variáveis são mais aderentes e com maior capacidade de explicação. Com base em todos esses critérios, o modelo AR</w:t>
      </w:r>
      <w:r w:rsidR="009D107C">
        <w:rPr>
          <w:rFonts w:eastAsia="Times New Roman" w:cs="Times New Roman"/>
          <w:lang w:eastAsia="pt-BR"/>
        </w:rPr>
        <w:t xml:space="preserve"> </w:t>
      </w:r>
      <w:r w:rsidRPr="56706239">
        <w:rPr>
          <w:rFonts w:eastAsia="Times New Roman" w:cs="Times New Roman"/>
          <w:lang w:eastAsia="pt-BR"/>
        </w:rPr>
        <w:t>(1,</w:t>
      </w:r>
      <w:r w:rsidR="00B2245E">
        <w:rPr>
          <w:rFonts w:eastAsia="Times New Roman" w:cs="Times New Roman"/>
          <w:lang w:eastAsia="pt-BR"/>
        </w:rPr>
        <w:t xml:space="preserve"> </w:t>
      </w:r>
      <w:r w:rsidRPr="56706239">
        <w:rPr>
          <w:rFonts w:eastAsia="Times New Roman" w:cs="Times New Roman"/>
          <w:lang w:eastAsia="pt-BR"/>
        </w:rPr>
        <w:t>2,</w:t>
      </w:r>
      <w:r w:rsidR="00B2245E">
        <w:rPr>
          <w:rFonts w:eastAsia="Times New Roman" w:cs="Times New Roman"/>
          <w:lang w:eastAsia="pt-BR"/>
        </w:rPr>
        <w:t xml:space="preserve"> </w:t>
      </w:r>
      <w:r w:rsidRPr="56706239">
        <w:rPr>
          <w:rFonts w:eastAsia="Times New Roman" w:cs="Times New Roman"/>
          <w:lang w:eastAsia="pt-BR"/>
        </w:rPr>
        <w:t>9,</w:t>
      </w:r>
      <w:r w:rsidR="00B2245E">
        <w:rPr>
          <w:rFonts w:eastAsia="Times New Roman" w:cs="Times New Roman"/>
          <w:lang w:eastAsia="pt-BR"/>
        </w:rPr>
        <w:t xml:space="preserve"> </w:t>
      </w:r>
      <w:r w:rsidRPr="56706239">
        <w:rPr>
          <w:rFonts w:eastAsia="Times New Roman" w:cs="Times New Roman"/>
          <w:lang w:eastAsia="pt-BR"/>
        </w:rPr>
        <w:t>12) foi selecionado como o melhor candidato para a etapa de diagnóstico</w:t>
      </w:r>
      <w:r w:rsidR="00B2245E">
        <w:rPr>
          <w:rFonts w:eastAsia="Times New Roman" w:cs="Times New Roman"/>
          <w:lang w:eastAsia="pt-BR"/>
        </w:rPr>
        <w:t>, cuja equação de regressão pode ser representada a seguir:</w:t>
      </w:r>
    </w:p>
    <w:p w14:paraId="2BA9F848" w14:textId="77777777" w:rsidR="00B0248C" w:rsidRDefault="00B0248C" w:rsidP="00C467EA">
      <w:pPr>
        <w:spacing w:after="0" w:line="240" w:lineRule="auto"/>
        <w:jc w:val="both"/>
        <w:rPr>
          <w:rFonts w:eastAsia="Times New Roman" w:cs="Times New Roman"/>
          <w:lang w:eastAsia="pt-BR"/>
        </w:rPr>
      </w:pPr>
    </w:p>
    <w:p w14:paraId="2916CCF7" w14:textId="4D711362" w:rsidR="00353FA4" w:rsidRDefault="007057EA" w:rsidP="00353FA4">
      <w:pPr>
        <w:spacing w:after="400"/>
        <w:jc w:val="center"/>
        <w:rPr>
          <w:rFonts w:eastAsiaTheme="minorEastAsia"/>
        </w:rPr>
      </w:pPr>
      <m:oMathPara>
        <m:oMath>
          <m:r>
            <w:rPr>
              <w:rFonts w:ascii="Cambria Math" w:hAnsi="Cambria Math"/>
            </w:rPr>
            <m:t xml:space="preserve">Δπt = α + </m:t>
          </m:r>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Δ</m:t>
          </m:r>
          <m:sSub>
            <m:sSubPr>
              <m:ctrlPr>
                <w:rPr>
                  <w:rFonts w:ascii="Cambria Math" w:hAnsi="Cambria Math"/>
                </w:rPr>
              </m:ctrlPr>
            </m:sSubPr>
            <m:e>
              <m:r>
                <w:rPr>
                  <w:rFonts w:ascii="Cambria Math" w:hAnsi="Cambria Math"/>
                </w:rPr>
                <m:t>π</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ϕ</m:t>
              </m:r>
            </m:e>
            <m:sub>
              <m:r>
                <w:rPr>
                  <w:rFonts w:ascii="Cambria Math" w:hAnsi="Cambria Math"/>
                </w:rPr>
                <m:t>2</m:t>
              </m:r>
            </m:sub>
          </m:sSub>
          <m:r>
            <w:rPr>
              <w:rFonts w:ascii="Cambria Math" w:hAnsi="Cambria Math"/>
            </w:rPr>
            <m:t>Δ</m:t>
          </m:r>
          <m:sSub>
            <m:sSubPr>
              <m:ctrlPr>
                <w:rPr>
                  <w:rFonts w:ascii="Cambria Math" w:hAnsi="Cambria Math"/>
                </w:rPr>
              </m:ctrlPr>
            </m:sSubPr>
            <m:e>
              <m:r>
                <w:rPr>
                  <w:rFonts w:ascii="Cambria Math" w:hAnsi="Cambria Math"/>
                </w:rPr>
                <m:t>π</m:t>
              </m:r>
            </m:e>
            <m:sub>
              <m:r>
                <w:rPr>
                  <w:rFonts w:ascii="Cambria Math" w:hAnsi="Cambria Math"/>
                </w:rPr>
                <m:t>t-2</m:t>
              </m:r>
            </m:sub>
          </m:sSub>
          <m:r>
            <w:rPr>
              <w:rFonts w:ascii="Cambria Math" w:hAnsi="Cambria Math"/>
            </w:rPr>
            <m:t xml:space="preserve"> + </m:t>
          </m:r>
          <m:sSub>
            <m:sSubPr>
              <m:ctrlPr>
                <w:rPr>
                  <w:rFonts w:ascii="Cambria Math" w:hAnsi="Cambria Math"/>
                </w:rPr>
              </m:ctrlPr>
            </m:sSubPr>
            <m:e>
              <m:r>
                <w:rPr>
                  <w:rFonts w:ascii="Cambria Math" w:hAnsi="Cambria Math"/>
                </w:rPr>
                <m:t>ϕ</m:t>
              </m:r>
            </m:e>
            <m:sub>
              <m:r>
                <w:rPr>
                  <w:rFonts w:ascii="Cambria Math" w:hAnsi="Cambria Math"/>
                </w:rPr>
                <m:t>9</m:t>
              </m:r>
            </m:sub>
          </m:sSub>
          <m:r>
            <w:rPr>
              <w:rFonts w:ascii="Cambria Math" w:hAnsi="Cambria Math"/>
            </w:rPr>
            <m:t>Δ</m:t>
          </m:r>
          <m:sSub>
            <m:sSubPr>
              <m:ctrlPr>
                <w:rPr>
                  <w:rFonts w:ascii="Cambria Math" w:hAnsi="Cambria Math"/>
                </w:rPr>
              </m:ctrlPr>
            </m:sSubPr>
            <m:e>
              <m:r>
                <w:rPr>
                  <w:rFonts w:ascii="Cambria Math" w:hAnsi="Cambria Math"/>
                </w:rPr>
                <m:t>π</m:t>
              </m:r>
            </m:e>
            <m:sub>
              <m:r>
                <w:rPr>
                  <w:rFonts w:ascii="Cambria Math" w:hAnsi="Cambria Math"/>
                </w:rPr>
                <m:t>t-9</m:t>
              </m:r>
            </m:sub>
          </m:sSub>
          <m:r>
            <w:rPr>
              <w:rFonts w:ascii="Cambria Math" w:hAnsi="Cambria Math"/>
            </w:rPr>
            <m:t xml:space="preserve"> + </m:t>
          </m:r>
          <m:sSub>
            <m:sSubPr>
              <m:ctrlPr>
                <w:rPr>
                  <w:rFonts w:ascii="Cambria Math" w:hAnsi="Cambria Math"/>
                </w:rPr>
              </m:ctrlPr>
            </m:sSubPr>
            <m:e>
              <m:r>
                <w:rPr>
                  <w:rFonts w:ascii="Cambria Math" w:hAnsi="Cambria Math"/>
                </w:rPr>
                <m:t>ϕ</m:t>
              </m:r>
            </m:e>
            <m:sub>
              <m:r>
                <w:rPr>
                  <w:rFonts w:ascii="Cambria Math" w:hAnsi="Cambria Math"/>
                </w:rPr>
                <m:t>12</m:t>
              </m:r>
            </m:sub>
          </m:sSub>
          <m:r>
            <w:rPr>
              <w:rFonts w:ascii="Cambria Math" w:hAnsi="Cambria Math"/>
            </w:rPr>
            <m:t>Δ</m:t>
          </m:r>
          <m:sSub>
            <m:sSubPr>
              <m:ctrlPr>
                <w:rPr>
                  <w:rFonts w:ascii="Cambria Math" w:hAnsi="Cambria Math"/>
                </w:rPr>
              </m:ctrlPr>
            </m:sSubPr>
            <m:e>
              <m:r>
                <w:rPr>
                  <w:rFonts w:ascii="Cambria Math" w:hAnsi="Cambria Math"/>
                </w:rPr>
                <m:t>π</m:t>
              </m:r>
            </m:e>
            <m:sub>
              <m:r>
                <w:rPr>
                  <w:rFonts w:ascii="Cambria Math" w:hAnsi="Cambria Math"/>
                </w:rPr>
                <m:t>t-12</m:t>
              </m:r>
            </m:sub>
          </m:sSub>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79DE43A6" w14:textId="441C33BF" w:rsidR="007057EA" w:rsidRDefault="0064561A" w:rsidP="00587FCE">
      <w:pPr>
        <w:spacing w:after="400"/>
        <w:rPr>
          <w:rFonts w:eastAsia="Times New Roman" w:cs="Poppins"/>
        </w:rPr>
      </w:pPr>
      <w:r w:rsidRPr="007057EA">
        <w:rPr>
          <w:rFonts w:eastAsia="Times New Roman" w:cs="Poppins"/>
          <w:iCs/>
        </w:rPr>
        <w:t xml:space="preserve">Onde: </w:t>
      </w:r>
    </w:p>
    <w:p w14:paraId="64F4D537" w14:textId="439ED128" w:rsidR="007057EA" w:rsidRPr="00E91EAE" w:rsidRDefault="007057EA" w:rsidP="007057EA">
      <w:pPr>
        <w:pStyle w:val="PargrafodaLista"/>
        <w:numPr>
          <w:ilvl w:val="0"/>
          <w:numId w:val="12"/>
        </w:numPr>
        <w:spacing w:beforeAutospacing="1" w:afterAutospacing="1" w:line="240" w:lineRule="auto"/>
        <w:jc w:val="both"/>
        <w:rPr>
          <w:rFonts w:cs="Poppins"/>
        </w:rPr>
      </w:pPr>
      <w:r w:rsidRPr="00E91EAE">
        <w:rPr>
          <w:rFonts w:ascii="Cambria" w:hAnsi="Cambria" w:cs="Cambria"/>
        </w:rPr>
        <w:t>Δ</w:t>
      </w:r>
      <w:r w:rsidRPr="00E91EAE">
        <w:rPr>
          <w:rFonts w:cs="Poppins"/>
        </w:rPr>
        <w:t>πt = primeira diferença do IPCA de Artigos de Residência no período t;</w:t>
      </w:r>
    </w:p>
    <w:p w14:paraId="2881F545" w14:textId="1D651169" w:rsidR="007057EA" w:rsidRPr="00E91EAE" w:rsidRDefault="007057EA" w:rsidP="007057EA">
      <w:pPr>
        <w:pStyle w:val="PargrafodaLista"/>
        <w:numPr>
          <w:ilvl w:val="0"/>
          <w:numId w:val="12"/>
        </w:numPr>
        <w:spacing w:beforeAutospacing="1" w:afterAutospacing="1" w:line="240" w:lineRule="auto"/>
        <w:jc w:val="both"/>
        <w:rPr>
          <w:rFonts w:eastAsia="Times New Roman" w:cs="Poppins"/>
          <w:iCs/>
        </w:rPr>
      </w:pPr>
      <w:r w:rsidRPr="00E91EAE">
        <w:rPr>
          <w:rFonts w:ascii="Cambria" w:hAnsi="Cambria" w:cs="Cambria"/>
        </w:rPr>
        <w:t>α</w:t>
      </w:r>
      <w:r w:rsidRPr="00E91EAE">
        <w:rPr>
          <w:rFonts w:cs="Poppins"/>
        </w:rPr>
        <w:t xml:space="preserve"> = constante;</w:t>
      </w:r>
    </w:p>
    <w:p w14:paraId="4DE20E9F" w14:textId="4959B20D" w:rsidR="007057EA" w:rsidRPr="00E91EAE" w:rsidRDefault="007057EA" w:rsidP="007057EA">
      <w:pPr>
        <w:pStyle w:val="PargrafodaLista"/>
        <w:numPr>
          <w:ilvl w:val="0"/>
          <w:numId w:val="12"/>
        </w:numPr>
        <w:spacing w:beforeAutospacing="1" w:afterAutospacing="1" w:line="240" w:lineRule="auto"/>
        <w:jc w:val="both"/>
        <w:rPr>
          <w:rFonts w:eastAsia="Times New Roman" w:cs="Poppins"/>
          <w:iCs/>
        </w:rPr>
      </w:pPr>
      <w:r w:rsidRPr="00E91EAE">
        <w:rPr>
          <w:rFonts w:ascii="Cambria" w:hAnsi="Cambria" w:cs="Cambria"/>
        </w:rPr>
        <w:t>ϕ</w:t>
      </w:r>
      <w:r w:rsidRPr="009C124C">
        <w:rPr>
          <w:rFonts w:cs="Poppins"/>
          <w:vertAlign w:val="subscript"/>
        </w:rPr>
        <w:t>1</w:t>
      </w:r>
      <w:r w:rsidRPr="00E91EAE">
        <w:rPr>
          <w:rFonts w:cs="Poppins"/>
        </w:rPr>
        <w:t xml:space="preserve">, </w:t>
      </w:r>
      <w:r w:rsidRPr="00E91EAE">
        <w:rPr>
          <w:rFonts w:ascii="Cambria" w:hAnsi="Cambria" w:cs="Cambria"/>
        </w:rPr>
        <w:t>ϕ</w:t>
      </w:r>
      <w:r w:rsidRPr="009C124C">
        <w:rPr>
          <w:rFonts w:cs="Poppins"/>
          <w:vertAlign w:val="subscript"/>
        </w:rPr>
        <w:t>2</w:t>
      </w:r>
      <w:r w:rsidRPr="00E91EAE">
        <w:rPr>
          <w:rFonts w:cs="Poppins"/>
        </w:rPr>
        <w:t xml:space="preserve">, </w:t>
      </w:r>
      <w:r w:rsidRPr="00E91EAE">
        <w:rPr>
          <w:rFonts w:ascii="Cambria" w:hAnsi="Cambria" w:cs="Cambria"/>
        </w:rPr>
        <w:t>ϕ</w:t>
      </w:r>
      <w:r w:rsidRPr="009C124C">
        <w:rPr>
          <w:rFonts w:cs="Poppins"/>
          <w:vertAlign w:val="subscript"/>
        </w:rPr>
        <w:t>9</w:t>
      </w:r>
      <w:r w:rsidRPr="00E91EAE">
        <w:rPr>
          <w:rFonts w:cs="Poppins"/>
        </w:rPr>
        <w:t xml:space="preserve">, </w:t>
      </w:r>
      <w:r w:rsidRPr="00E91EAE">
        <w:rPr>
          <w:rFonts w:ascii="Cambria" w:hAnsi="Cambria" w:cs="Cambria"/>
        </w:rPr>
        <w:t>ϕ</w:t>
      </w:r>
      <w:r w:rsidRPr="009C124C">
        <w:rPr>
          <w:rFonts w:cs="Poppins"/>
          <w:vertAlign w:val="subscript"/>
        </w:rPr>
        <w:t>12</w:t>
      </w:r>
      <w:r w:rsidRPr="00E91EAE">
        <w:rPr>
          <w:rFonts w:cs="Poppins"/>
        </w:rPr>
        <w:t xml:space="preserve"> = coeficientes autorregressivos nas defasagens 1, 2, 9 e 12;</w:t>
      </w:r>
    </w:p>
    <w:p w14:paraId="3A1EC649" w14:textId="1913A011" w:rsidR="007057EA" w:rsidRPr="00E91EAE" w:rsidRDefault="007057EA" w:rsidP="007057EA">
      <w:pPr>
        <w:pStyle w:val="PargrafodaLista"/>
        <w:numPr>
          <w:ilvl w:val="0"/>
          <w:numId w:val="12"/>
        </w:numPr>
        <w:spacing w:beforeAutospacing="1" w:afterAutospacing="1" w:line="240" w:lineRule="auto"/>
        <w:jc w:val="both"/>
        <w:rPr>
          <w:rFonts w:eastAsia="Times New Roman" w:cs="Poppins"/>
          <w:iCs/>
        </w:rPr>
      </w:pPr>
      <w:proofErr w:type="spellStart"/>
      <w:r w:rsidRPr="00E91EAE">
        <w:rPr>
          <w:rFonts w:ascii="Cambria" w:hAnsi="Cambria" w:cs="Cambria"/>
        </w:rPr>
        <w:t>ε</w:t>
      </w:r>
      <w:r w:rsidRPr="00E91EAE">
        <w:rPr>
          <w:rFonts w:cs="Poppins"/>
        </w:rPr>
        <w:t>t</w:t>
      </w:r>
      <w:proofErr w:type="spellEnd"/>
      <w:r w:rsidRPr="00E91EAE">
        <w:rPr>
          <w:rFonts w:cs="Poppins"/>
        </w:rPr>
        <w:t xml:space="preserve"> = termo de erro (ruído branco);</w:t>
      </w:r>
    </w:p>
    <w:p w14:paraId="70F8E7B4" w14:textId="40DA381B" w:rsidR="007057EA" w:rsidRPr="00E91EAE" w:rsidRDefault="007057EA" w:rsidP="007057EA">
      <w:pPr>
        <w:pStyle w:val="PargrafodaLista"/>
        <w:numPr>
          <w:ilvl w:val="0"/>
          <w:numId w:val="12"/>
        </w:numPr>
        <w:spacing w:after="0" w:line="240" w:lineRule="auto"/>
        <w:jc w:val="both"/>
        <w:rPr>
          <w:rFonts w:cs="Poppins"/>
        </w:rPr>
      </w:pPr>
      <w:r w:rsidRPr="00E91EAE">
        <w:rPr>
          <w:rFonts w:ascii="Cambria" w:hAnsi="Cambria" w:cs="Cambria"/>
        </w:rPr>
        <w:lastRenderedPageBreak/>
        <w:t>Δ</w:t>
      </w:r>
      <w:r w:rsidRPr="00E91EAE">
        <w:rPr>
          <w:rFonts w:cs="Poppins"/>
        </w:rPr>
        <w:t xml:space="preserve"> = operador de primeira diferença.</w:t>
      </w:r>
    </w:p>
    <w:p w14:paraId="696CBC0A" w14:textId="74E674E5" w:rsidR="00FA2FE4" w:rsidRPr="00FA2FE4" w:rsidRDefault="00FA2FE4" w:rsidP="00FA2FE4">
      <w:pPr>
        <w:spacing w:beforeAutospacing="1" w:afterAutospacing="1" w:line="240" w:lineRule="auto"/>
        <w:jc w:val="both"/>
        <w:rPr>
          <w:rFonts w:eastAsia="Times New Roman" w:cs="Times New Roman"/>
          <w:lang w:eastAsia="pt-BR"/>
        </w:rPr>
      </w:pPr>
      <w:r>
        <w:rPr>
          <w:rFonts w:eastAsia="Times New Roman" w:cs="Times New Roman"/>
          <w:lang w:eastAsia="pt-BR"/>
        </w:rPr>
        <w:t>Os coeficientes estimados para o ARIMA Degenerado (1, 2, 9, 12):</w:t>
      </w:r>
    </w:p>
    <w:p w14:paraId="0B76C791" w14:textId="77777777" w:rsidR="00FA2FE4" w:rsidRDefault="00FA2FE4" w:rsidP="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ARIMA </w:t>
      </w:r>
      <w:proofErr w:type="spellStart"/>
      <w:r>
        <w:rPr>
          <w:rFonts w:ascii="Times New Roman" w:hAnsi="Times New Roman" w:cs="Times New Roman"/>
          <w:sz w:val="24"/>
          <w:szCs w:val="24"/>
        </w:rPr>
        <w:t>Deg</w:t>
      </w:r>
      <w:proofErr w:type="spellEnd"/>
      <w:r>
        <w:rPr>
          <w:rFonts w:ascii="Times New Roman" w:hAnsi="Times New Roman" w:cs="Times New Roman"/>
          <w:sz w:val="24"/>
          <w:szCs w:val="24"/>
        </w:rPr>
        <w:t xml:space="preserve"> (1 2 9 12):ARMA, usando as observações 2015:02-2026:04 (T = 135)</w:t>
      </w:r>
    </w:p>
    <w:p w14:paraId="66D2C9C9" w14:textId="77777777" w:rsidR="00FA2FE4" w:rsidRDefault="00FA2FE4" w:rsidP="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Variável dependente: </w:t>
      </w:r>
      <w:proofErr w:type="spellStart"/>
      <w:r>
        <w:rPr>
          <w:rFonts w:ascii="Times New Roman" w:hAnsi="Times New Roman" w:cs="Times New Roman"/>
          <w:sz w:val="24"/>
          <w:szCs w:val="24"/>
        </w:rPr>
        <w:t>d_IPCAArtigosdeResidencia</w:t>
      </w:r>
      <w:proofErr w:type="spellEnd"/>
    </w:p>
    <w:p w14:paraId="3F940221" w14:textId="77777777" w:rsidR="00FA2FE4" w:rsidRDefault="00FA2FE4" w:rsidP="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Erros padrão baseados na Hessiana</w:t>
      </w:r>
    </w:p>
    <w:tbl>
      <w:tblPr>
        <w:tblW w:w="0" w:type="auto"/>
        <w:jc w:val="center"/>
        <w:tblLayout w:type="fixed"/>
        <w:tblCellMar>
          <w:left w:w="30" w:type="dxa"/>
          <w:right w:w="30" w:type="dxa"/>
        </w:tblCellMar>
        <w:tblLook w:val="0000" w:firstRow="0" w:lastRow="0" w:firstColumn="0" w:lastColumn="0" w:noHBand="0" w:noVBand="0"/>
      </w:tblPr>
      <w:tblGrid>
        <w:gridCol w:w="1930"/>
        <w:gridCol w:w="1400"/>
        <w:gridCol w:w="1400"/>
        <w:gridCol w:w="1400"/>
        <w:gridCol w:w="1400"/>
        <w:gridCol w:w="500"/>
      </w:tblGrid>
      <w:tr w:rsidR="00FA2FE4" w14:paraId="1CE86539" w14:textId="77777777">
        <w:trPr>
          <w:trHeight w:val="262"/>
          <w:jc w:val="center"/>
        </w:trPr>
        <w:tc>
          <w:tcPr>
            <w:tcW w:w="1930" w:type="dxa"/>
            <w:tcBorders>
              <w:top w:val="nil"/>
              <w:left w:val="nil"/>
              <w:bottom w:val="nil"/>
              <w:right w:val="nil"/>
            </w:tcBorders>
          </w:tcPr>
          <w:p w14:paraId="2C228B39"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 xml:space="preserve"> </w:t>
            </w:r>
          </w:p>
        </w:tc>
        <w:tc>
          <w:tcPr>
            <w:tcW w:w="1400" w:type="dxa"/>
            <w:tcBorders>
              <w:top w:val="nil"/>
              <w:left w:val="nil"/>
              <w:bottom w:val="nil"/>
              <w:right w:val="nil"/>
            </w:tcBorders>
          </w:tcPr>
          <w:p w14:paraId="4443DE60"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Coeficiente</w:t>
            </w:r>
          </w:p>
        </w:tc>
        <w:tc>
          <w:tcPr>
            <w:tcW w:w="1400" w:type="dxa"/>
            <w:tcBorders>
              <w:top w:val="nil"/>
              <w:left w:val="nil"/>
              <w:bottom w:val="nil"/>
              <w:right w:val="nil"/>
            </w:tcBorders>
          </w:tcPr>
          <w:p w14:paraId="7AB6EC74"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Erro Padrão</w:t>
            </w:r>
          </w:p>
        </w:tc>
        <w:tc>
          <w:tcPr>
            <w:tcW w:w="1400" w:type="dxa"/>
            <w:tcBorders>
              <w:top w:val="nil"/>
              <w:left w:val="nil"/>
              <w:bottom w:val="nil"/>
              <w:right w:val="nil"/>
            </w:tcBorders>
          </w:tcPr>
          <w:p w14:paraId="569A0757"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z</w:t>
            </w:r>
          </w:p>
        </w:tc>
        <w:tc>
          <w:tcPr>
            <w:tcW w:w="1400" w:type="dxa"/>
            <w:tcBorders>
              <w:top w:val="nil"/>
              <w:left w:val="nil"/>
              <w:bottom w:val="nil"/>
              <w:right w:val="nil"/>
            </w:tcBorders>
          </w:tcPr>
          <w:p w14:paraId="6E186F57"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p-valor</w:t>
            </w:r>
          </w:p>
        </w:tc>
        <w:tc>
          <w:tcPr>
            <w:tcW w:w="500" w:type="dxa"/>
            <w:tcBorders>
              <w:top w:val="nil"/>
              <w:left w:val="nil"/>
              <w:bottom w:val="nil"/>
              <w:right w:val="nil"/>
            </w:tcBorders>
          </w:tcPr>
          <w:p w14:paraId="3A745B89"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r>
      <w:tr w:rsidR="00FA2FE4" w14:paraId="2C72E1F8" w14:textId="77777777">
        <w:trPr>
          <w:trHeight w:val="262"/>
          <w:jc w:val="center"/>
        </w:trPr>
        <w:tc>
          <w:tcPr>
            <w:tcW w:w="1930" w:type="dxa"/>
            <w:tcBorders>
              <w:top w:val="nil"/>
              <w:left w:val="nil"/>
              <w:bottom w:val="nil"/>
              <w:right w:val="nil"/>
            </w:tcBorders>
          </w:tcPr>
          <w:p w14:paraId="1A7FF601" w14:textId="77777777" w:rsidR="00FA2FE4" w:rsidRDefault="00FA2FE4">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p>
        </w:tc>
        <w:tc>
          <w:tcPr>
            <w:tcW w:w="1400" w:type="dxa"/>
            <w:tcBorders>
              <w:top w:val="nil"/>
              <w:left w:val="nil"/>
              <w:bottom w:val="nil"/>
              <w:right w:val="nil"/>
            </w:tcBorders>
          </w:tcPr>
          <w:p w14:paraId="3A0D43FA"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0,00286132</w:t>
            </w:r>
          </w:p>
        </w:tc>
        <w:tc>
          <w:tcPr>
            <w:tcW w:w="1400" w:type="dxa"/>
            <w:tcBorders>
              <w:top w:val="nil"/>
              <w:left w:val="nil"/>
              <w:bottom w:val="nil"/>
              <w:right w:val="nil"/>
            </w:tcBorders>
          </w:tcPr>
          <w:p w14:paraId="29F5AFD4"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0,0228221</w:t>
            </w:r>
          </w:p>
        </w:tc>
        <w:tc>
          <w:tcPr>
            <w:tcW w:w="1400" w:type="dxa"/>
            <w:tcBorders>
              <w:top w:val="nil"/>
              <w:left w:val="nil"/>
              <w:bottom w:val="nil"/>
              <w:right w:val="nil"/>
            </w:tcBorders>
          </w:tcPr>
          <w:p w14:paraId="516721F8"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0,1254</w:t>
            </w:r>
          </w:p>
        </w:tc>
        <w:tc>
          <w:tcPr>
            <w:tcW w:w="1400" w:type="dxa"/>
            <w:tcBorders>
              <w:top w:val="nil"/>
              <w:left w:val="nil"/>
              <w:bottom w:val="nil"/>
              <w:right w:val="nil"/>
            </w:tcBorders>
          </w:tcPr>
          <w:p w14:paraId="7C8F0BA5"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0,9002</w:t>
            </w:r>
          </w:p>
        </w:tc>
        <w:tc>
          <w:tcPr>
            <w:tcW w:w="500" w:type="dxa"/>
            <w:tcBorders>
              <w:top w:val="nil"/>
              <w:left w:val="nil"/>
              <w:bottom w:val="nil"/>
              <w:right w:val="nil"/>
            </w:tcBorders>
          </w:tcPr>
          <w:p w14:paraId="16BEB001"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r>
      <w:tr w:rsidR="00FA2FE4" w14:paraId="24BAA094" w14:textId="77777777">
        <w:trPr>
          <w:trHeight w:val="262"/>
          <w:jc w:val="center"/>
        </w:trPr>
        <w:tc>
          <w:tcPr>
            <w:tcW w:w="1930" w:type="dxa"/>
            <w:tcBorders>
              <w:top w:val="nil"/>
              <w:left w:val="nil"/>
              <w:bottom w:val="nil"/>
              <w:right w:val="nil"/>
            </w:tcBorders>
          </w:tcPr>
          <w:p w14:paraId="4E53A522"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phi_1</w:t>
            </w:r>
          </w:p>
        </w:tc>
        <w:tc>
          <w:tcPr>
            <w:tcW w:w="1400" w:type="dxa"/>
            <w:tcBorders>
              <w:top w:val="nil"/>
              <w:left w:val="nil"/>
              <w:bottom w:val="nil"/>
              <w:right w:val="nil"/>
            </w:tcBorders>
          </w:tcPr>
          <w:p w14:paraId="79F2F279"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−0,489022</w:t>
            </w:r>
          </w:p>
        </w:tc>
        <w:tc>
          <w:tcPr>
            <w:tcW w:w="1400" w:type="dxa"/>
            <w:tcBorders>
              <w:top w:val="nil"/>
              <w:left w:val="nil"/>
              <w:bottom w:val="nil"/>
              <w:right w:val="nil"/>
            </w:tcBorders>
          </w:tcPr>
          <w:p w14:paraId="784D0616"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0,0767767</w:t>
            </w:r>
          </w:p>
        </w:tc>
        <w:tc>
          <w:tcPr>
            <w:tcW w:w="1400" w:type="dxa"/>
            <w:tcBorders>
              <w:top w:val="nil"/>
              <w:left w:val="nil"/>
              <w:bottom w:val="nil"/>
              <w:right w:val="nil"/>
            </w:tcBorders>
          </w:tcPr>
          <w:p w14:paraId="3DEF7D31"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−6,369</w:t>
            </w:r>
          </w:p>
        </w:tc>
        <w:tc>
          <w:tcPr>
            <w:tcW w:w="1400" w:type="dxa"/>
            <w:tcBorders>
              <w:top w:val="nil"/>
              <w:left w:val="nil"/>
              <w:bottom w:val="nil"/>
              <w:right w:val="nil"/>
            </w:tcBorders>
          </w:tcPr>
          <w:p w14:paraId="27A29CBD"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&lt;0,0001</w:t>
            </w:r>
          </w:p>
        </w:tc>
        <w:tc>
          <w:tcPr>
            <w:tcW w:w="500" w:type="dxa"/>
            <w:tcBorders>
              <w:top w:val="nil"/>
              <w:left w:val="nil"/>
              <w:bottom w:val="nil"/>
              <w:right w:val="nil"/>
            </w:tcBorders>
          </w:tcPr>
          <w:p w14:paraId="2463D3A1"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FA2FE4" w14:paraId="246B9411" w14:textId="77777777">
        <w:trPr>
          <w:trHeight w:val="262"/>
          <w:jc w:val="center"/>
        </w:trPr>
        <w:tc>
          <w:tcPr>
            <w:tcW w:w="1930" w:type="dxa"/>
            <w:tcBorders>
              <w:top w:val="nil"/>
              <w:left w:val="nil"/>
              <w:bottom w:val="nil"/>
              <w:right w:val="nil"/>
            </w:tcBorders>
          </w:tcPr>
          <w:p w14:paraId="26AF267C"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phi_2</w:t>
            </w:r>
          </w:p>
        </w:tc>
        <w:tc>
          <w:tcPr>
            <w:tcW w:w="1400" w:type="dxa"/>
            <w:tcBorders>
              <w:top w:val="nil"/>
              <w:left w:val="nil"/>
              <w:bottom w:val="nil"/>
              <w:right w:val="nil"/>
            </w:tcBorders>
          </w:tcPr>
          <w:p w14:paraId="286418EC"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−0,235414</w:t>
            </w:r>
          </w:p>
        </w:tc>
        <w:tc>
          <w:tcPr>
            <w:tcW w:w="1400" w:type="dxa"/>
            <w:tcBorders>
              <w:top w:val="nil"/>
              <w:left w:val="nil"/>
              <w:bottom w:val="nil"/>
              <w:right w:val="nil"/>
            </w:tcBorders>
          </w:tcPr>
          <w:p w14:paraId="231CE037"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0,0772943</w:t>
            </w:r>
          </w:p>
        </w:tc>
        <w:tc>
          <w:tcPr>
            <w:tcW w:w="1400" w:type="dxa"/>
            <w:tcBorders>
              <w:top w:val="nil"/>
              <w:left w:val="nil"/>
              <w:bottom w:val="nil"/>
              <w:right w:val="nil"/>
            </w:tcBorders>
          </w:tcPr>
          <w:p w14:paraId="25D26697"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−3,046</w:t>
            </w:r>
          </w:p>
        </w:tc>
        <w:tc>
          <w:tcPr>
            <w:tcW w:w="1400" w:type="dxa"/>
            <w:tcBorders>
              <w:top w:val="nil"/>
              <w:left w:val="nil"/>
              <w:bottom w:val="nil"/>
              <w:right w:val="nil"/>
            </w:tcBorders>
          </w:tcPr>
          <w:p w14:paraId="13B662B5"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0,0023</w:t>
            </w:r>
          </w:p>
        </w:tc>
        <w:tc>
          <w:tcPr>
            <w:tcW w:w="500" w:type="dxa"/>
            <w:tcBorders>
              <w:top w:val="nil"/>
              <w:left w:val="nil"/>
              <w:bottom w:val="nil"/>
              <w:right w:val="nil"/>
            </w:tcBorders>
          </w:tcPr>
          <w:p w14:paraId="56F587E7"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FA2FE4" w14:paraId="3240E5A3" w14:textId="77777777">
        <w:trPr>
          <w:trHeight w:val="262"/>
          <w:jc w:val="center"/>
        </w:trPr>
        <w:tc>
          <w:tcPr>
            <w:tcW w:w="1930" w:type="dxa"/>
            <w:tcBorders>
              <w:top w:val="nil"/>
              <w:left w:val="nil"/>
              <w:bottom w:val="nil"/>
              <w:right w:val="nil"/>
            </w:tcBorders>
          </w:tcPr>
          <w:p w14:paraId="4E1C2046"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phi_9</w:t>
            </w:r>
          </w:p>
        </w:tc>
        <w:tc>
          <w:tcPr>
            <w:tcW w:w="1400" w:type="dxa"/>
            <w:tcBorders>
              <w:top w:val="nil"/>
              <w:left w:val="nil"/>
              <w:bottom w:val="nil"/>
              <w:right w:val="nil"/>
            </w:tcBorders>
          </w:tcPr>
          <w:p w14:paraId="280EFDF0"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−0,187395</w:t>
            </w:r>
          </w:p>
        </w:tc>
        <w:tc>
          <w:tcPr>
            <w:tcW w:w="1400" w:type="dxa"/>
            <w:tcBorders>
              <w:top w:val="nil"/>
              <w:left w:val="nil"/>
              <w:bottom w:val="nil"/>
              <w:right w:val="nil"/>
            </w:tcBorders>
          </w:tcPr>
          <w:p w14:paraId="6230B83A"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0,0712230</w:t>
            </w:r>
          </w:p>
        </w:tc>
        <w:tc>
          <w:tcPr>
            <w:tcW w:w="1400" w:type="dxa"/>
            <w:tcBorders>
              <w:top w:val="nil"/>
              <w:left w:val="nil"/>
              <w:bottom w:val="nil"/>
              <w:right w:val="nil"/>
            </w:tcBorders>
          </w:tcPr>
          <w:p w14:paraId="02187353"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−2,631</w:t>
            </w:r>
          </w:p>
        </w:tc>
        <w:tc>
          <w:tcPr>
            <w:tcW w:w="1400" w:type="dxa"/>
            <w:tcBorders>
              <w:top w:val="nil"/>
              <w:left w:val="nil"/>
              <w:bottom w:val="nil"/>
              <w:right w:val="nil"/>
            </w:tcBorders>
          </w:tcPr>
          <w:p w14:paraId="7F0CD9FE"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0,0085</w:t>
            </w:r>
          </w:p>
        </w:tc>
        <w:tc>
          <w:tcPr>
            <w:tcW w:w="500" w:type="dxa"/>
            <w:tcBorders>
              <w:top w:val="nil"/>
              <w:left w:val="nil"/>
              <w:bottom w:val="nil"/>
              <w:right w:val="nil"/>
            </w:tcBorders>
          </w:tcPr>
          <w:p w14:paraId="2B13D0E0"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FA2FE4" w14:paraId="09BB59BA" w14:textId="77777777">
        <w:trPr>
          <w:trHeight w:val="262"/>
          <w:jc w:val="center"/>
        </w:trPr>
        <w:tc>
          <w:tcPr>
            <w:tcW w:w="1930" w:type="dxa"/>
            <w:tcBorders>
              <w:top w:val="nil"/>
              <w:left w:val="nil"/>
              <w:bottom w:val="nil"/>
              <w:right w:val="nil"/>
            </w:tcBorders>
          </w:tcPr>
          <w:p w14:paraId="7EB663E5"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phi_12</w:t>
            </w:r>
          </w:p>
        </w:tc>
        <w:tc>
          <w:tcPr>
            <w:tcW w:w="1400" w:type="dxa"/>
            <w:tcBorders>
              <w:top w:val="nil"/>
              <w:left w:val="nil"/>
              <w:bottom w:val="nil"/>
              <w:right w:val="nil"/>
            </w:tcBorders>
          </w:tcPr>
          <w:p w14:paraId="3623458C"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0,325799</w:t>
            </w:r>
          </w:p>
        </w:tc>
        <w:tc>
          <w:tcPr>
            <w:tcW w:w="1400" w:type="dxa"/>
            <w:tcBorders>
              <w:top w:val="nil"/>
              <w:left w:val="nil"/>
              <w:bottom w:val="nil"/>
              <w:right w:val="nil"/>
            </w:tcBorders>
          </w:tcPr>
          <w:p w14:paraId="022FE15B"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0,0712107</w:t>
            </w:r>
          </w:p>
        </w:tc>
        <w:tc>
          <w:tcPr>
            <w:tcW w:w="1400" w:type="dxa"/>
            <w:tcBorders>
              <w:top w:val="nil"/>
              <w:left w:val="nil"/>
              <w:bottom w:val="nil"/>
              <w:right w:val="nil"/>
            </w:tcBorders>
          </w:tcPr>
          <w:p w14:paraId="01E51D34"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4,575</w:t>
            </w:r>
          </w:p>
        </w:tc>
        <w:tc>
          <w:tcPr>
            <w:tcW w:w="1400" w:type="dxa"/>
            <w:tcBorders>
              <w:top w:val="nil"/>
              <w:left w:val="nil"/>
              <w:bottom w:val="nil"/>
              <w:right w:val="nil"/>
            </w:tcBorders>
          </w:tcPr>
          <w:p w14:paraId="4D9E0FC3"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&lt;0,0001</w:t>
            </w:r>
          </w:p>
        </w:tc>
        <w:tc>
          <w:tcPr>
            <w:tcW w:w="500" w:type="dxa"/>
            <w:tcBorders>
              <w:top w:val="nil"/>
              <w:left w:val="nil"/>
              <w:bottom w:val="nil"/>
              <w:right w:val="nil"/>
            </w:tcBorders>
          </w:tcPr>
          <w:p w14:paraId="43CF7B56"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bl>
    <w:p w14:paraId="736DF2FC" w14:textId="77777777" w:rsidR="00FA2FE4" w:rsidRDefault="00FA2FE4" w:rsidP="00FA2FE4">
      <w:pPr>
        <w:autoSpaceDE w:val="0"/>
        <w:autoSpaceDN w:val="0"/>
        <w:adjustRightInd w:val="0"/>
        <w:spacing w:after="0" w:line="240" w:lineRule="auto"/>
        <w:jc w:val="center"/>
        <w:rPr>
          <w:rFonts w:ascii="Times New Roman" w:hAnsi="Times New Roman" w:cs="Times New Roman"/>
          <w:sz w:val="24"/>
          <w:szCs w:val="24"/>
        </w:rPr>
      </w:pPr>
    </w:p>
    <w:tbl>
      <w:tblPr>
        <w:tblW w:w="0" w:type="auto"/>
        <w:jc w:val="center"/>
        <w:tblLayout w:type="fixed"/>
        <w:tblCellMar>
          <w:left w:w="30" w:type="dxa"/>
          <w:right w:w="30" w:type="dxa"/>
        </w:tblCellMar>
        <w:tblLook w:val="0000" w:firstRow="0" w:lastRow="0" w:firstColumn="0" w:lastColumn="0" w:noHBand="0" w:noVBand="0"/>
      </w:tblPr>
      <w:tblGrid>
        <w:gridCol w:w="2530"/>
        <w:gridCol w:w="1300"/>
        <w:gridCol w:w="400"/>
        <w:gridCol w:w="2500"/>
        <w:gridCol w:w="1300"/>
      </w:tblGrid>
      <w:tr w:rsidR="00FA2FE4" w14:paraId="0E2A07F9" w14:textId="77777777">
        <w:trPr>
          <w:trHeight w:val="262"/>
          <w:jc w:val="center"/>
        </w:trPr>
        <w:tc>
          <w:tcPr>
            <w:tcW w:w="2530" w:type="dxa"/>
            <w:tcBorders>
              <w:top w:val="nil"/>
              <w:left w:val="nil"/>
              <w:bottom w:val="nil"/>
              <w:right w:val="nil"/>
            </w:tcBorders>
          </w:tcPr>
          <w:p w14:paraId="5C0F9326"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Média var. dependente</w:t>
            </w:r>
          </w:p>
        </w:tc>
        <w:tc>
          <w:tcPr>
            <w:tcW w:w="1300" w:type="dxa"/>
            <w:tcBorders>
              <w:top w:val="nil"/>
              <w:left w:val="nil"/>
              <w:bottom w:val="nil"/>
              <w:right w:val="nil"/>
            </w:tcBorders>
          </w:tcPr>
          <w:p w14:paraId="5C8CFE55"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0,006889</w:t>
            </w:r>
          </w:p>
        </w:tc>
        <w:tc>
          <w:tcPr>
            <w:tcW w:w="400" w:type="dxa"/>
            <w:tcBorders>
              <w:top w:val="nil"/>
              <w:left w:val="nil"/>
              <w:bottom w:val="nil"/>
              <w:right w:val="nil"/>
            </w:tcBorders>
          </w:tcPr>
          <w:p w14:paraId="2805E171"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04A6685F"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D.P. var. dependente</w:t>
            </w:r>
          </w:p>
        </w:tc>
        <w:tc>
          <w:tcPr>
            <w:tcW w:w="1300" w:type="dxa"/>
            <w:tcBorders>
              <w:top w:val="nil"/>
              <w:left w:val="nil"/>
              <w:bottom w:val="nil"/>
              <w:right w:val="nil"/>
            </w:tcBorders>
          </w:tcPr>
          <w:p w14:paraId="7EFEC073"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0,539318</w:t>
            </w:r>
          </w:p>
        </w:tc>
      </w:tr>
      <w:tr w:rsidR="00FA2FE4" w14:paraId="54068FC8" w14:textId="77777777">
        <w:trPr>
          <w:trHeight w:val="262"/>
          <w:jc w:val="center"/>
        </w:trPr>
        <w:tc>
          <w:tcPr>
            <w:tcW w:w="2530" w:type="dxa"/>
            <w:tcBorders>
              <w:top w:val="nil"/>
              <w:left w:val="nil"/>
              <w:bottom w:val="nil"/>
              <w:right w:val="nil"/>
            </w:tcBorders>
          </w:tcPr>
          <w:p w14:paraId="7D80893C"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Média de inovações</w:t>
            </w:r>
          </w:p>
        </w:tc>
        <w:tc>
          <w:tcPr>
            <w:tcW w:w="1300" w:type="dxa"/>
            <w:tcBorders>
              <w:top w:val="nil"/>
              <w:left w:val="nil"/>
              <w:bottom w:val="nil"/>
              <w:right w:val="nil"/>
            </w:tcBorders>
          </w:tcPr>
          <w:p w14:paraId="471DC253"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0,002632</w:t>
            </w:r>
          </w:p>
        </w:tc>
        <w:tc>
          <w:tcPr>
            <w:tcW w:w="400" w:type="dxa"/>
            <w:tcBorders>
              <w:top w:val="nil"/>
              <w:left w:val="nil"/>
              <w:bottom w:val="nil"/>
              <w:right w:val="nil"/>
            </w:tcBorders>
          </w:tcPr>
          <w:p w14:paraId="5BB4C9FC"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41B5AE99"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D.P. das inovações</w:t>
            </w:r>
          </w:p>
        </w:tc>
        <w:tc>
          <w:tcPr>
            <w:tcW w:w="1300" w:type="dxa"/>
            <w:tcBorders>
              <w:top w:val="nil"/>
              <w:left w:val="nil"/>
              <w:bottom w:val="nil"/>
              <w:right w:val="nil"/>
            </w:tcBorders>
          </w:tcPr>
          <w:p w14:paraId="71F80C8E"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0,422953</w:t>
            </w:r>
          </w:p>
        </w:tc>
      </w:tr>
      <w:tr w:rsidR="00FA2FE4" w14:paraId="76DABDBB" w14:textId="77777777">
        <w:trPr>
          <w:trHeight w:val="262"/>
          <w:jc w:val="center"/>
        </w:trPr>
        <w:tc>
          <w:tcPr>
            <w:tcW w:w="2530" w:type="dxa"/>
            <w:tcBorders>
              <w:top w:val="nil"/>
              <w:left w:val="nil"/>
              <w:bottom w:val="nil"/>
              <w:right w:val="nil"/>
            </w:tcBorders>
          </w:tcPr>
          <w:p w14:paraId="1AC6D096"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R-quadrado</w:t>
            </w:r>
          </w:p>
        </w:tc>
        <w:tc>
          <w:tcPr>
            <w:tcW w:w="1300" w:type="dxa"/>
            <w:tcBorders>
              <w:top w:val="nil"/>
              <w:left w:val="nil"/>
              <w:bottom w:val="nil"/>
              <w:right w:val="nil"/>
            </w:tcBorders>
          </w:tcPr>
          <w:p w14:paraId="583CD7AB"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0,380474</w:t>
            </w:r>
          </w:p>
        </w:tc>
        <w:tc>
          <w:tcPr>
            <w:tcW w:w="400" w:type="dxa"/>
            <w:tcBorders>
              <w:top w:val="nil"/>
              <w:left w:val="nil"/>
              <w:bottom w:val="nil"/>
              <w:right w:val="nil"/>
            </w:tcBorders>
          </w:tcPr>
          <w:p w14:paraId="312A9868"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4A25AD17"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R-quadrado ajustado</w:t>
            </w:r>
          </w:p>
        </w:tc>
        <w:tc>
          <w:tcPr>
            <w:tcW w:w="1300" w:type="dxa"/>
            <w:tcBorders>
              <w:top w:val="nil"/>
              <w:left w:val="nil"/>
              <w:bottom w:val="nil"/>
              <w:right w:val="nil"/>
            </w:tcBorders>
          </w:tcPr>
          <w:p w14:paraId="226E26FF"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0,366286</w:t>
            </w:r>
          </w:p>
        </w:tc>
      </w:tr>
      <w:tr w:rsidR="00FA2FE4" w14:paraId="558CB608" w14:textId="77777777">
        <w:trPr>
          <w:trHeight w:val="262"/>
          <w:jc w:val="center"/>
        </w:trPr>
        <w:tc>
          <w:tcPr>
            <w:tcW w:w="2530" w:type="dxa"/>
            <w:tcBorders>
              <w:top w:val="nil"/>
              <w:left w:val="nil"/>
              <w:bottom w:val="nil"/>
              <w:right w:val="nil"/>
            </w:tcBorders>
          </w:tcPr>
          <w:p w14:paraId="40AD9882"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Log da verossimilhança</w:t>
            </w:r>
          </w:p>
        </w:tc>
        <w:tc>
          <w:tcPr>
            <w:tcW w:w="1300" w:type="dxa"/>
            <w:tcBorders>
              <w:top w:val="nil"/>
              <w:left w:val="nil"/>
              <w:bottom w:val="nil"/>
              <w:right w:val="nil"/>
            </w:tcBorders>
          </w:tcPr>
          <w:p w14:paraId="5EC08A84"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−76,60214</w:t>
            </w:r>
          </w:p>
        </w:tc>
        <w:tc>
          <w:tcPr>
            <w:tcW w:w="400" w:type="dxa"/>
            <w:tcBorders>
              <w:top w:val="nil"/>
              <w:left w:val="nil"/>
              <w:bottom w:val="nil"/>
              <w:right w:val="nil"/>
            </w:tcBorders>
          </w:tcPr>
          <w:p w14:paraId="1B8EDB3F"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527DCBF0"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Critério de </w:t>
            </w:r>
            <w:proofErr w:type="spellStart"/>
            <w:r>
              <w:rPr>
                <w:rFonts w:ascii="Times New Roman" w:hAnsi="Times New Roman" w:cs="Times New Roman"/>
                <w:sz w:val="24"/>
                <w:szCs w:val="24"/>
              </w:rPr>
              <w:t>Akaike</w:t>
            </w:r>
            <w:proofErr w:type="spellEnd"/>
          </w:p>
        </w:tc>
        <w:tc>
          <w:tcPr>
            <w:tcW w:w="1300" w:type="dxa"/>
            <w:tcBorders>
              <w:top w:val="nil"/>
              <w:left w:val="nil"/>
              <w:bottom w:val="nil"/>
              <w:right w:val="nil"/>
            </w:tcBorders>
          </w:tcPr>
          <w:p w14:paraId="3F059E0A"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165,2043</w:t>
            </w:r>
          </w:p>
        </w:tc>
      </w:tr>
      <w:tr w:rsidR="00FA2FE4" w14:paraId="33CA779A" w14:textId="77777777">
        <w:trPr>
          <w:trHeight w:val="262"/>
          <w:jc w:val="center"/>
        </w:trPr>
        <w:tc>
          <w:tcPr>
            <w:tcW w:w="2530" w:type="dxa"/>
            <w:tcBorders>
              <w:top w:val="nil"/>
              <w:left w:val="nil"/>
              <w:bottom w:val="nil"/>
              <w:right w:val="nil"/>
            </w:tcBorders>
          </w:tcPr>
          <w:p w14:paraId="123026ED"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Critério de Schwarz</w:t>
            </w:r>
          </w:p>
        </w:tc>
        <w:tc>
          <w:tcPr>
            <w:tcW w:w="1300" w:type="dxa"/>
            <w:tcBorders>
              <w:top w:val="nil"/>
              <w:left w:val="nil"/>
              <w:bottom w:val="nil"/>
              <w:right w:val="nil"/>
            </w:tcBorders>
          </w:tcPr>
          <w:p w14:paraId="5C5219A7"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182,6359</w:t>
            </w:r>
          </w:p>
        </w:tc>
        <w:tc>
          <w:tcPr>
            <w:tcW w:w="400" w:type="dxa"/>
            <w:tcBorders>
              <w:top w:val="nil"/>
              <w:left w:val="nil"/>
              <w:bottom w:val="nil"/>
              <w:right w:val="nil"/>
            </w:tcBorders>
          </w:tcPr>
          <w:p w14:paraId="54AF076A"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59BC4EFD"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Critério Hannan-Quinn</w:t>
            </w:r>
          </w:p>
        </w:tc>
        <w:tc>
          <w:tcPr>
            <w:tcW w:w="1300" w:type="dxa"/>
            <w:tcBorders>
              <w:top w:val="nil"/>
              <w:left w:val="nil"/>
              <w:bottom w:val="nil"/>
              <w:right w:val="nil"/>
            </w:tcBorders>
          </w:tcPr>
          <w:p w14:paraId="282F25D0"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172,2880</w:t>
            </w:r>
          </w:p>
        </w:tc>
      </w:tr>
    </w:tbl>
    <w:p w14:paraId="795B1D04" w14:textId="77777777" w:rsidR="00FA2FE4" w:rsidRDefault="00FA2FE4" w:rsidP="00FA2FE4">
      <w:pPr>
        <w:autoSpaceDE w:val="0"/>
        <w:autoSpaceDN w:val="0"/>
        <w:adjustRightInd w:val="0"/>
        <w:spacing w:after="0" w:line="240" w:lineRule="auto"/>
        <w:jc w:val="center"/>
        <w:rPr>
          <w:rFonts w:ascii="Times New Roman" w:hAnsi="Times New Roman" w:cs="Times New Roman"/>
          <w:sz w:val="24"/>
          <w:szCs w:val="24"/>
        </w:rPr>
      </w:pPr>
    </w:p>
    <w:tbl>
      <w:tblPr>
        <w:tblW w:w="0" w:type="auto"/>
        <w:jc w:val="center"/>
        <w:tblLayout w:type="fixed"/>
        <w:tblCellMar>
          <w:left w:w="30" w:type="dxa"/>
          <w:right w:w="30" w:type="dxa"/>
        </w:tblCellMar>
        <w:tblLook w:val="0000" w:firstRow="0" w:lastRow="0" w:firstColumn="0" w:lastColumn="0" w:noHBand="0" w:noVBand="0"/>
      </w:tblPr>
      <w:tblGrid>
        <w:gridCol w:w="530"/>
        <w:gridCol w:w="1000"/>
        <w:gridCol w:w="1400"/>
        <w:gridCol w:w="1400"/>
        <w:gridCol w:w="1400"/>
        <w:gridCol w:w="1400"/>
      </w:tblGrid>
      <w:tr w:rsidR="00FA2FE4" w14:paraId="33902CC4" w14:textId="77777777">
        <w:trPr>
          <w:trHeight w:val="262"/>
          <w:jc w:val="center"/>
        </w:trPr>
        <w:tc>
          <w:tcPr>
            <w:tcW w:w="530" w:type="dxa"/>
            <w:tcBorders>
              <w:top w:val="nil"/>
              <w:left w:val="nil"/>
              <w:bottom w:val="nil"/>
              <w:right w:val="nil"/>
            </w:tcBorders>
          </w:tcPr>
          <w:p w14:paraId="37752CFF"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p>
        </w:tc>
        <w:tc>
          <w:tcPr>
            <w:tcW w:w="1000" w:type="dxa"/>
            <w:tcBorders>
              <w:top w:val="nil"/>
              <w:left w:val="nil"/>
              <w:bottom w:val="nil"/>
              <w:right w:val="nil"/>
            </w:tcBorders>
          </w:tcPr>
          <w:p w14:paraId="254C06EF"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p>
        </w:tc>
        <w:tc>
          <w:tcPr>
            <w:tcW w:w="1400" w:type="dxa"/>
            <w:tcBorders>
              <w:top w:val="nil"/>
              <w:left w:val="nil"/>
              <w:bottom w:val="nil"/>
              <w:right w:val="nil"/>
            </w:tcBorders>
          </w:tcPr>
          <w:p w14:paraId="70B2BF8F"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Real</w:t>
            </w:r>
          </w:p>
        </w:tc>
        <w:tc>
          <w:tcPr>
            <w:tcW w:w="1400" w:type="dxa"/>
            <w:tcBorders>
              <w:top w:val="nil"/>
              <w:left w:val="nil"/>
              <w:bottom w:val="nil"/>
              <w:right w:val="nil"/>
            </w:tcBorders>
          </w:tcPr>
          <w:p w14:paraId="146BCEC2"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Imaginária</w:t>
            </w:r>
          </w:p>
        </w:tc>
        <w:tc>
          <w:tcPr>
            <w:tcW w:w="1400" w:type="dxa"/>
            <w:tcBorders>
              <w:top w:val="nil"/>
              <w:left w:val="nil"/>
              <w:bottom w:val="nil"/>
              <w:right w:val="nil"/>
            </w:tcBorders>
          </w:tcPr>
          <w:p w14:paraId="06E79B0F"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Módulo</w:t>
            </w:r>
          </w:p>
        </w:tc>
        <w:tc>
          <w:tcPr>
            <w:tcW w:w="1400" w:type="dxa"/>
            <w:tcBorders>
              <w:top w:val="nil"/>
              <w:left w:val="nil"/>
              <w:bottom w:val="nil"/>
              <w:right w:val="nil"/>
            </w:tcBorders>
          </w:tcPr>
          <w:p w14:paraId="7E3432DC" w14:textId="77777777" w:rsidR="00FA2FE4" w:rsidRDefault="00FA2FE4">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Frequência</w:t>
            </w:r>
          </w:p>
        </w:tc>
      </w:tr>
      <w:tr w:rsidR="00FA2FE4" w14:paraId="605DD58B" w14:textId="77777777">
        <w:trPr>
          <w:trHeight w:val="262"/>
          <w:jc w:val="center"/>
        </w:trPr>
        <w:tc>
          <w:tcPr>
            <w:tcW w:w="530" w:type="dxa"/>
            <w:tcBorders>
              <w:top w:val="nil"/>
              <w:left w:val="nil"/>
              <w:bottom w:val="nil"/>
              <w:right w:val="nil"/>
            </w:tcBorders>
          </w:tcPr>
          <w:p w14:paraId="3D122502"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AR</w:t>
            </w:r>
          </w:p>
        </w:tc>
        <w:tc>
          <w:tcPr>
            <w:tcW w:w="1000" w:type="dxa"/>
            <w:tcBorders>
              <w:top w:val="nil"/>
              <w:left w:val="nil"/>
              <w:bottom w:val="nil"/>
              <w:right w:val="nil"/>
            </w:tcBorders>
          </w:tcPr>
          <w:p w14:paraId="7C229457"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400" w:type="dxa"/>
            <w:tcBorders>
              <w:top w:val="nil"/>
              <w:left w:val="nil"/>
              <w:bottom w:val="nil"/>
              <w:right w:val="nil"/>
            </w:tcBorders>
          </w:tcPr>
          <w:p w14:paraId="55A1CCE8"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400" w:type="dxa"/>
            <w:tcBorders>
              <w:top w:val="nil"/>
              <w:left w:val="nil"/>
              <w:bottom w:val="nil"/>
              <w:right w:val="nil"/>
            </w:tcBorders>
          </w:tcPr>
          <w:p w14:paraId="3B3ED180"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400" w:type="dxa"/>
            <w:tcBorders>
              <w:top w:val="nil"/>
              <w:left w:val="nil"/>
              <w:bottom w:val="nil"/>
              <w:right w:val="nil"/>
            </w:tcBorders>
          </w:tcPr>
          <w:p w14:paraId="73F7E095"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400" w:type="dxa"/>
            <w:tcBorders>
              <w:top w:val="nil"/>
              <w:left w:val="nil"/>
              <w:bottom w:val="nil"/>
              <w:right w:val="nil"/>
            </w:tcBorders>
          </w:tcPr>
          <w:p w14:paraId="076FA01B"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r>
      <w:tr w:rsidR="00FA2FE4" w14:paraId="71153563" w14:textId="77777777">
        <w:trPr>
          <w:trHeight w:val="262"/>
          <w:jc w:val="center"/>
        </w:trPr>
        <w:tc>
          <w:tcPr>
            <w:tcW w:w="530" w:type="dxa"/>
            <w:tcBorders>
              <w:top w:val="nil"/>
              <w:left w:val="nil"/>
              <w:bottom w:val="nil"/>
              <w:right w:val="nil"/>
            </w:tcBorders>
          </w:tcPr>
          <w:p w14:paraId="0AD61602"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tcPr>
          <w:p w14:paraId="5216FC67"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Raiz 1 </w:t>
            </w:r>
          </w:p>
        </w:tc>
        <w:tc>
          <w:tcPr>
            <w:tcW w:w="1400" w:type="dxa"/>
            <w:tcBorders>
              <w:top w:val="nil"/>
              <w:left w:val="nil"/>
              <w:bottom w:val="nil"/>
              <w:right w:val="nil"/>
            </w:tcBorders>
          </w:tcPr>
          <w:p w14:paraId="56DDE5AA"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-1,0348</w:t>
            </w:r>
          </w:p>
        </w:tc>
        <w:tc>
          <w:tcPr>
            <w:tcW w:w="1400" w:type="dxa"/>
            <w:tcBorders>
              <w:top w:val="nil"/>
              <w:left w:val="nil"/>
              <w:bottom w:val="nil"/>
              <w:right w:val="nil"/>
            </w:tcBorders>
          </w:tcPr>
          <w:p w14:paraId="19C09A54"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0,0000</w:t>
            </w:r>
          </w:p>
        </w:tc>
        <w:tc>
          <w:tcPr>
            <w:tcW w:w="1400" w:type="dxa"/>
            <w:tcBorders>
              <w:top w:val="nil"/>
              <w:left w:val="nil"/>
              <w:bottom w:val="nil"/>
              <w:right w:val="nil"/>
            </w:tcBorders>
          </w:tcPr>
          <w:p w14:paraId="0CED4DC1"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1,0348</w:t>
            </w:r>
          </w:p>
        </w:tc>
        <w:tc>
          <w:tcPr>
            <w:tcW w:w="1400" w:type="dxa"/>
            <w:tcBorders>
              <w:top w:val="nil"/>
              <w:left w:val="nil"/>
              <w:bottom w:val="nil"/>
              <w:right w:val="nil"/>
            </w:tcBorders>
          </w:tcPr>
          <w:p w14:paraId="06CC924D"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0,5000</w:t>
            </w:r>
          </w:p>
        </w:tc>
      </w:tr>
      <w:tr w:rsidR="00FA2FE4" w14:paraId="74DFFF46" w14:textId="77777777">
        <w:trPr>
          <w:trHeight w:val="262"/>
          <w:jc w:val="center"/>
        </w:trPr>
        <w:tc>
          <w:tcPr>
            <w:tcW w:w="530" w:type="dxa"/>
            <w:tcBorders>
              <w:top w:val="nil"/>
              <w:left w:val="nil"/>
              <w:bottom w:val="nil"/>
              <w:right w:val="nil"/>
            </w:tcBorders>
          </w:tcPr>
          <w:p w14:paraId="55AE179E"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tcPr>
          <w:p w14:paraId="12CCDD98"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Raiz 2 </w:t>
            </w:r>
          </w:p>
        </w:tc>
        <w:tc>
          <w:tcPr>
            <w:tcW w:w="1400" w:type="dxa"/>
            <w:tcBorders>
              <w:top w:val="nil"/>
              <w:left w:val="nil"/>
              <w:bottom w:val="nil"/>
              <w:right w:val="nil"/>
            </w:tcBorders>
          </w:tcPr>
          <w:p w14:paraId="585DD7D9"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1,1994</w:t>
            </w:r>
          </w:p>
        </w:tc>
        <w:tc>
          <w:tcPr>
            <w:tcW w:w="1400" w:type="dxa"/>
            <w:tcBorders>
              <w:top w:val="nil"/>
              <w:left w:val="nil"/>
              <w:bottom w:val="nil"/>
              <w:right w:val="nil"/>
            </w:tcBorders>
          </w:tcPr>
          <w:p w14:paraId="232E928D"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0,0000</w:t>
            </w:r>
          </w:p>
        </w:tc>
        <w:tc>
          <w:tcPr>
            <w:tcW w:w="1400" w:type="dxa"/>
            <w:tcBorders>
              <w:top w:val="nil"/>
              <w:left w:val="nil"/>
              <w:bottom w:val="nil"/>
              <w:right w:val="nil"/>
            </w:tcBorders>
          </w:tcPr>
          <w:p w14:paraId="4CB8E238"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1,1994</w:t>
            </w:r>
          </w:p>
        </w:tc>
        <w:tc>
          <w:tcPr>
            <w:tcW w:w="1400" w:type="dxa"/>
            <w:tcBorders>
              <w:top w:val="nil"/>
              <w:left w:val="nil"/>
              <w:bottom w:val="nil"/>
              <w:right w:val="nil"/>
            </w:tcBorders>
          </w:tcPr>
          <w:p w14:paraId="6BCB649E"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0,0000</w:t>
            </w:r>
          </w:p>
        </w:tc>
      </w:tr>
      <w:tr w:rsidR="00FA2FE4" w14:paraId="394F2755" w14:textId="77777777">
        <w:trPr>
          <w:trHeight w:val="262"/>
          <w:jc w:val="center"/>
        </w:trPr>
        <w:tc>
          <w:tcPr>
            <w:tcW w:w="530" w:type="dxa"/>
            <w:tcBorders>
              <w:top w:val="nil"/>
              <w:left w:val="nil"/>
              <w:bottom w:val="nil"/>
              <w:right w:val="nil"/>
            </w:tcBorders>
          </w:tcPr>
          <w:p w14:paraId="505126A0"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tcPr>
          <w:p w14:paraId="5443AE40"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Raiz 3 </w:t>
            </w:r>
          </w:p>
        </w:tc>
        <w:tc>
          <w:tcPr>
            <w:tcW w:w="1400" w:type="dxa"/>
            <w:tcBorders>
              <w:top w:val="nil"/>
              <w:left w:val="nil"/>
              <w:bottom w:val="nil"/>
              <w:right w:val="nil"/>
            </w:tcBorders>
          </w:tcPr>
          <w:p w14:paraId="4380BD31"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-0,8968</w:t>
            </w:r>
          </w:p>
        </w:tc>
        <w:tc>
          <w:tcPr>
            <w:tcW w:w="1400" w:type="dxa"/>
            <w:tcBorders>
              <w:top w:val="nil"/>
              <w:left w:val="nil"/>
              <w:bottom w:val="nil"/>
              <w:right w:val="nil"/>
            </w:tcBorders>
          </w:tcPr>
          <w:p w14:paraId="3CE6E8E0"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-0,5601</w:t>
            </w:r>
          </w:p>
        </w:tc>
        <w:tc>
          <w:tcPr>
            <w:tcW w:w="1400" w:type="dxa"/>
            <w:tcBorders>
              <w:top w:val="nil"/>
              <w:left w:val="nil"/>
              <w:bottom w:val="nil"/>
              <w:right w:val="nil"/>
            </w:tcBorders>
          </w:tcPr>
          <w:p w14:paraId="0180BEAF"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1,0573</w:t>
            </w:r>
          </w:p>
        </w:tc>
        <w:tc>
          <w:tcPr>
            <w:tcW w:w="1400" w:type="dxa"/>
            <w:tcBorders>
              <w:top w:val="nil"/>
              <w:left w:val="nil"/>
              <w:bottom w:val="nil"/>
              <w:right w:val="nil"/>
            </w:tcBorders>
          </w:tcPr>
          <w:p w14:paraId="431FE2DE"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-0,4111</w:t>
            </w:r>
          </w:p>
        </w:tc>
      </w:tr>
      <w:tr w:rsidR="00FA2FE4" w14:paraId="2DBF8AFA" w14:textId="77777777">
        <w:trPr>
          <w:trHeight w:val="262"/>
          <w:jc w:val="center"/>
        </w:trPr>
        <w:tc>
          <w:tcPr>
            <w:tcW w:w="530" w:type="dxa"/>
            <w:tcBorders>
              <w:top w:val="nil"/>
              <w:left w:val="nil"/>
              <w:bottom w:val="nil"/>
              <w:right w:val="nil"/>
            </w:tcBorders>
          </w:tcPr>
          <w:p w14:paraId="2CA4AE2A"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tcPr>
          <w:p w14:paraId="44BA4345"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Raiz 4 </w:t>
            </w:r>
          </w:p>
        </w:tc>
        <w:tc>
          <w:tcPr>
            <w:tcW w:w="1400" w:type="dxa"/>
            <w:tcBorders>
              <w:top w:val="nil"/>
              <w:left w:val="nil"/>
              <w:bottom w:val="nil"/>
              <w:right w:val="nil"/>
            </w:tcBorders>
          </w:tcPr>
          <w:p w14:paraId="38B388E1"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-0,8968</w:t>
            </w:r>
          </w:p>
        </w:tc>
        <w:tc>
          <w:tcPr>
            <w:tcW w:w="1400" w:type="dxa"/>
            <w:tcBorders>
              <w:top w:val="nil"/>
              <w:left w:val="nil"/>
              <w:bottom w:val="nil"/>
              <w:right w:val="nil"/>
            </w:tcBorders>
          </w:tcPr>
          <w:p w14:paraId="5A96FF45"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0,5601</w:t>
            </w:r>
          </w:p>
        </w:tc>
        <w:tc>
          <w:tcPr>
            <w:tcW w:w="1400" w:type="dxa"/>
            <w:tcBorders>
              <w:top w:val="nil"/>
              <w:left w:val="nil"/>
              <w:bottom w:val="nil"/>
              <w:right w:val="nil"/>
            </w:tcBorders>
          </w:tcPr>
          <w:p w14:paraId="6DCBEA9B"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1,0573</w:t>
            </w:r>
          </w:p>
        </w:tc>
        <w:tc>
          <w:tcPr>
            <w:tcW w:w="1400" w:type="dxa"/>
            <w:tcBorders>
              <w:top w:val="nil"/>
              <w:left w:val="nil"/>
              <w:bottom w:val="nil"/>
              <w:right w:val="nil"/>
            </w:tcBorders>
          </w:tcPr>
          <w:p w14:paraId="42F435C4"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0,4111</w:t>
            </w:r>
          </w:p>
        </w:tc>
      </w:tr>
      <w:tr w:rsidR="00FA2FE4" w14:paraId="3DA53E01" w14:textId="77777777">
        <w:trPr>
          <w:trHeight w:val="262"/>
          <w:jc w:val="center"/>
        </w:trPr>
        <w:tc>
          <w:tcPr>
            <w:tcW w:w="530" w:type="dxa"/>
            <w:tcBorders>
              <w:top w:val="nil"/>
              <w:left w:val="nil"/>
              <w:bottom w:val="nil"/>
              <w:right w:val="nil"/>
            </w:tcBorders>
          </w:tcPr>
          <w:p w14:paraId="28436C71"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tcPr>
          <w:p w14:paraId="3DA3F9CD"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Raiz 5 </w:t>
            </w:r>
          </w:p>
        </w:tc>
        <w:tc>
          <w:tcPr>
            <w:tcW w:w="1400" w:type="dxa"/>
            <w:tcBorders>
              <w:top w:val="nil"/>
              <w:left w:val="nil"/>
              <w:bottom w:val="nil"/>
              <w:right w:val="nil"/>
            </w:tcBorders>
          </w:tcPr>
          <w:p w14:paraId="56B303A4"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-0,0967</w:t>
            </w:r>
          </w:p>
        </w:tc>
        <w:tc>
          <w:tcPr>
            <w:tcW w:w="1400" w:type="dxa"/>
            <w:tcBorders>
              <w:top w:val="nil"/>
              <w:left w:val="nil"/>
              <w:bottom w:val="nil"/>
              <w:right w:val="nil"/>
            </w:tcBorders>
          </w:tcPr>
          <w:p w14:paraId="2C9F8013"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-1,0786</w:t>
            </w:r>
          </w:p>
        </w:tc>
        <w:tc>
          <w:tcPr>
            <w:tcW w:w="1400" w:type="dxa"/>
            <w:tcBorders>
              <w:top w:val="nil"/>
              <w:left w:val="nil"/>
              <w:bottom w:val="nil"/>
              <w:right w:val="nil"/>
            </w:tcBorders>
          </w:tcPr>
          <w:p w14:paraId="7E01160A"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1,0829</w:t>
            </w:r>
          </w:p>
        </w:tc>
        <w:tc>
          <w:tcPr>
            <w:tcW w:w="1400" w:type="dxa"/>
            <w:tcBorders>
              <w:top w:val="nil"/>
              <w:left w:val="nil"/>
              <w:bottom w:val="nil"/>
              <w:right w:val="nil"/>
            </w:tcBorders>
          </w:tcPr>
          <w:p w14:paraId="0AB7863B"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-0,2642</w:t>
            </w:r>
          </w:p>
        </w:tc>
      </w:tr>
      <w:tr w:rsidR="00FA2FE4" w14:paraId="1AB7AE4B" w14:textId="77777777">
        <w:trPr>
          <w:trHeight w:val="262"/>
          <w:jc w:val="center"/>
        </w:trPr>
        <w:tc>
          <w:tcPr>
            <w:tcW w:w="530" w:type="dxa"/>
            <w:tcBorders>
              <w:top w:val="nil"/>
              <w:left w:val="nil"/>
              <w:bottom w:val="nil"/>
              <w:right w:val="nil"/>
            </w:tcBorders>
          </w:tcPr>
          <w:p w14:paraId="07488B87"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tcPr>
          <w:p w14:paraId="051D6162"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Raiz 6 </w:t>
            </w:r>
          </w:p>
        </w:tc>
        <w:tc>
          <w:tcPr>
            <w:tcW w:w="1400" w:type="dxa"/>
            <w:tcBorders>
              <w:top w:val="nil"/>
              <w:left w:val="nil"/>
              <w:bottom w:val="nil"/>
              <w:right w:val="nil"/>
            </w:tcBorders>
          </w:tcPr>
          <w:p w14:paraId="532DADF0"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-0,0967</w:t>
            </w:r>
          </w:p>
        </w:tc>
        <w:tc>
          <w:tcPr>
            <w:tcW w:w="1400" w:type="dxa"/>
            <w:tcBorders>
              <w:top w:val="nil"/>
              <w:left w:val="nil"/>
              <w:bottom w:val="nil"/>
              <w:right w:val="nil"/>
            </w:tcBorders>
          </w:tcPr>
          <w:p w14:paraId="1A76B904"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1,0786</w:t>
            </w:r>
          </w:p>
        </w:tc>
        <w:tc>
          <w:tcPr>
            <w:tcW w:w="1400" w:type="dxa"/>
            <w:tcBorders>
              <w:top w:val="nil"/>
              <w:left w:val="nil"/>
              <w:bottom w:val="nil"/>
              <w:right w:val="nil"/>
            </w:tcBorders>
          </w:tcPr>
          <w:p w14:paraId="57A48659"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1,0829</w:t>
            </w:r>
          </w:p>
        </w:tc>
        <w:tc>
          <w:tcPr>
            <w:tcW w:w="1400" w:type="dxa"/>
            <w:tcBorders>
              <w:top w:val="nil"/>
              <w:left w:val="nil"/>
              <w:bottom w:val="nil"/>
              <w:right w:val="nil"/>
            </w:tcBorders>
          </w:tcPr>
          <w:p w14:paraId="5DC2F180"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0,2642</w:t>
            </w:r>
          </w:p>
        </w:tc>
      </w:tr>
      <w:tr w:rsidR="00FA2FE4" w14:paraId="6FFC15CE" w14:textId="77777777">
        <w:trPr>
          <w:trHeight w:val="262"/>
          <w:jc w:val="center"/>
        </w:trPr>
        <w:tc>
          <w:tcPr>
            <w:tcW w:w="530" w:type="dxa"/>
            <w:tcBorders>
              <w:top w:val="nil"/>
              <w:left w:val="nil"/>
              <w:bottom w:val="nil"/>
              <w:right w:val="nil"/>
            </w:tcBorders>
          </w:tcPr>
          <w:p w14:paraId="13A63137"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tcPr>
          <w:p w14:paraId="69BAC6C5"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Raiz 7 </w:t>
            </w:r>
          </w:p>
        </w:tc>
        <w:tc>
          <w:tcPr>
            <w:tcW w:w="1400" w:type="dxa"/>
            <w:tcBorders>
              <w:top w:val="nil"/>
              <w:left w:val="nil"/>
              <w:bottom w:val="nil"/>
              <w:right w:val="nil"/>
            </w:tcBorders>
          </w:tcPr>
          <w:p w14:paraId="3D6871D2"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0,9922</w:t>
            </w:r>
          </w:p>
        </w:tc>
        <w:tc>
          <w:tcPr>
            <w:tcW w:w="1400" w:type="dxa"/>
            <w:tcBorders>
              <w:top w:val="nil"/>
              <w:left w:val="nil"/>
              <w:bottom w:val="nil"/>
              <w:right w:val="nil"/>
            </w:tcBorders>
          </w:tcPr>
          <w:p w14:paraId="6AE36199"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-0,5674</w:t>
            </w:r>
          </w:p>
        </w:tc>
        <w:tc>
          <w:tcPr>
            <w:tcW w:w="1400" w:type="dxa"/>
            <w:tcBorders>
              <w:top w:val="nil"/>
              <w:left w:val="nil"/>
              <w:bottom w:val="nil"/>
              <w:right w:val="nil"/>
            </w:tcBorders>
          </w:tcPr>
          <w:p w14:paraId="30242265"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1,1430</w:t>
            </w:r>
          </w:p>
        </w:tc>
        <w:tc>
          <w:tcPr>
            <w:tcW w:w="1400" w:type="dxa"/>
            <w:tcBorders>
              <w:top w:val="nil"/>
              <w:left w:val="nil"/>
              <w:bottom w:val="nil"/>
              <w:right w:val="nil"/>
            </w:tcBorders>
          </w:tcPr>
          <w:p w14:paraId="7548413F"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-0,0827</w:t>
            </w:r>
          </w:p>
        </w:tc>
      </w:tr>
      <w:tr w:rsidR="00FA2FE4" w14:paraId="7E54C496" w14:textId="77777777">
        <w:trPr>
          <w:trHeight w:val="262"/>
          <w:jc w:val="center"/>
        </w:trPr>
        <w:tc>
          <w:tcPr>
            <w:tcW w:w="530" w:type="dxa"/>
            <w:tcBorders>
              <w:top w:val="nil"/>
              <w:left w:val="nil"/>
              <w:bottom w:val="nil"/>
              <w:right w:val="nil"/>
            </w:tcBorders>
          </w:tcPr>
          <w:p w14:paraId="34DD6CDC"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tcPr>
          <w:p w14:paraId="2DA5F27D"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Raiz 8 </w:t>
            </w:r>
          </w:p>
        </w:tc>
        <w:tc>
          <w:tcPr>
            <w:tcW w:w="1400" w:type="dxa"/>
            <w:tcBorders>
              <w:top w:val="nil"/>
              <w:left w:val="nil"/>
              <w:bottom w:val="nil"/>
              <w:right w:val="nil"/>
            </w:tcBorders>
          </w:tcPr>
          <w:p w14:paraId="52547296"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0,9922</w:t>
            </w:r>
          </w:p>
        </w:tc>
        <w:tc>
          <w:tcPr>
            <w:tcW w:w="1400" w:type="dxa"/>
            <w:tcBorders>
              <w:top w:val="nil"/>
              <w:left w:val="nil"/>
              <w:bottom w:val="nil"/>
              <w:right w:val="nil"/>
            </w:tcBorders>
          </w:tcPr>
          <w:p w14:paraId="0CBCC1C8"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0,5674</w:t>
            </w:r>
          </w:p>
        </w:tc>
        <w:tc>
          <w:tcPr>
            <w:tcW w:w="1400" w:type="dxa"/>
            <w:tcBorders>
              <w:top w:val="nil"/>
              <w:left w:val="nil"/>
              <w:bottom w:val="nil"/>
              <w:right w:val="nil"/>
            </w:tcBorders>
          </w:tcPr>
          <w:p w14:paraId="4062CE9A"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1,1430</w:t>
            </w:r>
          </w:p>
        </w:tc>
        <w:tc>
          <w:tcPr>
            <w:tcW w:w="1400" w:type="dxa"/>
            <w:tcBorders>
              <w:top w:val="nil"/>
              <w:left w:val="nil"/>
              <w:bottom w:val="nil"/>
              <w:right w:val="nil"/>
            </w:tcBorders>
          </w:tcPr>
          <w:p w14:paraId="299CC596"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0,0827</w:t>
            </w:r>
          </w:p>
        </w:tc>
      </w:tr>
      <w:tr w:rsidR="00FA2FE4" w14:paraId="5988181A" w14:textId="77777777">
        <w:trPr>
          <w:trHeight w:val="262"/>
          <w:jc w:val="center"/>
        </w:trPr>
        <w:tc>
          <w:tcPr>
            <w:tcW w:w="530" w:type="dxa"/>
            <w:tcBorders>
              <w:top w:val="nil"/>
              <w:left w:val="nil"/>
              <w:bottom w:val="nil"/>
              <w:right w:val="nil"/>
            </w:tcBorders>
          </w:tcPr>
          <w:p w14:paraId="15069812"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tcPr>
          <w:p w14:paraId="39049B78"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Raiz 9 </w:t>
            </w:r>
          </w:p>
        </w:tc>
        <w:tc>
          <w:tcPr>
            <w:tcW w:w="1400" w:type="dxa"/>
            <w:tcBorders>
              <w:top w:val="nil"/>
              <w:left w:val="nil"/>
              <w:bottom w:val="nil"/>
              <w:right w:val="nil"/>
            </w:tcBorders>
          </w:tcPr>
          <w:p w14:paraId="00CD1587"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0,4941</w:t>
            </w:r>
          </w:p>
        </w:tc>
        <w:tc>
          <w:tcPr>
            <w:tcW w:w="1400" w:type="dxa"/>
            <w:tcBorders>
              <w:top w:val="nil"/>
              <w:left w:val="nil"/>
              <w:bottom w:val="nil"/>
              <w:right w:val="nil"/>
            </w:tcBorders>
          </w:tcPr>
          <w:p w14:paraId="56BF81BB"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-0,9686</w:t>
            </w:r>
          </w:p>
        </w:tc>
        <w:tc>
          <w:tcPr>
            <w:tcW w:w="1400" w:type="dxa"/>
            <w:tcBorders>
              <w:top w:val="nil"/>
              <w:left w:val="nil"/>
              <w:bottom w:val="nil"/>
              <w:right w:val="nil"/>
            </w:tcBorders>
          </w:tcPr>
          <w:p w14:paraId="0BE0CACA"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1,0874</w:t>
            </w:r>
          </w:p>
        </w:tc>
        <w:tc>
          <w:tcPr>
            <w:tcW w:w="1400" w:type="dxa"/>
            <w:tcBorders>
              <w:top w:val="nil"/>
              <w:left w:val="nil"/>
              <w:bottom w:val="nil"/>
              <w:right w:val="nil"/>
            </w:tcBorders>
          </w:tcPr>
          <w:p w14:paraId="49D05CE2"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-0,1749</w:t>
            </w:r>
          </w:p>
        </w:tc>
      </w:tr>
      <w:tr w:rsidR="00FA2FE4" w14:paraId="7305C552" w14:textId="77777777">
        <w:trPr>
          <w:trHeight w:val="262"/>
          <w:jc w:val="center"/>
        </w:trPr>
        <w:tc>
          <w:tcPr>
            <w:tcW w:w="530" w:type="dxa"/>
            <w:tcBorders>
              <w:top w:val="nil"/>
              <w:left w:val="nil"/>
              <w:bottom w:val="nil"/>
              <w:right w:val="nil"/>
            </w:tcBorders>
          </w:tcPr>
          <w:p w14:paraId="55117AA8"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tcPr>
          <w:p w14:paraId="1A9B5760"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Raiz 10 </w:t>
            </w:r>
          </w:p>
        </w:tc>
        <w:tc>
          <w:tcPr>
            <w:tcW w:w="1400" w:type="dxa"/>
            <w:tcBorders>
              <w:top w:val="nil"/>
              <w:left w:val="nil"/>
              <w:bottom w:val="nil"/>
              <w:right w:val="nil"/>
            </w:tcBorders>
          </w:tcPr>
          <w:p w14:paraId="5473B745"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0,4941</w:t>
            </w:r>
          </w:p>
        </w:tc>
        <w:tc>
          <w:tcPr>
            <w:tcW w:w="1400" w:type="dxa"/>
            <w:tcBorders>
              <w:top w:val="nil"/>
              <w:left w:val="nil"/>
              <w:bottom w:val="nil"/>
              <w:right w:val="nil"/>
            </w:tcBorders>
          </w:tcPr>
          <w:p w14:paraId="764AB126"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0,9686</w:t>
            </w:r>
          </w:p>
        </w:tc>
        <w:tc>
          <w:tcPr>
            <w:tcW w:w="1400" w:type="dxa"/>
            <w:tcBorders>
              <w:top w:val="nil"/>
              <w:left w:val="nil"/>
              <w:bottom w:val="nil"/>
              <w:right w:val="nil"/>
            </w:tcBorders>
          </w:tcPr>
          <w:p w14:paraId="2A7AEBE7"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1,0874</w:t>
            </w:r>
          </w:p>
        </w:tc>
        <w:tc>
          <w:tcPr>
            <w:tcW w:w="1400" w:type="dxa"/>
            <w:tcBorders>
              <w:top w:val="nil"/>
              <w:left w:val="nil"/>
              <w:bottom w:val="nil"/>
              <w:right w:val="nil"/>
            </w:tcBorders>
          </w:tcPr>
          <w:p w14:paraId="48B8C260"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0,1749</w:t>
            </w:r>
          </w:p>
        </w:tc>
      </w:tr>
      <w:tr w:rsidR="00FA2FE4" w14:paraId="2CA19E55" w14:textId="77777777">
        <w:trPr>
          <w:trHeight w:val="262"/>
          <w:jc w:val="center"/>
        </w:trPr>
        <w:tc>
          <w:tcPr>
            <w:tcW w:w="530" w:type="dxa"/>
            <w:tcBorders>
              <w:top w:val="nil"/>
              <w:left w:val="nil"/>
              <w:bottom w:val="nil"/>
              <w:right w:val="nil"/>
            </w:tcBorders>
          </w:tcPr>
          <w:p w14:paraId="3F6FE2EF"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tcPr>
          <w:p w14:paraId="4261C650"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Raiz 11 </w:t>
            </w:r>
          </w:p>
        </w:tc>
        <w:tc>
          <w:tcPr>
            <w:tcW w:w="1400" w:type="dxa"/>
            <w:tcBorders>
              <w:top w:val="nil"/>
              <w:left w:val="nil"/>
              <w:bottom w:val="nil"/>
              <w:right w:val="nil"/>
            </w:tcBorders>
          </w:tcPr>
          <w:p w14:paraId="3C01BC96"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-0,5751</w:t>
            </w:r>
          </w:p>
        </w:tc>
        <w:tc>
          <w:tcPr>
            <w:tcW w:w="1400" w:type="dxa"/>
            <w:tcBorders>
              <w:top w:val="nil"/>
              <w:left w:val="nil"/>
              <w:bottom w:val="nil"/>
              <w:right w:val="nil"/>
            </w:tcBorders>
          </w:tcPr>
          <w:p w14:paraId="29AC91F2"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-0,9436</w:t>
            </w:r>
          </w:p>
        </w:tc>
        <w:tc>
          <w:tcPr>
            <w:tcW w:w="1400" w:type="dxa"/>
            <w:tcBorders>
              <w:top w:val="nil"/>
              <w:left w:val="nil"/>
              <w:bottom w:val="nil"/>
              <w:right w:val="nil"/>
            </w:tcBorders>
          </w:tcPr>
          <w:p w14:paraId="5C67C761"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1,1051</w:t>
            </w:r>
          </w:p>
        </w:tc>
        <w:tc>
          <w:tcPr>
            <w:tcW w:w="1400" w:type="dxa"/>
            <w:tcBorders>
              <w:top w:val="nil"/>
              <w:left w:val="nil"/>
              <w:bottom w:val="nil"/>
              <w:right w:val="nil"/>
            </w:tcBorders>
          </w:tcPr>
          <w:p w14:paraId="1458C59C"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-0,3371</w:t>
            </w:r>
          </w:p>
        </w:tc>
      </w:tr>
      <w:tr w:rsidR="00FA2FE4" w14:paraId="62E34BB9" w14:textId="77777777">
        <w:trPr>
          <w:trHeight w:val="262"/>
          <w:jc w:val="center"/>
        </w:trPr>
        <w:tc>
          <w:tcPr>
            <w:tcW w:w="530" w:type="dxa"/>
            <w:tcBorders>
              <w:top w:val="nil"/>
              <w:left w:val="nil"/>
              <w:bottom w:val="nil"/>
              <w:right w:val="nil"/>
            </w:tcBorders>
          </w:tcPr>
          <w:p w14:paraId="4F43E03F" w14:textId="77777777" w:rsidR="00FA2FE4" w:rsidRDefault="00FA2FE4">
            <w:pPr>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tcPr>
          <w:p w14:paraId="79FEA1A8" w14:textId="77777777" w:rsidR="00FA2FE4" w:rsidRDefault="00FA2FE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Raiz 12 </w:t>
            </w:r>
          </w:p>
        </w:tc>
        <w:tc>
          <w:tcPr>
            <w:tcW w:w="1400" w:type="dxa"/>
            <w:tcBorders>
              <w:top w:val="nil"/>
              <w:left w:val="nil"/>
              <w:bottom w:val="nil"/>
              <w:right w:val="nil"/>
            </w:tcBorders>
          </w:tcPr>
          <w:p w14:paraId="388CA2E4"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-0,5751</w:t>
            </w:r>
          </w:p>
        </w:tc>
        <w:tc>
          <w:tcPr>
            <w:tcW w:w="1400" w:type="dxa"/>
            <w:tcBorders>
              <w:top w:val="nil"/>
              <w:left w:val="nil"/>
              <w:bottom w:val="nil"/>
              <w:right w:val="nil"/>
            </w:tcBorders>
          </w:tcPr>
          <w:p w14:paraId="0651DE39"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0,9436</w:t>
            </w:r>
          </w:p>
        </w:tc>
        <w:tc>
          <w:tcPr>
            <w:tcW w:w="1400" w:type="dxa"/>
            <w:tcBorders>
              <w:top w:val="nil"/>
              <w:left w:val="nil"/>
              <w:bottom w:val="nil"/>
              <w:right w:val="nil"/>
            </w:tcBorders>
          </w:tcPr>
          <w:p w14:paraId="0DC6D893"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1,1051</w:t>
            </w:r>
          </w:p>
        </w:tc>
        <w:tc>
          <w:tcPr>
            <w:tcW w:w="1400" w:type="dxa"/>
            <w:tcBorders>
              <w:top w:val="nil"/>
              <w:left w:val="nil"/>
              <w:bottom w:val="nil"/>
              <w:right w:val="nil"/>
            </w:tcBorders>
          </w:tcPr>
          <w:p w14:paraId="206F24CB" w14:textId="77777777" w:rsidR="00FA2FE4" w:rsidRDefault="00FA2FE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0,3371</w:t>
            </w:r>
          </w:p>
        </w:tc>
      </w:tr>
    </w:tbl>
    <w:p w14:paraId="4A359651" w14:textId="77777777" w:rsidR="00CD7B8B" w:rsidRDefault="00CD7B8B" w:rsidP="00CD7B8B">
      <w:pPr>
        <w:spacing w:after="0" w:line="240" w:lineRule="auto"/>
        <w:jc w:val="both"/>
        <w:rPr>
          <w:rFonts w:eastAsia="Times New Roman" w:cs="Times New Roman"/>
          <w:lang w:eastAsia="pt-BR"/>
        </w:rPr>
      </w:pPr>
    </w:p>
    <w:p w14:paraId="6912EB80" w14:textId="558E00D2" w:rsidR="00CD7B8B" w:rsidRDefault="00CD7B8B" w:rsidP="00CD7B8B">
      <w:pPr>
        <w:spacing w:after="0" w:line="240" w:lineRule="auto"/>
        <w:jc w:val="both"/>
        <w:rPr>
          <w:rFonts w:eastAsia="Times New Roman" w:cs="Times New Roman"/>
          <w:lang w:eastAsia="pt-BR"/>
        </w:rPr>
      </w:pPr>
      <w:r>
        <w:rPr>
          <w:rFonts w:eastAsia="Times New Roman" w:cs="Times New Roman"/>
          <w:lang w:eastAsia="pt-BR"/>
        </w:rPr>
        <w:t>Com base na regressão realizada do modelo, foi possível obter a equação de regressão com os coeficientes estimados:</w:t>
      </w:r>
    </w:p>
    <w:p w14:paraId="15E17F2B" w14:textId="77777777" w:rsidR="00CD7B8B" w:rsidRDefault="00CD7B8B" w:rsidP="00CD7B8B">
      <w:pPr>
        <w:spacing w:after="0" w:line="240" w:lineRule="auto"/>
        <w:jc w:val="both"/>
        <w:rPr>
          <w:rFonts w:eastAsia="Times New Roman" w:cs="Times New Roman"/>
          <w:lang w:eastAsia="pt-BR"/>
        </w:rPr>
      </w:pPr>
    </w:p>
    <w:p w14:paraId="3F489F0D" w14:textId="485CEE8B" w:rsidR="00353FA4" w:rsidRDefault="00CD7B8B" w:rsidP="00353FA4">
      <w:pPr>
        <w:spacing w:after="400"/>
        <w:jc w:val="center"/>
        <w:rPr>
          <w:rFonts w:eastAsia="Times New Roman" w:cs="Times New Roman"/>
          <w:iCs/>
          <w:lang w:eastAsia="pt-BR"/>
        </w:rPr>
      </w:pPr>
      <m:oMathPara>
        <m:oMath>
          <m:r>
            <m:rPr>
              <m:sty m:val="p"/>
            </m:rPr>
            <w:rPr>
              <w:rFonts w:ascii="Cambria Math" w:hAnsi="Cambria Math"/>
            </w:rPr>
            <m:t>Δπt = 0,0028 - 0,4890 Δ</m:t>
          </m:r>
          <m:sSub>
            <m:sSubPr>
              <m:ctrlPr>
                <w:rPr>
                  <w:rFonts w:ascii="Cambria Math" w:hAnsi="Cambria Math"/>
                  <w:iCs/>
                </w:rPr>
              </m:ctrlPr>
            </m:sSubPr>
            <m:e>
              <m:r>
                <m:rPr>
                  <m:sty m:val="p"/>
                </m:rPr>
                <w:rPr>
                  <w:rFonts w:ascii="Cambria Math" w:hAnsi="Cambria Math"/>
                </w:rPr>
                <m:t>π</m:t>
              </m:r>
            </m:e>
            <m:sub>
              <m:r>
                <m:rPr>
                  <m:sty m:val="p"/>
                </m:rPr>
                <w:rPr>
                  <w:rFonts w:ascii="Cambria Math" w:hAnsi="Cambria Math"/>
                </w:rPr>
                <m:t>t-1</m:t>
              </m:r>
            </m:sub>
          </m:sSub>
          <m:r>
            <m:rPr>
              <m:sty m:val="p"/>
            </m:rPr>
            <w:rPr>
              <w:rFonts w:ascii="Cambria Math" w:hAnsi="Cambria Math"/>
            </w:rPr>
            <m:t xml:space="preserve"> - 0,2354 Δ</m:t>
          </m:r>
          <m:sSub>
            <m:sSubPr>
              <m:ctrlPr>
                <w:rPr>
                  <w:rFonts w:ascii="Cambria Math" w:hAnsi="Cambria Math"/>
                  <w:iCs/>
                </w:rPr>
              </m:ctrlPr>
            </m:sSubPr>
            <m:e>
              <m:r>
                <m:rPr>
                  <m:sty m:val="p"/>
                </m:rPr>
                <w:rPr>
                  <w:rFonts w:ascii="Cambria Math" w:hAnsi="Cambria Math"/>
                </w:rPr>
                <m:t>π</m:t>
              </m:r>
            </m:e>
            <m:sub>
              <m:r>
                <m:rPr>
                  <m:sty m:val="p"/>
                </m:rPr>
                <w:rPr>
                  <w:rFonts w:ascii="Cambria Math" w:hAnsi="Cambria Math"/>
                </w:rPr>
                <m:t>t-2</m:t>
              </m:r>
            </m:sub>
          </m:sSub>
          <m:r>
            <m:rPr>
              <m:sty m:val="p"/>
            </m:rPr>
            <w:rPr>
              <w:rFonts w:ascii="Cambria Math" w:hAnsi="Cambria Math"/>
            </w:rPr>
            <m:t xml:space="preserve"> - 0,1874 Δ</m:t>
          </m:r>
          <m:sSub>
            <m:sSubPr>
              <m:ctrlPr>
                <w:rPr>
                  <w:rFonts w:ascii="Cambria Math" w:hAnsi="Cambria Math"/>
                  <w:iCs/>
                </w:rPr>
              </m:ctrlPr>
            </m:sSubPr>
            <m:e>
              <m:r>
                <m:rPr>
                  <m:sty m:val="p"/>
                </m:rPr>
                <w:rPr>
                  <w:rFonts w:ascii="Cambria Math" w:hAnsi="Cambria Math"/>
                </w:rPr>
                <m:t>π</m:t>
              </m:r>
            </m:e>
            <m:sub>
              <m:r>
                <m:rPr>
                  <m:sty m:val="p"/>
                </m:rPr>
                <w:rPr>
                  <w:rFonts w:ascii="Cambria Math" w:hAnsi="Cambria Math"/>
                </w:rPr>
                <m:t>t-9</m:t>
              </m:r>
            </m:sub>
          </m:sSub>
          <m:r>
            <m:rPr>
              <m:sty m:val="p"/>
            </m:rPr>
            <w:rPr>
              <w:rFonts w:ascii="Cambria Math" w:hAnsi="Cambria Math"/>
            </w:rPr>
            <m:t xml:space="preserve"> + 0,3258 Δ</m:t>
          </m:r>
          <m:sSub>
            <m:sSubPr>
              <m:ctrlPr>
                <w:rPr>
                  <w:rFonts w:ascii="Cambria Math" w:hAnsi="Cambria Math"/>
                  <w:iCs/>
                </w:rPr>
              </m:ctrlPr>
            </m:sSubPr>
            <m:e>
              <m:r>
                <m:rPr>
                  <m:sty m:val="p"/>
                </m:rPr>
                <w:rPr>
                  <w:rFonts w:ascii="Cambria Math" w:hAnsi="Cambria Math"/>
                </w:rPr>
                <m:t>π</m:t>
              </m:r>
            </m:e>
            <m:sub>
              <m:r>
                <m:rPr>
                  <m:sty m:val="p"/>
                </m:rPr>
                <w:rPr>
                  <w:rFonts w:ascii="Cambria Math" w:hAnsi="Cambria Math"/>
                </w:rPr>
                <m:t>t-12</m:t>
              </m:r>
            </m:sub>
          </m:sSub>
          <m:r>
            <m:rPr>
              <m:sty m:val="p"/>
            </m:rPr>
            <w:rPr>
              <w:rFonts w:ascii="Cambria Math" w:hAnsi="Cambria Math"/>
            </w:rPr>
            <m:t xml:space="preserve"> + </m:t>
          </m:r>
          <m:sSub>
            <m:sSubPr>
              <m:ctrlPr>
                <w:rPr>
                  <w:rFonts w:ascii="Cambria Math" w:hAnsi="Cambria Math"/>
                  <w:iCs/>
                </w:rPr>
              </m:ctrlPr>
            </m:sSubPr>
            <m:e>
              <m:r>
                <m:rPr>
                  <m:sty m:val="p"/>
                </m:rPr>
                <w:rPr>
                  <w:rFonts w:ascii="Cambria Math" w:hAnsi="Cambria Math"/>
                </w:rPr>
                <m:t>ε</m:t>
              </m:r>
            </m:e>
            <m:sub>
              <m:r>
                <m:rPr>
                  <m:sty m:val="p"/>
                </m:rPr>
                <w:rPr>
                  <w:rFonts w:ascii="Cambria Math" w:hAnsi="Cambria Math"/>
                </w:rPr>
                <m:t>t</m:t>
              </m:r>
            </m:sub>
          </m:sSub>
        </m:oMath>
      </m:oMathPara>
    </w:p>
    <w:p w14:paraId="51276545" w14:textId="77777777" w:rsidR="00353FA4" w:rsidRDefault="00FA2FE4" w:rsidP="00353FA4">
      <w:pPr>
        <w:spacing w:after="400"/>
        <w:rPr>
          <w:rFonts w:eastAsia="Times New Roman" w:cs="Times New Roman"/>
          <w:iCs/>
          <w:lang w:eastAsia="pt-BR"/>
        </w:rPr>
      </w:pPr>
      <w:r>
        <w:rPr>
          <w:rFonts w:eastAsia="Times New Roman" w:cs="Times New Roman"/>
          <w:lang w:eastAsia="pt-BR"/>
        </w:rPr>
        <w:t>Então, o desenvolvimento da metodologia seguiu para a</w:t>
      </w:r>
      <w:r w:rsidR="174209B9" w:rsidRPr="174209B9">
        <w:rPr>
          <w:rFonts w:eastAsia="Times New Roman" w:cs="Times New Roman"/>
          <w:lang w:eastAsia="pt-BR"/>
        </w:rPr>
        <w:t xml:space="preserve"> etapa de diagnóstico tem como objetivo avaliar se os resíduos do modelo estimado se comportam como ruído branco, ou seja, se o é um processo estocástico com média zero, variância constante e ausência de autocorrelação em </w:t>
      </w:r>
      <w:r w:rsidR="174209B9" w:rsidRPr="174209B9">
        <w:rPr>
          <w:rFonts w:eastAsia="Times New Roman" w:cs="Times New Roman"/>
          <w:lang w:eastAsia="pt-BR"/>
        </w:rPr>
        <w:lastRenderedPageBreak/>
        <w:t xml:space="preserve">qualquer defasagem. Para tanto, a partir dos resíduos salvos de cada um dos modelos, analisamos o </w:t>
      </w:r>
      <w:proofErr w:type="spellStart"/>
      <w:r w:rsidR="174209B9" w:rsidRPr="174209B9">
        <w:rPr>
          <w:rFonts w:eastAsia="Times New Roman" w:cs="Times New Roman"/>
          <w:lang w:eastAsia="pt-BR"/>
        </w:rPr>
        <w:t>correlograma</w:t>
      </w:r>
      <w:proofErr w:type="spellEnd"/>
      <w:r w:rsidR="174209B9" w:rsidRPr="174209B9">
        <w:rPr>
          <w:rFonts w:eastAsia="Times New Roman" w:cs="Times New Roman"/>
          <w:lang w:eastAsia="pt-BR"/>
        </w:rPr>
        <w:t xml:space="preserve"> dos resíduos dos sete modelos candidatos.</w:t>
      </w:r>
      <w:r w:rsidR="00353FA4">
        <w:rPr>
          <w:rFonts w:eastAsia="Times New Roman" w:cs="Times New Roman"/>
          <w:iCs/>
          <w:lang w:eastAsia="pt-BR"/>
        </w:rPr>
        <w:t xml:space="preserve"> </w:t>
      </w:r>
    </w:p>
    <w:p w14:paraId="2D8FAA24" w14:textId="77777777" w:rsidR="0008102C" w:rsidRDefault="174209B9" w:rsidP="0008102C">
      <w:pPr>
        <w:spacing w:after="400"/>
        <w:rPr>
          <w:rFonts w:eastAsia="Times New Roman" w:cs="Times New Roman"/>
          <w:iCs/>
          <w:lang w:eastAsia="pt-BR"/>
        </w:rPr>
      </w:pPr>
      <w:r w:rsidRPr="174209B9">
        <w:rPr>
          <w:rFonts w:eastAsia="Times New Roman" w:cs="Times New Roman"/>
          <w:lang w:eastAsia="pt-BR"/>
        </w:rPr>
        <w:t>Os três modelos de estrutura padrão não apresentaram resultados satisfatórios no diagnóstico, indicando autocorrelação. O cenário foi bem diferente para os modelos degenerados, entre eles, o modelo AR</w:t>
      </w:r>
      <w:r w:rsidR="0087165A">
        <w:rPr>
          <w:rFonts w:eastAsia="Times New Roman" w:cs="Times New Roman"/>
          <w:lang w:eastAsia="pt-BR"/>
        </w:rPr>
        <w:t xml:space="preserve"> </w:t>
      </w:r>
      <w:r w:rsidRPr="174209B9">
        <w:rPr>
          <w:rFonts w:eastAsia="Times New Roman" w:cs="Times New Roman"/>
          <w:lang w:eastAsia="pt-BR"/>
        </w:rPr>
        <w:t>(1,</w:t>
      </w:r>
      <w:r w:rsidR="00B2245E">
        <w:rPr>
          <w:rFonts w:eastAsia="Times New Roman" w:cs="Times New Roman"/>
          <w:lang w:eastAsia="pt-BR"/>
        </w:rPr>
        <w:t xml:space="preserve"> </w:t>
      </w:r>
      <w:r w:rsidRPr="174209B9">
        <w:rPr>
          <w:rFonts w:eastAsia="Times New Roman" w:cs="Times New Roman"/>
          <w:lang w:eastAsia="pt-BR"/>
        </w:rPr>
        <w:t>2,</w:t>
      </w:r>
      <w:r w:rsidR="00B2245E">
        <w:rPr>
          <w:rFonts w:eastAsia="Times New Roman" w:cs="Times New Roman"/>
          <w:lang w:eastAsia="pt-BR"/>
        </w:rPr>
        <w:t xml:space="preserve"> </w:t>
      </w:r>
      <w:r w:rsidRPr="174209B9">
        <w:rPr>
          <w:rFonts w:eastAsia="Times New Roman" w:cs="Times New Roman"/>
          <w:lang w:eastAsia="pt-BR"/>
        </w:rPr>
        <w:t>9,</w:t>
      </w:r>
      <w:r w:rsidR="00B2245E">
        <w:rPr>
          <w:rFonts w:eastAsia="Times New Roman" w:cs="Times New Roman"/>
          <w:lang w:eastAsia="pt-BR"/>
        </w:rPr>
        <w:t xml:space="preserve"> </w:t>
      </w:r>
      <w:r w:rsidRPr="174209B9">
        <w:rPr>
          <w:rFonts w:eastAsia="Times New Roman" w:cs="Times New Roman"/>
          <w:lang w:eastAsia="pt-BR"/>
        </w:rPr>
        <w:t xml:space="preserve">12) foi o único com aprovação a partir do </w:t>
      </w:r>
      <w:proofErr w:type="spellStart"/>
      <w:r w:rsidRPr="174209B9">
        <w:rPr>
          <w:rFonts w:eastAsia="Times New Roman" w:cs="Times New Roman"/>
          <w:lang w:eastAsia="pt-BR"/>
        </w:rPr>
        <w:t>correlograma</w:t>
      </w:r>
      <w:proofErr w:type="spellEnd"/>
      <w:r w:rsidRPr="174209B9">
        <w:rPr>
          <w:rFonts w:eastAsia="Times New Roman" w:cs="Times New Roman"/>
          <w:lang w:eastAsia="pt-BR"/>
        </w:rPr>
        <w:t xml:space="preserve">. Seus resíduos não apresentaram nenhuma autocorrelação individualmente significativa </w:t>
      </w:r>
      <w:r w:rsidR="008660B6">
        <w:rPr>
          <w:rFonts w:eastAsia="Times New Roman" w:cs="Times New Roman"/>
          <w:lang w:eastAsia="pt-BR"/>
        </w:rPr>
        <w:t xml:space="preserve">nas </w:t>
      </w:r>
      <w:r w:rsidRPr="174209B9">
        <w:rPr>
          <w:rFonts w:eastAsia="Times New Roman" w:cs="Times New Roman"/>
          <w:lang w:eastAsia="pt-BR"/>
        </w:rPr>
        <w:t>defasagens analisadas.</w:t>
      </w:r>
    </w:p>
    <w:p w14:paraId="2B860B49" w14:textId="137C95E8" w:rsidR="003E2671" w:rsidRPr="0008102C" w:rsidRDefault="174209B9" w:rsidP="0008102C">
      <w:pPr>
        <w:spacing w:after="400"/>
        <w:rPr>
          <w:rFonts w:eastAsia="Times New Roman" w:cs="Times New Roman"/>
          <w:iCs/>
          <w:lang w:eastAsia="pt-BR"/>
        </w:rPr>
      </w:pPr>
      <w:r w:rsidRPr="0008102C">
        <w:rPr>
          <w:rFonts w:ascii="Dosis" w:hAnsi="Dosis"/>
          <w:color w:val="01A77F"/>
          <w:sz w:val="24"/>
          <w:szCs w:val="24"/>
        </w:rPr>
        <w:t xml:space="preserve">Teste 4: </w:t>
      </w:r>
      <w:proofErr w:type="spellStart"/>
      <w:r w:rsidRPr="0008102C">
        <w:rPr>
          <w:rFonts w:ascii="Dosis" w:hAnsi="Dosis"/>
          <w:color w:val="01A77F"/>
          <w:sz w:val="24"/>
          <w:szCs w:val="24"/>
        </w:rPr>
        <w:t>Correlograma</w:t>
      </w:r>
      <w:proofErr w:type="spellEnd"/>
      <w:r w:rsidRPr="0008102C">
        <w:rPr>
          <w:rFonts w:ascii="Dosis" w:hAnsi="Dosis"/>
          <w:color w:val="01A77F"/>
          <w:sz w:val="24"/>
          <w:szCs w:val="24"/>
        </w:rPr>
        <w:t xml:space="preserve"> aplicado sobre a série dos resíduos gerada pelo modelo AR</w:t>
      </w:r>
      <w:r w:rsidR="00A33002" w:rsidRPr="0008102C">
        <w:rPr>
          <w:rFonts w:ascii="Dosis" w:hAnsi="Dosis"/>
          <w:color w:val="01A77F"/>
          <w:sz w:val="24"/>
          <w:szCs w:val="24"/>
        </w:rPr>
        <w:t xml:space="preserve"> </w:t>
      </w:r>
      <w:r w:rsidRPr="0008102C">
        <w:rPr>
          <w:rFonts w:ascii="Dosis" w:hAnsi="Dosis"/>
          <w:color w:val="01A77F"/>
          <w:sz w:val="24"/>
          <w:szCs w:val="24"/>
        </w:rPr>
        <w:t>(1, 2, 9, 12).</w:t>
      </w:r>
    </w:p>
    <w:p w14:paraId="4BF08B64" w14:textId="288388B4" w:rsidR="00BE01BE" w:rsidRPr="001B576B" w:rsidRDefault="003E2671" w:rsidP="001B576B">
      <w:pPr>
        <w:spacing w:before="100" w:beforeAutospacing="1" w:after="100" w:afterAutospacing="1" w:line="240" w:lineRule="auto"/>
        <w:jc w:val="both"/>
        <w:rPr>
          <w:rFonts w:eastAsia="Times New Roman" w:cs="Times New Roman"/>
          <w:lang w:eastAsia="pt-BR"/>
        </w:rPr>
      </w:pPr>
      <w:r w:rsidRPr="009C41A5">
        <w:rPr>
          <w:noProof/>
        </w:rPr>
        <w:drawing>
          <wp:inline distT="0" distB="0" distL="0" distR="0" wp14:anchorId="72421667" wp14:editId="38E0F935">
            <wp:extent cx="5400040" cy="4048760"/>
            <wp:effectExtent l="0" t="0" r="0" b="0"/>
            <wp:docPr id="208757799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048760"/>
                    </a:xfrm>
                    <a:prstGeom prst="rect">
                      <a:avLst/>
                    </a:prstGeom>
                    <a:noFill/>
                    <a:ln>
                      <a:noFill/>
                    </a:ln>
                  </pic:spPr>
                </pic:pic>
              </a:graphicData>
            </a:graphic>
          </wp:inline>
        </w:drawing>
      </w:r>
    </w:p>
    <w:p w14:paraId="0416913D" w14:textId="77777777" w:rsidR="00BE01BE" w:rsidRDefault="00BE01BE" w:rsidP="00481B7D">
      <w:pPr>
        <w:autoSpaceDE w:val="0"/>
        <w:autoSpaceDN w:val="0"/>
        <w:adjustRightInd w:val="0"/>
        <w:spacing w:after="0" w:line="240" w:lineRule="auto"/>
        <w:jc w:val="both"/>
        <w:rPr>
          <w:rFonts w:ascii="Consolas" w:hAnsi="Consolas" w:cs="Consolas"/>
          <w:sz w:val="18"/>
          <w:szCs w:val="18"/>
        </w:rPr>
      </w:pPr>
    </w:p>
    <w:p w14:paraId="51E8ADD4" w14:textId="77777777" w:rsidR="0008102C" w:rsidRDefault="0008102C" w:rsidP="00481B7D">
      <w:pPr>
        <w:autoSpaceDE w:val="0"/>
        <w:autoSpaceDN w:val="0"/>
        <w:adjustRightInd w:val="0"/>
        <w:spacing w:after="0" w:line="240" w:lineRule="auto"/>
        <w:jc w:val="both"/>
        <w:rPr>
          <w:rFonts w:ascii="Dosis" w:hAnsi="Dosis"/>
          <w:color w:val="01A77F"/>
          <w:sz w:val="24"/>
          <w:szCs w:val="24"/>
        </w:rPr>
      </w:pPr>
    </w:p>
    <w:p w14:paraId="440C208F" w14:textId="77777777" w:rsidR="0008102C" w:rsidRDefault="0008102C" w:rsidP="00481B7D">
      <w:pPr>
        <w:autoSpaceDE w:val="0"/>
        <w:autoSpaceDN w:val="0"/>
        <w:adjustRightInd w:val="0"/>
        <w:spacing w:after="0" w:line="240" w:lineRule="auto"/>
        <w:jc w:val="both"/>
        <w:rPr>
          <w:rFonts w:ascii="Dosis" w:hAnsi="Dosis"/>
          <w:color w:val="01A77F"/>
          <w:sz w:val="24"/>
          <w:szCs w:val="24"/>
        </w:rPr>
      </w:pPr>
    </w:p>
    <w:p w14:paraId="07431FB4" w14:textId="77777777" w:rsidR="0008102C" w:rsidRDefault="0008102C" w:rsidP="00481B7D">
      <w:pPr>
        <w:autoSpaceDE w:val="0"/>
        <w:autoSpaceDN w:val="0"/>
        <w:adjustRightInd w:val="0"/>
        <w:spacing w:after="0" w:line="240" w:lineRule="auto"/>
        <w:jc w:val="both"/>
        <w:rPr>
          <w:rFonts w:ascii="Dosis" w:hAnsi="Dosis"/>
          <w:color w:val="01A77F"/>
          <w:sz w:val="24"/>
          <w:szCs w:val="24"/>
        </w:rPr>
      </w:pPr>
    </w:p>
    <w:p w14:paraId="3C8282AB" w14:textId="77777777" w:rsidR="0008102C" w:rsidRDefault="0008102C" w:rsidP="00481B7D">
      <w:pPr>
        <w:autoSpaceDE w:val="0"/>
        <w:autoSpaceDN w:val="0"/>
        <w:adjustRightInd w:val="0"/>
        <w:spacing w:after="0" w:line="240" w:lineRule="auto"/>
        <w:jc w:val="both"/>
        <w:rPr>
          <w:rFonts w:ascii="Dosis" w:hAnsi="Dosis"/>
          <w:color w:val="01A77F"/>
          <w:sz w:val="24"/>
          <w:szCs w:val="24"/>
        </w:rPr>
      </w:pPr>
    </w:p>
    <w:p w14:paraId="4038B691" w14:textId="3523E12E" w:rsidR="00BE01BE" w:rsidRPr="00DA63C0" w:rsidRDefault="00BE01BE" w:rsidP="00481B7D">
      <w:pPr>
        <w:autoSpaceDE w:val="0"/>
        <w:autoSpaceDN w:val="0"/>
        <w:adjustRightInd w:val="0"/>
        <w:spacing w:after="0" w:line="240" w:lineRule="auto"/>
        <w:jc w:val="both"/>
        <w:rPr>
          <w:rFonts w:ascii="Consolas" w:hAnsi="Consolas" w:cs="Consolas"/>
          <w:sz w:val="16"/>
          <w:szCs w:val="16"/>
        </w:rPr>
      </w:pPr>
      <w:r w:rsidRPr="00DA63C0">
        <w:rPr>
          <w:rFonts w:ascii="Dosis" w:hAnsi="Dosis"/>
          <w:color w:val="01A77F"/>
          <w:sz w:val="24"/>
          <w:szCs w:val="24"/>
        </w:rPr>
        <w:lastRenderedPageBreak/>
        <w:t>Função de autocorrelação para os resíduos</w:t>
      </w:r>
    </w:p>
    <w:p w14:paraId="2A79A710" w14:textId="77777777" w:rsidR="00BE01BE" w:rsidRDefault="00BE01BE" w:rsidP="00481B7D">
      <w:pPr>
        <w:autoSpaceDE w:val="0"/>
        <w:autoSpaceDN w:val="0"/>
        <w:adjustRightInd w:val="0"/>
        <w:spacing w:after="0" w:line="240" w:lineRule="auto"/>
        <w:jc w:val="both"/>
        <w:rPr>
          <w:rFonts w:ascii="Consolas" w:hAnsi="Consolas" w:cs="Consolas"/>
          <w:sz w:val="18"/>
          <w:szCs w:val="18"/>
        </w:rPr>
      </w:pPr>
    </w:p>
    <w:p w14:paraId="56916796" w14:textId="70CE950B"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Função de autocorrelação para residuosdeg12912</w:t>
      </w:r>
    </w:p>
    <w:p w14:paraId="233FD85C" w14:textId="77777777"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 * indicam significância aos níveis de 1%, 5% e 10%</w:t>
      </w:r>
    </w:p>
    <w:p w14:paraId="635C065B" w14:textId="77777777"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usando erro padrão 1/T^0,5</w:t>
      </w:r>
    </w:p>
    <w:p w14:paraId="5C6CAF18" w14:textId="77777777" w:rsidR="008660B6" w:rsidRDefault="008660B6" w:rsidP="00481B7D">
      <w:pPr>
        <w:autoSpaceDE w:val="0"/>
        <w:autoSpaceDN w:val="0"/>
        <w:adjustRightInd w:val="0"/>
        <w:spacing w:after="0" w:line="240" w:lineRule="auto"/>
        <w:jc w:val="both"/>
        <w:rPr>
          <w:rFonts w:ascii="Consolas" w:hAnsi="Consolas" w:cs="Consolas"/>
          <w:sz w:val="18"/>
          <w:szCs w:val="18"/>
        </w:rPr>
      </w:pPr>
    </w:p>
    <w:p w14:paraId="508603FC" w14:textId="5254C478" w:rsidR="008660B6" w:rsidRDefault="008660B6" w:rsidP="00481B7D">
      <w:pPr>
        <w:autoSpaceDE w:val="0"/>
        <w:autoSpaceDN w:val="0"/>
        <w:adjustRightInd w:val="0"/>
        <w:spacing w:after="0" w:line="240" w:lineRule="auto"/>
        <w:jc w:val="both"/>
        <w:rPr>
          <w:rFonts w:ascii="Consolas" w:hAnsi="Consolas" w:cs="Consolas"/>
          <w:sz w:val="18"/>
          <w:szCs w:val="18"/>
        </w:rPr>
      </w:pPr>
      <w:proofErr w:type="spellStart"/>
      <w:r>
        <w:rPr>
          <w:rFonts w:ascii="Consolas" w:hAnsi="Consolas" w:cs="Consolas"/>
          <w:sz w:val="18"/>
          <w:szCs w:val="18"/>
        </w:rPr>
        <w:t>Defas</w:t>
      </w:r>
      <w:proofErr w:type="spellEnd"/>
      <w:r>
        <w:rPr>
          <w:rFonts w:ascii="Consolas" w:hAnsi="Consolas" w:cs="Consolas"/>
          <w:sz w:val="18"/>
          <w:szCs w:val="18"/>
        </w:rPr>
        <w:t>.   FAC          FACP         Estat. Q [p-valor]</w:t>
      </w:r>
    </w:p>
    <w:p w14:paraId="4053B356" w14:textId="77777777" w:rsidR="008660B6" w:rsidRDefault="008660B6" w:rsidP="00481B7D">
      <w:pPr>
        <w:autoSpaceDE w:val="0"/>
        <w:autoSpaceDN w:val="0"/>
        <w:adjustRightInd w:val="0"/>
        <w:spacing w:after="0" w:line="240" w:lineRule="auto"/>
        <w:jc w:val="both"/>
        <w:rPr>
          <w:rFonts w:ascii="Consolas" w:hAnsi="Consolas" w:cs="Consolas"/>
          <w:sz w:val="18"/>
          <w:szCs w:val="18"/>
        </w:rPr>
      </w:pPr>
    </w:p>
    <w:p w14:paraId="6613CD72" w14:textId="1902181F"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  -0,0196       -0,0196          0,0528  [0,818]</w:t>
      </w:r>
    </w:p>
    <w:p w14:paraId="20BD7B23" w14:textId="00641FA7"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2  -0,0795       -0,0799          0,9306  [0,628]</w:t>
      </w:r>
    </w:p>
    <w:p w14:paraId="2029B6B3" w14:textId="1C1EFA99"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3  -0,0649       -0,0686          1,5210  [0,677]</w:t>
      </w:r>
    </w:p>
    <w:p w14:paraId="7B52A15A" w14:textId="6B808A82"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4   0,0193        0,0099          1,5736  [0,814]</w:t>
      </w:r>
    </w:p>
    <w:p w14:paraId="2C04FFF8" w14:textId="3D4E9E07"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5   0,0438        0,0342          1,8465  [0,870]</w:t>
      </w:r>
    </w:p>
    <w:p w14:paraId="56DC93C0" w14:textId="0C1155AD"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6  -0,0085       -0,0087          1,8570  [0,932]</w:t>
      </w:r>
    </w:p>
    <w:p w14:paraId="671D119A" w14:textId="10108D3E"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7  -0,0747       -0,0679          2,6623  [0,914]</w:t>
      </w:r>
    </w:p>
    <w:p w14:paraId="61392D84" w14:textId="66072A42"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8  -0,1205       -0,1228          4,7760  [0,781]</w:t>
      </w:r>
    </w:p>
    <w:p w14:paraId="6994025C" w14:textId="3BED22A8"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9   0,0091       -0,0118          4,7882  [0,852]</w:t>
      </w:r>
    </w:p>
    <w:p w14:paraId="6E2B625B" w14:textId="13576A77"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10   0,0201       -0,0090          4,8481  [0,901]</w:t>
      </w:r>
    </w:p>
    <w:p w14:paraId="11691C39" w14:textId="1B9C0C22"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11   0,0524        0,0414          5,2571  [0,918]</w:t>
      </w:r>
    </w:p>
    <w:p w14:paraId="086C5E33" w14:textId="4C8A30F8"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12  -0,0393       -0,0285          5,4889  [0,940]</w:t>
      </w:r>
    </w:p>
    <w:p w14:paraId="40667370" w14:textId="6C8571E8"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13  -0,0100        0,0016          5,5041  [0,962]</w:t>
      </w:r>
    </w:p>
    <w:p w14:paraId="35677045" w14:textId="566FCCFD"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14  -0,0086       -0,0179          5,5153  [0,977]</w:t>
      </w:r>
    </w:p>
    <w:p w14:paraId="5C4AE613" w14:textId="1A17DB8E"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15  -0,1280       -0,1579 *        8,0407  [0,922]</w:t>
      </w:r>
    </w:p>
    <w:p w14:paraId="40694D08" w14:textId="204EA1AB"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16   0,0236       -0,0058          8,1271  [0,945]</w:t>
      </w:r>
    </w:p>
    <w:p w14:paraId="22BCF57D" w14:textId="039CD0C0"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17  -0,0930       -0,1187          9,4817  [0,924]</w:t>
      </w:r>
    </w:p>
    <w:p w14:paraId="46227E1F" w14:textId="32010EFF"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18   0,0601        0,0486         10,0518  [0,930]</w:t>
      </w:r>
    </w:p>
    <w:p w14:paraId="344D5091" w14:textId="6DA91DC8"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19   0,0938        0,0991         11,4551  [0,908]</w:t>
      </w:r>
    </w:p>
    <w:p w14:paraId="15189455" w14:textId="0BE876FF"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20  -0,0190       -0,0186         11,5133  [0,932]</w:t>
      </w:r>
    </w:p>
    <w:p w14:paraId="6AFF498F" w14:textId="7029D97E" w:rsidR="008660B6" w:rsidRDefault="008660B6" w:rsidP="00481B7D">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21  -0,0857       -0,0776         12,7039  [0,919]</w:t>
      </w:r>
    </w:p>
    <w:p w14:paraId="4D4497B4" w14:textId="22F38710" w:rsidR="003E2671" w:rsidRDefault="083AE445" w:rsidP="083AE445">
      <w:pPr>
        <w:spacing w:before="100" w:beforeAutospacing="1" w:after="100" w:afterAutospacing="1" w:line="240" w:lineRule="auto"/>
        <w:jc w:val="both"/>
        <w:rPr>
          <w:rFonts w:eastAsia="Times New Roman" w:cs="Times New Roman"/>
          <w:lang w:eastAsia="pt-BR"/>
        </w:rPr>
      </w:pPr>
      <w:r w:rsidRPr="083AE445">
        <w:rPr>
          <w:rFonts w:eastAsia="Times New Roman" w:cs="Times New Roman"/>
          <w:lang w:eastAsia="pt-BR"/>
        </w:rPr>
        <w:t xml:space="preserve">Para validar essa etapa que checa visualmente o </w:t>
      </w:r>
      <w:proofErr w:type="spellStart"/>
      <w:r w:rsidRPr="083AE445">
        <w:rPr>
          <w:rFonts w:eastAsia="Times New Roman" w:cs="Times New Roman"/>
          <w:lang w:eastAsia="pt-BR"/>
        </w:rPr>
        <w:t>correlograma</w:t>
      </w:r>
      <w:proofErr w:type="spellEnd"/>
      <w:r w:rsidRPr="083AE445">
        <w:rPr>
          <w:rFonts w:eastAsia="Times New Roman" w:cs="Times New Roman"/>
          <w:lang w:eastAsia="pt-BR"/>
        </w:rPr>
        <w:t>, aplicamos o Teste ADF sobre os resíduos, também conhecido como Teste ADF, os resultados estão na saída gerada abaixo.</w:t>
      </w:r>
    </w:p>
    <w:p w14:paraId="5B7CB51F" w14:textId="7A665847" w:rsidR="003E2671" w:rsidRPr="003568BD" w:rsidRDefault="083AE445" w:rsidP="00955ADB">
      <w:pPr>
        <w:autoSpaceDE w:val="0"/>
        <w:autoSpaceDN w:val="0"/>
        <w:adjustRightInd w:val="0"/>
        <w:spacing w:after="0" w:line="240" w:lineRule="auto"/>
        <w:jc w:val="both"/>
        <w:rPr>
          <w:rFonts w:eastAsia="Times New Roman" w:cs="Times New Roman"/>
          <w:lang w:eastAsia="pt-BR"/>
        </w:rPr>
      </w:pPr>
      <w:r w:rsidRPr="0008102C">
        <w:rPr>
          <w:rFonts w:ascii="Dosis" w:hAnsi="Dosis"/>
          <w:color w:val="01A77F"/>
          <w:sz w:val="24"/>
          <w:szCs w:val="24"/>
        </w:rPr>
        <w:t>Teste 5: ADF aplicado sobre a série dos resíduos gerada pelo modelo AR</w:t>
      </w:r>
      <w:r w:rsidR="003568BD" w:rsidRPr="0008102C">
        <w:rPr>
          <w:rFonts w:ascii="Dosis" w:hAnsi="Dosis"/>
          <w:color w:val="01A77F"/>
          <w:sz w:val="24"/>
          <w:szCs w:val="24"/>
        </w:rPr>
        <w:t xml:space="preserve"> </w:t>
      </w:r>
      <w:r w:rsidRPr="0008102C">
        <w:rPr>
          <w:rFonts w:ascii="Dosis" w:hAnsi="Dosis"/>
          <w:color w:val="01A77F"/>
          <w:sz w:val="24"/>
          <w:szCs w:val="24"/>
        </w:rPr>
        <w:t>(1, 2, 9, 12).</w:t>
      </w:r>
    </w:p>
    <w:p w14:paraId="5A3D5335" w14:textId="06016581"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Teste Aumentado de </w:t>
      </w:r>
      <w:proofErr w:type="spellStart"/>
      <w:r>
        <w:rPr>
          <w:rFonts w:ascii="Consolas" w:hAnsi="Consolas" w:cs="Consolas"/>
          <w:sz w:val="18"/>
          <w:szCs w:val="18"/>
        </w:rPr>
        <w:t>Dickey</w:t>
      </w:r>
      <w:proofErr w:type="spellEnd"/>
      <w:r>
        <w:rPr>
          <w:rFonts w:ascii="Consolas" w:hAnsi="Consolas" w:cs="Consolas"/>
          <w:sz w:val="18"/>
          <w:szCs w:val="18"/>
        </w:rPr>
        <w:t>-Fuller para residuosdeg12912</w:t>
      </w:r>
    </w:p>
    <w:p w14:paraId="7DADF623"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testar para baixo a partir de 12 defasagens, critério AIC </w:t>
      </w:r>
    </w:p>
    <w:p w14:paraId="15C88D69"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tamanho da amostra: 134</w:t>
      </w:r>
    </w:p>
    <w:p w14:paraId="49E5AFD0"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hipótese nula de raiz unitária: a = 1</w:t>
      </w:r>
    </w:p>
    <w:p w14:paraId="0B96A106" w14:textId="77777777" w:rsidR="003E2671" w:rsidRDefault="003E2671" w:rsidP="003E2671">
      <w:pPr>
        <w:autoSpaceDE w:val="0"/>
        <w:autoSpaceDN w:val="0"/>
        <w:adjustRightInd w:val="0"/>
        <w:spacing w:after="0" w:line="240" w:lineRule="auto"/>
        <w:jc w:val="both"/>
        <w:rPr>
          <w:rFonts w:ascii="Consolas" w:hAnsi="Consolas" w:cs="Consolas"/>
          <w:sz w:val="18"/>
          <w:szCs w:val="18"/>
        </w:rPr>
      </w:pPr>
    </w:p>
    <w:p w14:paraId="2CAC0A38"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teste sem constante </w:t>
      </w:r>
    </w:p>
    <w:p w14:paraId="5F10D22B"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incluindo 0 defasagens de (1-L)residuosdeg12912</w:t>
      </w:r>
    </w:p>
    <w:p w14:paraId="235BB4EF"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modelo: (1-L)y = (a-1)*y(-1) + e</w:t>
      </w:r>
    </w:p>
    <w:p w14:paraId="1038EB3A"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valor estimado de (a - 1): -1,01965</w:t>
      </w:r>
    </w:p>
    <w:p w14:paraId="72A4BE99"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tau_nc</w:t>
      </w:r>
      <w:proofErr w:type="spellEnd"/>
      <w:r>
        <w:rPr>
          <w:rFonts w:ascii="Consolas" w:hAnsi="Consolas" w:cs="Consolas"/>
          <w:sz w:val="18"/>
          <w:szCs w:val="18"/>
        </w:rPr>
        <w:t>(1) = -11,9577</w:t>
      </w:r>
    </w:p>
    <w:p w14:paraId="3530EC11"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p-valor assintótico 1,01e-24</w:t>
      </w:r>
    </w:p>
    <w:p w14:paraId="30DD2503"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coeficiente de 1ª ordem para e: -0,003</w:t>
      </w:r>
    </w:p>
    <w:p w14:paraId="2EE1BFF4" w14:textId="77777777" w:rsidR="003E2671" w:rsidRDefault="003E2671" w:rsidP="003E2671">
      <w:pPr>
        <w:autoSpaceDE w:val="0"/>
        <w:autoSpaceDN w:val="0"/>
        <w:adjustRightInd w:val="0"/>
        <w:spacing w:after="0" w:line="240" w:lineRule="auto"/>
        <w:jc w:val="both"/>
        <w:rPr>
          <w:rFonts w:ascii="Consolas" w:hAnsi="Consolas" w:cs="Consolas"/>
          <w:sz w:val="18"/>
          <w:szCs w:val="18"/>
        </w:rPr>
      </w:pPr>
    </w:p>
    <w:p w14:paraId="258DC1A5"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teste com constante </w:t>
      </w:r>
    </w:p>
    <w:p w14:paraId="4A4A8DCA"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incluindo 0 defasagens de (1-L)residuosdeg12912</w:t>
      </w:r>
    </w:p>
    <w:p w14:paraId="292E56BA"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modelo: (1-L)y = b0 + (a-1)*y(-1) + e</w:t>
      </w:r>
    </w:p>
    <w:p w14:paraId="71C1D6F6"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valor estimado de (a - 1): -1,01962</w:t>
      </w:r>
    </w:p>
    <w:p w14:paraId="3460A0D1"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w:t>
      </w:r>
      <w:proofErr w:type="spellEnd"/>
      <w:r>
        <w:rPr>
          <w:rFonts w:ascii="Consolas" w:hAnsi="Consolas" w:cs="Consolas"/>
          <w:sz w:val="18"/>
          <w:szCs w:val="18"/>
        </w:rPr>
        <w:t>(1) = -11,9128</w:t>
      </w:r>
    </w:p>
    <w:p w14:paraId="7A0638BB"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p-valor assintótico 2,009e-25</w:t>
      </w:r>
    </w:p>
    <w:p w14:paraId="5BBB50B9"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coeficiente de 1ª ordem para e: -0,003</w:t>
      </w:r>
    </w:p>
    <w:p w14:paraId="3C14AD89" w14:textId="77777777" w:rsidR="003E2671" w:rsidRDefault="003E2671" w:rsidP="003E2671">
      <w:pPr>
        <w:autoSpaceDE w:val="0"/>
        <w:autoSpaceDN w:val="0"/>
        <w:adjustRightInd w:val="0"/>
        <w:spacing w:after="0" w:line="240" w:lineRule="auto"/>
        <w:jc w:val="both"/>
        <w:rPr>
          <w:rFonts w:ascii="Consolas" w:hAnsi="Consolas" w:cs="Consolas"/>
          <w:sz w:val="18"/>
          <w:szCs w:val="18"/>
        </w:rPr>
      </w:pPr>
    </w:p>
    <w:p w14:paraId="005242EE"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com constante e tendência </w:t>
      </w:r>
    </w:p>
    <w:p w14:paraId="6EDE55FC"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incluindo 0 defasagens de (1-L)residuosdeg12912</w:t>
      </w:r>
    </w:p>
    <w:p w14:paraId="6295A739"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lastRenderedPageBreak/>
        <w:t xml:space="preserve">  modelo: (1-L)y = b0 + b1*t + (a-1)*y(-1) + e</w:t>
      </w:r>
    </w:p>
    <w:p w14:paraId="223D158B"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valor estimado de (a - 1): -1,01936</w:t>
      </w:r>
    </w:p>
    <w:p w14:paraId="1C703530" w14:textId="77777777" w:rsidR="003E2671" w:rsidRDefault="003E2671" w:rsidP="003E2671">
      <w:pPr>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tau_ct</w:t>
      </w:r>
      <w:proofErr w:type="spellEnd"/>
      <w:r>
        <w:rPr>
          <w:rFonts w:ascii="Consolas" w:hAnsi="Consolas" w:cs="Consolas"/>
          <w:sz w:val="18"/>
          <w:szCs w:val="18"/>
        </w:rPr>
        <w:t>(1) = -11,8652</w:t>
      </w:r>
    </w:p>
    <w:p w14:paraId="17B5350D" w14:textId="1089B435" w:rsidR="003E2671" w:rsidRDefault="003E2671" w:rsidP="00481B7D">
      <w:pPr>
        <w:tabs>
          <w:tab w:val="left" w:pos="5040"/>
        </w:tabs>
        <w:autoSpaceDE w:val="0"/>
        <w:autoSpaceDN w:val="0"/>
        <w:adjustRightInd w:val="0"/>
        <w:spacing w:after="0" w:line="240" w:lineRule="auto"/>
        <w:jc w:val="both"/>
        <w:rPr>
          <w:rFonts w:ascii="Consolas" w:hAnsi="Consolas" w:cs="Consolas"/>
          <w:sz w:val="18"/>
          <w:szCs w:val="18"/>
        </w:rPr>
      </w:pPr>
      <w:r>
        <w:rPr>
          <w:rFonts w:ascii="Consolas" w:hAnsi="Consolas" w:cs="Consolas"/>
          <w:sz w:val="18"/>
          <w:szCs w:val="18"/>
        </w:rPr>
        <w:t xml:space="preserve">  p-valor assintótico 8,44e-28</w:t>
      </w:r>
      <w:r w:rsidR="00481B7D">
        <w:rPr>
          <w:rFonts w:ascii="Consolas" w:hAnsi="Consolas" w:cs="Consolas"/>
          <w:sz w:val="18"/>
          <w:szCs w:val="18"/>
        </w:rPr>
        <w:tab/>
      </w:r>
    </w:p>
    <w:p w14:paraId="42B266EE" w14:textId="77777777" w:rsidR="007057EA" w:rsidRDefault="25D8A2C4" w:rsidP="25D8A2C4">
      <w:pPr>
        <w:spacing w:after="0" w:line="240" w:lineRule="auto"/>
        <w:jc w:val="both"/>
        <w:rPr>
          <w:rFonts w:ascii="Consolas" w:hAnsi="Consolas" w:cs="Consolas"/>
          <w:sz w:val="18"/>
          <w:szCs w:val="18"/>
        </w:rPr>
      </w:pPr>
      <w:r w:rsidRPr="25D8A2C4">
        <w:rPr>
          <w:rFonts w:ascii="Consolas" w:hAnsi="Consolas" w:cs="Consolas"/>
          <w:sz w:val="18"/>
          <w:szCs w:val="18"/>
        </w:rPr>
        <w:t xml:space="preserve">  coeficiente de 1ª ordem para e: -0,003</w:t>
      </w:r>
    </w:p>
    <w:p w14:paraId="532FB4BD" w14:textId="51239F43" w:rsidR="56706239" w:rsidRDefault="56706239" w:rsidP="25D8A2C4">
      <w:pPr>
        <w:spacing w:after="0" w:line="240" w:lineRule="auto"/>
        <w:jc w:val="both"/>
        <w:rPr>
          <w:rFonts w:ascii="Consolas" w:hAnsi="Consolas" w:cs="Consolas"/>
          <w:sz w:val="18"/>
          <w:szCs w:val="18"/>
        </w:rPr>
      </w:pPr>
    </w:p>
    <w:p w14:paraId="2EE6278A" w14:textId="2AB2310D" w:rsidR="00BE01BE" w:rsidRPr="00BE01BE" w:rsidRDefault="25D8A2C4" w:rsidP="00BE01BE">
      <w:pPr>
        <w:spacing w:after="0" w:line="240" w:lineRule="auto"/>
        <w:jc w:val="both"/>
      </w:pPr>
      <w:r>
        <w:t xml:space="preserve">Os resultados da aplicação do Teste ADF apenas reforçam a conclusão obtida pelo </w:t>
      </w:r>
      <w:proofErr w:type="spellStart"/>
      <w:r>
        <w:t>correlograma</w:t>
      </w:r>
      <w:proofErr w:type="spellEnd"/>
      <w:r>
        <w:t xml:space="preserve">, já que os p-valores obtidos nas três especificações indicam a rejeição da hipótese nula de raiz unitária, confirmando que os resíduos são estacionários e que nenhuma estrutura de integração permanece não capturada pelo modelo. </w:t>
      </w:r>
      <w:r w:rsidR="56706239">
        <w:t>Contudo, pudemos confirmar que o modelo AR</w:t>
      </w:r>
      <w:r w:rsidR="008660B6">
        <w:t xml:space="preserve"> </w:t>
      </w:r>
      <w:r w:rsidR="56706239">
        <w:t>(1,</w:t>
      </w:r>
      <w:r w:rsidR="00B2245E">
        <w:t xml:space="preserve"> </w:t>
      </w:r>
      <w:r w:rsidR="56706239">
        <w:t>2,</w:t>
      </w:r>
      <w:r w:rsidR="00B2245E">
        <w:t xml:space="preserve"> </w:t>
      </w:r>
      <w:r w:rsidR="56706239">
        <w:t>9,</w:t>
      </w:r>
      <w:r w:rsidR="00B2245E">
        <w:t xml:space="preserve"> </w:t>
      </w:r>
      <w:r w:rsidR="56706239">
        <w:t>12) é o mais adequado entre os estimados, de acordo com a metodologia Box &amp; Jenkins.</w:t>
      </w:r>
    </w:p>
    <w:p w14:paraId="0E5468A1" w14:textId="573E9E5C" w:rsidR="00702B74" w:rsidRPr="0008102C" w:rsidRDefault="56706239" w:rsidP="0008102C">
      <w:pPr>
        <w:autoSpaceDE w:val="0"/>
        <w:autoSpaceDN w:val="0"/>
        <w:adjustRightInd w:val="0"/>
        <w:spacing w:after="0" w:line="240" w:lineRule="auto"/>
        <w:jc w:val="both"/>
        <w:rPr>
          <w:rFonts w:ascii="Dosis" w:hAnsi="Dosis"/>
          <w:color w:val="01A77F"/>
          <w:sz w:val="24"/>
          <w:szCs w:val="24"/>
        </w:rPr>
      </w:pPr>
      <w:r w:rsidRPr="0008102C">
        <w:rPr>
          <w:rFonts w:ascii="Dosis" w:hAnsi="Dosis"/>
          <w:color w:val="01A77F"/>
          <w:sz w:val="24"/>
          <w:szCs w:val="24"/>
        </w:rPr>
        <w:t xml:space="preserve">Teste 6: </w:t>
      </w:r>
      <w:r w:rsidR="003974E8" w:rsidRPr="0008102C">
        <w:rPr>
          <w:rFonts w:ascii="Dosis" w:hAnsi="Dosis"/>
          <w:color w:val="01A77F"/>
          <w:sz w:val="24"/>
          <w:szCs w:val="24"/>
        </w:rPr>
        <w:t xml:space="preserve">Teste de normalidade </w:t>
      </w:r>
      <w:r w:rsidRPr="0008102C">
        <w:rPr>
          <w:rFonts w:ascii="Dosis" w:hAnsi="Dosis"/>
          <w:color w:val="01A77F"/>
          <w:sz w:val="24"/>
          <w:szCs w:val="24"/>
        </w:rPr>
        <w:t>aplicado sobre a série dos resíduos gerada pelo modelo AR</w:t>
      </w:r>
      <w:r w:rsidR="00961715" w:rsidRPr="0008102C">
        <w:rPr>
          <w:rFonts w:ascii="Dosis" w:hAnsi="Dosis"/>
          <w:color w:val="01A77F"/>
          <w:sz w:val="24"/>
          <w:szCs w:val="24"/>
        </w:rPr>
        <w:t xml:space="preserve"> </w:t>
      </w:r>
      <w:r w:rsidRPr="0008102C">
        <w:rPr>
          <w:rFonts w:ascii="Dosis" w:hAnsi="Dosis"/>
          <w:color w:val="01A77F"/>
          <w:sz w:val="24"/>
          <w:szCs w:val="24"/>
        </w:rPr>
        <w:t>(1, 2, 9, 12).</w:t>
      </w:r>
    </w:p>
    <w:p w14:paraId="482C0148" w14:textId="7E57EE0D" w:rsidR="00CD4C9C" w:rsidRPr="00702B74" w:rsidRDefault="56706239" w:rsidP="56706239">
      <w:pPr>
        <w:jc w:val="both"/>
        <w:rPr>
          <w:rFonts w:ascii="Dosis" w:hAnsi="Dosis"/>
          <w:color w:val="01A77F"/>
          <w:sz w:val="26"/>
          <w:szCs w:val="26"/>
        </w:rPr>
      </w:pPr>
      <w:r>
        <w:t>Para não perder a confiabilidade teórica é necessário também garantir que os resíduos estimados sigam uma distribuição normal, pois senão, o intervalo de confiança inadequado fará com que nossa margem de erro de previsão aumente.</w:t>
      </w:r>
    </w:p>
    <w:p w14:paraId="5B39F65B" w14:textId="77777777" w:rsidR="00CD4C9C" w:rsidRDefault="00CD4C9C" w:rsidP="00CD4C9C">
      <w:pPr>
        <w:jc w:val="both"/>
        <w:rPr>
          <w:rFonts w:ascii="Dosis" w:hAnsi="Dosis"/>
          <w:color w:val="01A77F"/>
          <w:sz w:val="26"/>
          <w:szCs w:val="26"/>
        </w:rPr>
      </w:pPr>
      <w:r w:rsidRPr="00D40885">
        <w:rPr>
          <w:noProof/>
        </w:rPr>
        <w:drawing>
          <wp:inline distT="0" distB="0" distL="0" distR="0" wp14:anchorId="6F978B1F" wp14:editId="23C1157B">
            <wp:extent cx="5400040" cy="4050030"/>
            <wp:effectExtent l="0" t="0" r="0" b="0"/>
            <wp:docPr id="11495226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41F77C7B" w14:textId="77777777" w:rsidR="0008102C" w:rsidRDefault="0008102C" w:rsidP="00CD4C9C">
      <w:pPr>
        <w:autoSpaceDE w:val="0"/>
        <w:autoSpaceDN w:val="0"/>
        <w:adjustRightInd w:val="0"/>
        <w:spacing w:after="0" w:line="240" w:lineRule="auto"/>
        <w:rPr>
          <w:rFonts w:ascii="Dosis" w:hAnsi="Dosis"/>
          <w:color w:val="01A77F"/>
          <w:sz w:val="26"/>
          <w:szCs w:val="26"/>
        </w:rPr>
      </w:pPr>
    </w:p>
    <w:p w14:paraId="1EF396E6" w14:textId="77777777" w:rsidR="0008102C" w:rsidRDefault="0008102C" w:rsidP="00CD4C9C">
      <w:pPr>
        <w:autoSpaceDE w:val="0"/>
        <w:autoSpaceDN w:val="0"/>
        <w:adjustRightInd w:val="0"/>
        <w:spacing w:after="0" w:line="240" w:lineRule="auto"/>
        <w:rPr>
          <w:rFonts w:ascii="Dosis" w:hAnsi="Dosis"/>
          <w:color w:val="01A77F"/>
          <w:sz w:val="26"/>
          <w:szCs w:val="26"/>
        </w:rPr>
      </w:pPr>
    </w:p>
    <w:p w14:paraId="7DCD9AAA" w14:textId="4E6F4D41" w:rsidR="00BE01BE" w:rsidRPr="0008102C" w:rsidRDefault="00BE01BE" w:rsidP="00CD4C9C">
      <w:pPr>
        <w:autoSpaceDE w:val="0"/>
        <w:autoSpaceDN w:val="0"/>
        <w:adjustRightInd w:val="0"/>
        <w:spacing w:after="0" w:line="240" w:lineRule="auto"/>
        <w:rPr>
          <w:rFonts w:ascii="Dosis" w:hAnsi="Dosis"/>
          <w:color w:val="01A77F"/>
          <w:sz w:val="24"/>
          <w:szCs w:val="24"/>
        </w:rPr>
      </w:pPr>
      <w:r w:rsidRPr="0008102C">
        <w:rPr>
          <w:rFonts w:ascii="Dosis" w:hAnsi="Dosis"/>
          <w:color w:val="01A77F"/>
          <w:sz w:val="24"/>
          <w:szCs w:val="24"/>
        </w:rPr>
        <w:lastRenderedPageBreak/>
        <w:t>Distribuição de frequência</w:t>
      </w:r>
    </w:p>
    <w:p w14:paraId="59ACDAAC" w14:textId="0D2FCCB9"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Distribuição de frequência para residual, observações 2-136</w:t>
      </w:r>
    </w:p>
    <w:p w14:paraId="574DDB9D" w14:textId="77777777"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número de classes = 11, média = 0,00263152, desvio padrão = 0,431002</w:t>
      </w:r>
    </w:p>
    <w:p w14:paraId="60EEFBC9" w14:textId="77777777" w:rsidR="00CD4C9C" w:rsidRDefault="00CD4C9C" w:rsidP="00CD4C9C">
      <w:pPr>
        <w:autoSpaceDE w:val="0"/>
        <w:autoSpaceDN w:val="0"/>
        <w:adjustRightInd w:val="0"/>
        <w:spacing w:after="0" w:line="240" w:lineRule="auto"/>
        <w:rPr>
          <w:rFonts w:ascii="Consolas" w:hAnsi="Consolas" w:cs="Consolas"/>
          <w:sz w:val="18"/>
          <w:szCs w:val="18"/>
        </w:rPr>
      </w:pPr>
    </w:p>
    <w:p w14:paraId="4B3E417C" w14:textId="77777777"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intervalo   </w:t>
      </w:r>
      <w:proofErr w:type="spellStart"/>
      <w:r>
        <w:rPr>
          <w:rFonts w:ascii="Consolas" w:hAnsi="Consolas" w:cs="Consolas"/>
          <w:sz w:val="18"/>
          <w:szCs w:val="18"/>
        </w:rPr>
        <w:t>pt</w:t>
      </w:r>
      <w:proofErr w:type="spellEnd"/>
      <w:r>
        <w:rPr>
          <w:rFonts w:ascii="Consolas" w:hAnsi="Consolas" w:cs="Consolas"/>
          <w:sz w:val="18"/>
          <w:szCs w:val="18"/>
        </w:rPr>
        <w:t xml:space="preserve">. médio  frequência   rel.     </w:t>
      </w:r>
      <w:proofErr w:type="spellStart"/>
      <w:r>
        <w:rPr>
          <w:rFonts w:ascii="Consolas" w:hAnsi="Consolas" w:cs="Consolas"/>
          <w:sz w:val="18"/>
          <w:szCs w:val="18"/>
        </w:rPr>
        <w:t>acum</w:t>
      </w:r>
      <w:proofErr w:type="spellEnd"/>
      <w:r>
        <w:rPr>
          <w:rFonts w:ascii="Consolas" w:hAnsi="Consolas" w:cs="Consolas"/>
          <w:sz w:val="18"/>
          <w:szCs w:val="18"/>
        </w:rPr>
        <w:t>.</w:t>
      </w:r>
    </w:p>
    <w:p w14:paraId="2E63085E" w14:textId="77777777" w:rsidR="00CD4C9C" w:rsidRDefault="00CD4C9C" w:rsidP="00CD4C9C">
      <w:pPr>
        <w:autoSpaceDE w:val="0"/>
        <w:autoSpaceDN w:val="0"/>
        <w:adjustRightInd w:val="0"/>
        <w:spacing w:after="0" w:line="240" w:lineRule="auto"/>
        <w:rPr>
          <w:rFonts w:ascii="Consolas" w:hAnsi="Consolas" w:cs="Consolas"/>
          <w:sz w:val="18"/>
          <w:szCs w:val="18"/>
        </w:rPr>
      </w:pPr>
    </w:p>
    <w:p w14:paraId="2844BB37" w14:textId="77777777"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&lt; -1,0212   -1,1577        1      0,74%    0,74% </w:t>
      </w:r>
    </w:p>
    <w:p w14:paraId="6FCF083E" w14:textId="77777777"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-1,0212 - -0,74806  -0,88461       5      3,70%    4,44% *</w:t>
      </w:r>
    </w:p>
    <w:p w14:paraId="747C1580" w14:textId="77777777"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-0,74806 - -0,47497  -0,61152       8      5,93%   10,37% **</w:t>
      </w:r>
    </w:p>
    <w:p w14:paraId="5751CDC1" w14:textId="77777777"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-0,47497 - -0,20188  -0,33843      31     22,96%   33,33% ********</w:t>
      </w:r>
    </w:p>
    <w:p w14:paraId="784F417F" w14:textId="77777777"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-0,20188 -  0,071212 -0,065334     36     26,67%   60,00% *********</w:t>
      </w:r>
    </w:p>
    <w:p w14:paraId="1390A3EB" w14:textId="77777777"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0,071212 -  0,34430   0,20776      28     20,74%   80,74% *******</w:t>
      </w:r>
    </w:p>
    <w:p w14:paraId="2EED2EBC" w14:textId="77777777"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0,34430 -  0,61740   0,48085      19     14,07%   94,81% *****</w:t>
      </w:r>
    </w:p>
    <w:p w14:paraId="5C26BD42" w14:textId="77777777"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0,61740 -  0,89049   0,75394       3      2,22%   97,04% </w:t>
      </w:r>
    </w:p>
    <w:p w14:paraId="55377A72" w14:textId="77777777"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0,89049 -  1,1636    1,0270        2      1,48%   98,52% </w:t>
      </w:r>
    </w:p>
    <w:p w14:paraId="4C614FB7" w14:textId="77777777"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1,1636 -  1,4367    1,3001        1      0,74%   99,26% </w:t>
      </w:r>
    </w:p>
    <w:p w14:paraId="4C3BF353" w14:textId="77777777"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&gt;=  1,4367    1,5732        1      0,74%  100,00% </w:t>
      </w:r>
    </w:p>
    <w:p w14:paraId="32F29ACF" w14:textId="77777777" w:rsidR="00CD4C9C" w:rsidRDefault="00CD4C9C" w:rsidP="00CD4C9C">
      <w:pPr>
        <w:autoSpaceDE w:val="0"/>
        <w:autoSpaceDN w:val="0"/>
        <w:adjustRightInd w:val="0"/>
        <w:spacing w:after="0" w:line="240" w:lineRule="auto"/>
        <w:rPr>
          <w:rFonts w:ascii="Consolas" w:hAnsi="Consolas" w:cs="Consolas"/>
          <w:sz w:val="18"/>
          <w:szCs w:val="18"/>
        </w:rPr>
      </w:pPr>
    </w:p>
    <w:p w14:paraId="2029C101" w14:textId="77777777" w:rsidR="00CD4C9C" w:rsidRDefault="00CD4C9C" w:rsidP="00CD4C9C">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Teste para a hipótese nula de distribuição normal:</w:t>
      </w:r>
    </w:p>
    <w:p w14:paraId="7CDE19FA" w14:textId="77777777" w:rsidR="00CD4C9C" w:rsidRDefault="00CD4C9C" w:rsidP="00CD4C9C">
      <w:pPr>
        <w:autoSpaceDE w:val="0"/>
        <w:autoSpaceDN w:val="0"/>
        <w:adjustRightInd w:val="0"/>
        <w:spacing w:after="0" w:line="240" w:lineRule="auto"/>
        <w:rPr>
          <w:rFonts w:ascii="Consolas" w:hAnsi="Consolas" w:cs="Consolas"/>
          <w:sz w:val="18"/>
          <w:szCs w:val="18"/>
        </w:rPr>
      </w:pPr>
      <w:proofErr w:type="spellStart"/>
      <w:r>
        <w:rPr>
          <w:rFonts w:ascii="Consolas" w:hAnsi="Consolas" w:cs="Consolas"/>
          <w:sz w:val="18"/>
          <w:szCs w:val="18"/>
        </w:rPr>
        <w:t>Qui</w:t>
      </w:r>
      <w:proofErr w:type="spellEnd"/>
      <w:r>
        <w:rPr>
          <w:rFonts w:ascii="Consolas" w:hAnsi="Consolas" w:cs="Consolas"/>
          <w:sz w:val="18"/>
          <w:szCs w:val="18"/>
        </w:rPr>
        <w:t>-quadrado(2) = 9,713 com p-valor 0,00778</w:t>
      </w:r>
    </w:p>
    <w:p w14:paraId="75F7DE51" w14:textId="00E06CA5" w:rsidR="56706239" w:rsidRPr="007E1224" w:rsidRDefault="56706239" w:rsidP="00760791">
      <w:pPr>
        <w:jc w:val="both"/>
        <w:rPr>
          <w:rFonts w:ascii="Dosis" w:hAnsi="Dosis"/>
          <w:color w:val="01A77F"/>
          <w:sz w:val="26"/>
          <w:szCs w:val="26"/>
        </w:rPr>
      </w:pPr>
      <w:r>
        <w:br/>
      </w:r>
      <w:r w:rsidRPr="56706239">
        <w:rPr>
          <w:rFonts w:eastAsia="Poppins" w:cs="Poppins"/>
        </w:rPr>
        <w:t>A análise gráfica dos resíduos evidenciou um histograma com formato aproximado de sino, com os dados centrados em uma média muito próxima a zero (0,002) e desvio padrão de 0,4</w:t>
      </w:r>
      <w:r w:rsidR="0077092A">
        <w:rPr>
          <w:rFonts w:eastAsia="Poppins" w:cs="Poppins"/>
        </w:rPr>
        <w:t>3</w:t>
      </w:r>
      <w:r w:rsidRPr="56706239">
        <w:rPr>
          <w:rFonts w:eastAsia="Poppins" w:cs="Poppins"/>
        </w:rPr>
        <w:t xml:space="preserve">. </w:t>
      </w:r>
    </w:p>
    <w:p w14:paraId="3779C509" w14:textId="0A7E11B3" w:rsidR="002A54F8" w:rsidRDefault="003E2671" w:rsidP="003E2671">
      <w:pPr>
        <w:jc w:val="both"/>
      </w:pPr>
      <w:r>
        <w:t>Então, realizamos a etapa de previsão para três passos à frente, conforme o gráfico a seguir.</w:t>
      </w:r>
    </w:p>
    <w:p w14:paraId="7600FEAA" w14:textId="444AC215" w:rsidR="002802E9" w:rsidRDefault="002802E9" w:rsidP="003E2671">
      <w:pPr>
        <w:jc w:val="both"/>
      </w:pPr>
      <w:r>
        <w:rPr>
          <w:noProof/>
        </w:rPr>
        <w:drawing>
          <wp:anchor distT="0" distB="0" distL="114300" distR="114300" simplePos="0" relativeHeight="251658240" behindDoc="0" locked="0" layoutInCell="1" allowOverlap="1" wp14:anchorId="16D5015B" wp14:editId="2B514AF5">
            <wp:simplePos x="0" y="0"/>
            <wp:positionH relativeFrom="column">
              <wp:posOffset>47625</wp:posOffset>
            </wp:positionH>
            <wp:positionV relativeFrom="paragraph">
              <wp:posOffset>25400</wp:posOffset>
            </wp:positionV>
            <wp:extent cx="4878070" cy="3657600"/>
            <wp:effectExtent l="0" t="0" r="0" b="0"/>
            <wp:wrapSquare wrapText="bothSides"/>
            <wp:docPr id="155290832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807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8DF173" w14:textId="3B7D7024" w:rsidR="002802E9" w:rsidRDefault="002802E9" w:rsidP="003E2671">
      <w:pPr>
        <w:jc w:val="both"/>
      </w:pPr>
    </w:p>
    <w:p w14:paraId="32BF31F6" w14:textId="561D7CD4" w:rsidR="002802E9" w:rsidRDefault="002802E9" w:rsidP="003E2671">
      <w:pPr>
        <w:jc w:val="both"/>
      </w:pPr>
    </w:p>
    <w:p w14:paraId="5D36C974" w14:textId="77777777" w:rsidR="00B8005D" w:rsidRDefault="00B8005D" w:rsidP="00B8005D">
      <w:pPr>
        <w:autoSpaceDE w:val="0"/>
        <w:autoSpaceDN w:val="0"/>
        <w:adjustRightInd w:val="0"/>
        <w:spacing w:after="0" w:line="240" w:lineRule="auto"/>
        <w:rPr>
          <w:rFonts w:ascii="Times New Roman" w:hAnsi="Times New Roman" w:cs="Times New Roman"/>
          <w:sz w:val="24"/>
          <w:szCs w:val="24"/>
        </w:rPr>
      </w:pPr>
    </w:p>
    <w:p w14:paraId="3695AD11" w14:textId="77777777" w:rsidR="00481B7D" w:rsidRDefault="00481B7D" w:rsidP="00B8005D">
      <w:pPr>
        <w:autoSpaceDE w:val="0"/>
        <w:autoSpaceDN w:val="0"/>
        <w:adjustRightInd w:val="0"/>
        <w:spacing w:after="0" w:line="240" w:lineRule="auto"/>
        <w:jc w:val="center"/>
        <w:rPr>
          <w:rFonts w:ascii="Times New Roman" w:hAnsi="Times New Roman" w:cs="Times New Roman"/>
          <w:sz w:val="24"/>
          <w:szCs w:val="24"/>
        </w:rPr>
      </w:pPr>
    </w:p>
    <w:p w14:paraId="278E938F" w14:textId="77777777" w:rsidR="00481B7D" w:rsidRDefault="00481B7D" w:rsidP="00B8005D">
      <w:pPr>
        <w:autoSpaceDE w:val="0"/>
        <w:autoSpaceDN w:val="0"/>
        <w:adjustRightInd w:val="0"/>
        <w:spacing w:after="0" w:line="240" w:lineRule="auto"/>
        <w:jc w:val="center"/>
        <w:rPr>
          <w:rFonts w:ascii="Times New Roman" w:hAnsi="Times New Roman" w:cs="Times New Roman"/>
          <w:sz w:val="24"/>
          <w:szCs w:val="24"/>
        </w:rPr>
      </w:pPr>
    </w:p>
    <w:p w14:paraId="49FA22B4" w14:textId="77777777" w:rsidR="002324F0" w:rsidRDefault="002324F0" w:rsidP="002324F0">
      <w:pPr>
        <w:autoSpaceDE w:val="0"/>
        <w:autoSpaceDN w:val="0"/>
        <w:adjustRightInd w:val="0"/>
        <w:spacing w:after="0" w:line="240" w:lineRule="auto"/>
        <w:rPr>
          <w:rFonts w:ascii="Times New Roman" w:hAnsi="Times New Roman" w:cs="Times New Roman"/>
          <w:sz w:val="24"/>
          <w:szCs w:val="24"/>
        </w:rPr>
      </w:pPr>
    </w:p>
    <w:p w14:paraId="3ED8E810" w14:textId="77777777" w:rsidR="002802E9" w:rsidRDefault="002802E9" w:rsidP="00AF2B4C">
      <w:pPr>
        <w:jc w:val="both"/>
        <w:rPr>
          <w:rFonts w:ascii="Dosis" w:hAnsi="Dosis"/>
          <w:color w:val="01A77F"/>
          <w:sz w:val="26"/>
          <w:szCs w:val="26"/>
        </w:rPr>
      </w:pPr>
    </w:p>
    <w:p w14:paraId="440AC116" w14:textId="77777777" w:rsidR="002802E9" w:rsidRDefault="002802E9" w:rsidP="00AF2B4C">
      <w:pPr>
        <w:jc w:val="both"/>
        <w:rPr>
          <w:rFonts w:ascii="Dosis" w:hAnsi="Dosis"/>
          <w:color w:val="01A77F"/>
          <w:sz w:val="26"/>
          <w:szCs w:val="26"/>
        </w:rPr>
      </w:pPr>
    </w:p>
    <w:p w14:paraId="2FB64B3A" w14:textId="77777777" w:rsidR="002802E9" w:rsidRDefault="002802E9" w:rsidP="00AF2B4C">
      <w:pPr>
        <w:jc w:val="both"/>
        <w:rPr>
          <w:rFonts w:ascii="Dosis" w:hAnsi="Dosis"/>
          <w:color w:val="01A77F"/>
          <w:sz w:val="26"/>
          <w:szCs w:val="26"/>
        </w:rPr>
      </w:pPr>
    </w:p>
    <w:p w14:paraId="238ED1DF" w14:textId="77777777" w:rsidR="002802E9" w:rsidRDefault="002802E9" w:rsidP="00AF2B4C">
      <w:pPr>
        <w:jc w:val="both"/>
        <w:rPr>
          <w:rFonts w:ascii="Dosis" w:hAnsi="Dosis"/>
          <w:color w:val="01A77F"/>
          <w:sz w:val="26"/>
          <w:szCs w:val="26"/>
        </w:rPr>
      </w:pPr>
    </w:p>
    <w:p w14:paraId="2207DAF1" w14:textId="77777777" w:rsidR="002802E9" w:rsidRDefault="002802E9" w:rsidP="00AF2B4C">
      <w:pPr>
        <w:jc w:val="both"/>
        <w:rPr>
          <w:rFonts w:ascii="Dosis" w:hAnsi="Dosis"/>
          <w:color w:val="01A77F"/>
          <w:sz w:val="26"/>
          <w:szCs w:val="26"/>
        </w:rPr>
      </w:pPr>
    </w:p>
    <w:p w14:paraId="65E32A17" w14:textId="77777777" w:rsidR="002802E9" w:rsidRDefault="002802E9" w:rsidP="00AF2B4C">
      <w:pPr>
        <w:jc w:val="both"/>
        <w:rPr>
          <w:rFonts w:ascii="Dosis" w:hAnsi="Dosis"/>
          <w:color w:val="01A77F"/>
          <w:sz w:val="26"/>
          <w:szCs w:val="26"/>
        </w:rPr>
      </w:pPr>
    </w:p>
    <w:p w14:paraId="46D45A21" w14:textId="77777777" w:rsidR="0008102C" w:rsidRDefault="0008102C" w:rsidP="00AF2B4C">
      <w:pPr>
        <w:jc w:val="both"/>
        <w:rPr>
          <w:rFonts w:ascii="Dosis" w:hAnsi="Dosis"/>
          <w:color w:val="01A77F"/>
          <w:sz w:val="26"/>
          <w:szCs w:val="26"/>
        </w:rPr>
      </w:pPr>
    </w:p>
    <w:p w14:paraId="6B2CF752" w14:textId="55089F4E" w:rsidR="00AF2B4C" w:rsidRPr="0008102C" w:rsidRDefault="006924A6" w:rsidP="00AF2B4C">
      <w:pPr>
        <w:jc w:val="both"/>
        <w:rPr>
          <w:rFonts w:ascii="Dosis" w:hAnsi="Dosis"/>
          <w:color w:val="01A77F"/>
          <w:sz w:val="24"/>
          <w:szCs w:val="24"/>
        </w:rPr>
      </w:pPr>
      <w:r w:rsidRPr="0008102C">
        <w:rPr>
          <w:rFonts w:ascii="Dosis" w:hAnsi="Dosis"/>
          <w:color w:val="01A77F"/>
          <w:sz w:val="24"/>
          <w:szCs w:val="24"/>
        </w:rPr>
        <w:lastRenderedPageBreak/>
        <w:t>Previsão do IPCA de Artigos de Residência para os meses de maio, junho e julho</w:t>
      </w:r>
    </w:p>
    <w:p w14:paraId="1C121F72" w14:textId="021B44D9" w:rsidR="002324F0" w:rsidRDefault="002324F0" w:rsidP="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Para intervalos de confiança de 95%, z(0,025) = 1,96</w:t>
      </w:r>
    </w:p>
    <w:p w14:paraId="7E4D19E6" w14:textId="77777777" w:rsidR="002324F0" w:rsidRDefault="002324F0" w:rsidP="002324F0">
      <w:pPr>
        <w:autoSpaceDE w:val="0"/>
        <w:autoSpaceDN w:val="0"/>
        <w:adjustRightInd w:val="0"/>
        <w:spacing w:after="0" w:line="240" w:lineRule="auto"/>
        <w:jc w:val="center"/>
        <w:rPr>
          <w:rFonts w:ascii="Times New Roman" w:hAnsi="Times New Roman" w:cs="Times New Roman"/>
          <w:sz w:val="24"/>
          <w:szCs w:val="24"/>
        </w:rPr>
      </w:pPr>
    </w:p>
    <w:tbl>
      <w:tblPr>
        <w:tblW w:w="0" w:type="auto"/>
        <w:jc w:val="center"/>
        <w:tblLayout w:type="fixed"/>
        <w:tblCellMar>
          <w:left w:w="60" w:type="dxa"/>
          <w:right w:w="60" w:type="dxa"/>
        </w:tblCellMar>
        <w:tblLook w:val="0000" w:firstRow="0" w:lastRow="0" w:firstColumn="0" w:lastColumn="0" w:noHBand="0" w:noVBand="0"/>
      </w:tblPr>
      <w:tblGrid>
        <w:gridCol w:w="830"/>
        <w:gridCol w:w="1400"/>
        <w:gridCol w:w="1400"/>
        <w:gridCol w:w="1400"/>
        <w:gridCol w:w="2800"/>
      </w:tblGrid>
      <w:tr w:rsidR="002324F0" w14:paraId="6A8BF5F7" w14:textId="77777777">
        <w:trPr>
          <w:trHeight w:val="262"/>
          <w:jc w:val="center"/>
        </w:trPr>
        <w:tc>
          <w:tcPr>
            <w:tcW w:w="830" w:type="dxa"/>
            <w:tcBorders>
              <w:top w:val="nil"/>
              <w:left w:val="nil"/>
              <w:bottom w:val="nil"/>
              <w:right w:val="nil"/>
            </w:tcBorders>
          </w:tcPr>
          <w:p w14:paraId="6EE78350"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Obs.</w:t>
            </w:r>
          </w:p>
        </w:tc>
        <w:tc>
          <w:tcPr>
            <w:tcW w:w="1400" w:type="dxa"/>
            <w:tcBorders>
              <w:top w:val="nil"/>
              <w:left w:val="nil"/>
              <w:bottom w:val="nil"/>
              <w:right w:val="nil"/>
            </w:tcBorders>
          </w:tcPr>
          <w:p w14:paraId="42A59085"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d_IPCAArtigosdeResidencia</w:t>
            </w:r>
            <w:proofErr w:type="spellEnd"/>
          </w:p>
        </w:tc>
        <w:tc>
          <w:tcPr>
            <w:tcW w:w="1400" w:type="dxa"/>
            <w:tcBorders>
              <w:top w:val="nil"/>
              <w:left w:val="nil"/>
              <w:bottom w:val="nil"/>
              <w:right w:val="nil"/>
            </w:tcBorders>
          </w:tcPr>
          <w:p w14:paraId="64A60CEA"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previsão</w:t>
            </w:r>
          </w:p>
        </w:tc>
        <w:tc>
          <w:tcPr>
            <w:tcW w:w="1400" w:type="dxa"/>
            <w:tcBorders>
              <w:top w:val="nil"/>
              <w:left w:val="nil"/>
              <w:bottom w:val="nil"/>
              <w:right w:val="nil"/>
            </w:tcBorders>
          </w:tcPr>
          <w:p w14:paraId="514A5B9A"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erro padrão</w:t>
            </w:r>
          </w:p>
        </w:tc>
        <w:tc>
          <w:tcPr>
            <w:tcW w:w="2800" w:type="dxa"/>
            <w:tcBorders>
              <w:top w:val="nil"/>
              <w:left w:val="nil"/>
              <w:bottom w:val="nil"/>
              <w:right w:val="nil"/>
            </w:tcBorders>
          </w:tcPr>
          <w:p w14:paraId="2CA900AF"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intervalo a 95%</w:t>
            </w:r>
          </w:p>
        </w:tc>
      </w:tr>
      <w:tr w:rsidR="002324F0" w14:paraId="7E7E10E4" w14:textId="77777777">
        <w:trPr>
          <w:trHeight w:val="262"/>
          <w:jc w:val="center"/>
        </w:trPr>
        <w:tc>
          <w:tcPr>
            <w:tcW w:w="830" w:type="dxa"/>
            <w:tcBorders>
              <w:top w:val="nil"/>
              <w:left w:val="nil"/>
              <w:bottom w:val="nil"/>
              <w:right w:val="nil"/>
            </w:tcBorders>
          </w:tcPr>
          <w:p w14:paraId="1667EE02" w14:textId="77777777" w:rsidR="002324F0" w:rsidRDefault="002324F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2026:05</w:t>
            </w:r>
          </w:p>
        </w:tc>
        <w:tc>
          <w:tcPr>
            <w:tcW w:w="1400" w:type="dxa"/>
            <w:tcBorders>
              <w:top w:val="nil"/>
              <w:left w:val="nil"/>
              <w:bottom w:val="nil"/>
              <w:right w:val="nil"/>
            </w:tcBorders>
          </w:tcPr>
          <w:p w14:paraId="2C227E12"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indefinido</w:t>
            </w:r>
          </w:p>
        </w:tc>
        <w:tc>
          <w:tcPr>
            <w:tcW w:w="1400" w:type="dxa"/>
            <w:tcBorders>
              <w:top w:val="nil"/>
              <w:left w:val="nil"/>
              <w:bottom w:val="nil"/>
              <w:right w:val="nil"/>
            </w:tcBorders>
          </w:tcPr>
          <w:p w14:paraId="424B4CFC"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-0,380290</w:t>
            </w:r>
          </w:p>
        </w:tc>
        <w:tc>
          <w:tcPr>
            <w:tcW w:w="1400" w:type="dxa"/>
            <w:tcBorders>
              <w:top w:val="nil"/>
              <w:left w:val="nil"/>
              <w:bottom w:val="nil"/>
              <w:right w:val="nil"/>
            </w:tcBorders>
          </w:tcPr>
          <w:p w14:paraId="5DD52E38"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0,422953</w:t>
            </w:r>
          </w:p>
        </w:tc>
        <w:tc>
          <w:tcPr>
            <w:tcW w:w="2800" w:type="dxa"/>
            <w:tcBorders>
              <w:top w:val="nil"/>
              <w:left w:val="nil"/>
              <w:bottom w:val="nil"/>
              <w:right w:val="nil"/>
            </w:tcBorders>
          </w:tcPr>
          <w:p w14:paraId="565B0FE8"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(-1,20926, 0,448683)</w:t>
            </w:r>
          </w:p>
        </w:tc>
      </w:tr>
      <w:tr w:rsidR="002324F0" w14:paraId="22897B2E" w14:textId="77777777">
        <w:trPr>
          <w:trHeight w:val="262"/>
          <w:jc w:val="center"/>
        </w:trPr>
        <w:tc>
          <w:tcPr>
            <w:tcW w:w="830" w:type="dxa"/>
            <w:tcBorders>
              <w:top w:val="nil"/>
              <w:left w:val="nil"/>
              <w:bottom w:val="nil"/>
              <w:right w:val="nil"/>
            </w:tcBorders>
          </w:tcPr>
          <w:p w14:paraId="455B0452" w14:textId="77777777" w:rsidR="002324F0" w:rsidRDefault="002324F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2026:06</w:t>
            </w:r>
          </w:p>
        </w:tc>
        <w:tc>
          <w:tcPr>
            <w:tcW w:w="1400" w:type="dxa"/>
            <w:tcBorders>
              <w:top w:val="nil"/>
              <w:left w:val="nil"/>
              <w:bottom w:val="nil"/>
              <w:right w:val="nil"/>
            </w:tcBorders>
          </w:tcPr>
          <w:p w14:paraId="4FC1A39E"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indefinido</w:t>
            </w:r>
          </w:p>
        </w:tc>
        <w:tc>
          <w:tcPr>
            <w:tcW w:w="1400" w:type="dxa"/>
            <w:tcBorders>
              <w:top w:val="nil"/>
              <w:left w:val="nil"/>
              <w:bottom w:val="nil"/>
              <w:right w:val="nil"/>
            </w:tcBorders>
          </w:tcPr>
          <w:p w14:paraId="52AEB878"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0,329672</w:t>
            </w:r>
          </w:p>
        </w:tc>
        <w:tc>
          <w:tcPr>
            <w:tcW w:w="1400" w:type="dxa"/>
            <w:tcBorders>
              <w:top w:val="nil"/>
              <w:left w:val="nil"/>
              <w:bottom w:val="nil"/>
              <w:right w:val="nil"/>
            </w:tcBorders>
          </w:tcPr>
          <w:p w14:paraId="13E7A5CB"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0,470818</w:t>
            </w:r>
          </w:p>
        </w:tc>
        <w:tc>
          <w:tcPr>
            <w:tcW w:w="2800" w:type="dxa"/>
            <w:tcBorders>
              <w:top w:val="nil"/>
              <w:left w:val="nil"/>
              <w:bottom w:val="nil"/>
              <w:right w:val="nil"/>
            </w:tcBorders>
          </w:tcPr>
          <w:p w14:paraId="38D01A30"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(-0,593114, 1,25246)</w:t>
            </w:r>
          </w:p>
        </w:tc>
      </w:tr>
      <w:tr w:rsidR="002324F0" w14:paraId="74A7EFDA" w14:textId="77777777">
        <w:trPr>
          <w:trHeight w:val="262"/>
          <w:jc w:val="center"/>
        </w:trPr>
        <w:tc>
          <w:tcPr>
            <w:tcW w:w="830" w:type="dxa"/>
            <w:tcBorders>
              <w:top w:val="nil"/>
              <w:left w:val="nil"/>
              <w:bottom w:val="nil"/>
              <w:right w:val="nil"/>
            </w:tcBorders>
          </w:tcPr>
          <w:p w14:paraId="0F476217" w14:textId="77777777" w:rsidR="002324F0" w:rsidRDefault="002324F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2026:07</w:t>
            </w:r>
          </w:p>
        </w:tc>
        <w:tc>
          <w:tcPr>
            <w:tcW w:w="1400" w:type="dxa"/>
            <w:tcBorders>
              <w:top w:val="nil"/>
              <w:left w:val="nil"/>
              <w:bottom w:val="nil"/>
              <w:right w:val="nil"/>
            </w:tcBorders>
          </w:tcPr>
          <w:p w14:paraId="408ABFAF"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indefinido</w:t>
            </w:r>
          </w:p>
        </w:tc>
        <w:tc>
          <w:tcPr>
            <w:tcW w:w="1400" w:type="dxa"/>
            <w:tcBorders>
              <w:top w:val="nil"/>
              <w:left w:val="nil"/>
              <w:bottom w:val="nil"/>
              <w:right w:val="nil"/>
            </w:tcBorders>
          </w:tcPr>
          <w:p w14:paraId="25E86050"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-0,0751391</w:t>
            </w:r>
          </w:p>
        </w:tc>
        <w:tc>
          <w:tcPr>
            <w:tcW w:w="1400" w:type="dxa"/>
            <w:tcBorders>
              <w:top w:val="nil"/>
              <w:left w:val="nil"/>
              <w:bottom w:val="nil"/>
              <w:right w:val="nil"/>
            </w:tcBorders>
          </w:tcPr>
          <w:p w14:paraId="5EC39854"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0,470820</w:t>
            </w:r>
          </w:p>
        </w:tc>
        <w:tc>
          <w:tcPr>
            <w:tcW w:w="2800" w:type="dxa"/>
            <w:tcBorders>
              <w:top w:val="nil"/>
              <w:left w:val="nil"/>
              <w:bottom w:val="nil"/>
              <w:right w:val="nil"/>
            </w:tcBorders>
          </w:tcPr>
          <w:p w14:paraId="10B7C25C" w14:textId="77777777" w:rsidR="002324F0" w:rsidRDefault="002324F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(-0,997930, 0,847652)</w:t>
            </w:r>
          </w:p>
        </w:tc>
      </w:tr>
    </w:tbl>
    <w:p w14:paraId="6F345F4C" w14:textId="77777777" w:rsidR="00D07CBC" w:rsidRDefault="00D07CBC" w:rsidP="25D8A2C4">
      <w:pPr>
        <w:jc w:val="both"/>
        <w:rPr>
          <w:rStyle w:val="normaltextrun"/>
          <w:rFonts w:ascii="Dosis" w:hAnsi="Dosis"/>
          <w:color w:val="01A77F"/>
          <w:sz w:val="26"/>
          <w:szCs w:val="26"/>
          <w:shd w:val="clear" w:color="auto" w:fill="FFFFFF"/>
        </w:rPr>
      </w:pPr>
    </w:p>
    <w:p w14:paraId="0C3A359C" w14:textId="2184AC9B" w:rsidR="00481B7D" w:rsidRPr="0008102C" w:rsidRDefault="00481B7D" w:rsidP="25D8A2C4">
      <w:pPr>
        <w:jc w:val="both"/>
        <w:rPr>
          <w:sz w:val="24"/>
          <w:szCs w:val="24"/>
        </w:rPr>
      </w:pPr>
      <w:r w:rsidRPr="0008102C">
        <w:rPr>
          <w:rStyle w:val="normaltextrun"/>
          <w:rFonts w:ascii="Dosis" w:hAnsi="Dosis"/>
          <w:color w:val="01A77F"/>
          <w:sz w:val="24"/>
          <w:szCs w:val="24"/>
          <w:shd w:val="clear" w:color="auto" w:fill="FFFFFF"/>
        </w:rPr>
        <w:t xml:space="preserve">Tabela: Previsão </w:t>
      </w:r>
      <w:r w:rsidR="006924A6" w:rsidRPr="0008102C">
        <w:rPr>
          <w:rStyle w:val="normaltextrun"/>
          <w:rFonts w:ascii="Dosis" w:hAnsi="Dosis"/>
          <w:color w:val="01A77F"/>
          <w:sz w:val="24"/>
          <w:szCs w:val="24"/>
          <w:shd w:val="clear" w:color="auto" w:fill="FFFFFF"/>
        </w:rPr>
        <w:t xml:space="preserve">do IPCA </w:t>
      </w:r>
      <w:r w:rsidRPr="0008102C">
        <w:rPr>
          <w:rStyle w:val="normaltextrun"/>
          <w:rFonts w:ascii="Dosis" w:hAnsi="Dosis"/>
          <w:color w:val="01A77F"/>
          <w:sz w:val="24"/>
          <w:szCs w:val="24"/>
          <w:shd w:val="clear" w:color="auto" w:fill="FFFFFF"/>
        </w:rPr>
        <w:t>de artigos de residência </w:t>
      </w:r>
      <w:r w:rsidR="002802E9" w:rsidRPr="0008102C">
        <w:rPr>
          <w:rStyle w:val="normaltextrun"/>
          <w:rFonts w:ascii="Dosis" w:hAnsi="Dosis"/>
          <w:color w:val="01A77F"/>
          <w:sz w:val="24"/>
          <w:szCs w:val="24"/>
          <w:shd w:val="clear" w:color="auto" w:fill="FFFFFF"/>
        </w:rPr>
        <w:t>para os meses de maio, junho e julho</w:t>
      </w:r>
    </w:p>
    <w:tbl>
      <w:tblPr>
        <w:tblpPr w:leftFromText="141" w:rightFromText="141" w:vertAnchor="text" w:horzAnchor="margin" w:tblpXSpec="center" w:tblpY="-29"/>
        <w:tblW w:w="5380" w:type="dxa"/>
        <w:tblCellMar>
          <w:left w:w="70" w:type="dxa"/>
          <w:right w:w="70" w:type="dxa"/>
        </w:tblCellMar>
        <w:tblLook w:val="04A0" w:firstRow="1" w:lastRow="0" w:firstColumn="1" w:lastColumn="0" w:noHBand="0" w:noVBand="1"/>
      </w:tblPr>
      <w:tblGrid>
        <w:gridCol w:w="1306"/>
        <w:gridCol w:w="1417"/>
        <w:gridCol w:w="1198"/>
        <w:gridCol w:w="1459"/>
      </w:tblGrid>
      <w:tr w:rsidR="00481B7D" w:rsidRPr="00273409" w14:paraId="26CEA102" w14:textId="77777777" w:rsidTr="00D07CBC">
        <w:trPr>
          <w:trHeight w:val="604"/>
        </w:trPr>
        <w:tc>
          <w:tcPr>
            <w:tcW w:w="1306" w:type="dxa"/>
            <w:tcBorders>
              <w:top w:val="single" w:sz="8" w:space="0" w:color="auto"/>
              <w:left w:val="single" w:sz="8" w:space="0" w:color="auto"/>
              <w:bottom w:val="single" w:sz="8" w:space="0" w:color="auto"/>
              <w:right w:val="single" w:sz="8" w:space="0" w:color="auto"/>
            </w:tcBorders>
            <w:vAlign w:val="center"/>
            <w:hideMark/>
          </w:tcPr>
          <w:p w14:paraId="4D67D406" w14:textId="77777777" w:rsidR="00481B7D" w:rsidRPr="00C467EA" w:rsidRDefault="00481B7D">
            <w:pPr>
              <w:spacing w:after="0" w:line="240" w:lineRule="auto"/>
              <w:jc w:val="center"/>
              <w:rPr>
                <w:rFonts w:ascii="Dosis" w:eastAsia="Times New Roman" w:hAnsi="Dosis" w:cs="Times New Roman"/>
                <w:color w:val="01A77F"/>
                <w:sz w:val="26"/>
                <w:szCs w:val="26"/>
                <w:lang w:eastAsia="pt-BR"/>
              </w:rPr>
            </w:pPr>
            <w:r w:rsidRPr="00C467EA">
              <w:rPr>
                <w:rFonts w:ascii="Dosis" w:eastAsia="Times New Roman" w:hAnsi="Dosis" w:cs="Times New Roman"/>
                <w:color w:val="01A77F"/>
                <w:sz w:val="26"/>
                <w:szCs w:val="26"/>
                <w:lang w:eastAsia="pt-BR"/>
              </w:rPr>
              <w:t>Período</w:t>
            </w:r>
          </w:p>
        </w:tc>
        <w:tc>
          <w:tcPr>
            <w:tcW w:w="1417" w:type="dxa"/>
            <w:tcBorders>
              <w:top w:val="single" w:sz="8" w:space="0" w:color="auto"/>
              <w:left w:val="nil"/>
              <w:bottom w:val="single" w:sz="8" w:space="0" w:color="auto"/>
              <w:right w:val="single" w:sz="8" w:space="0" w:color="auto"/>
            </w:tcBorders>
            <w:vAlign w:val="center"/>
            <w:hideMark/>
          </w:tcPr>
          <w:p w14:paraId="233DC18C" w14:textId="77777777" w:rsidR="00481B7D" w:rsidRPr="00C467EA" w:rsidRDefault="00481B7D">
            <w:pPr>
              <w:spacing w:after="0" w:line="240" w:lineRule="auto"/>
              <w:jc w:val="center"/>
              <w:rPr>
                <w:rFonts w:ascii="Dosis" w:eastAsia="Times New Roman" w:hAnsi="Dosis" w:cs="Times New Roman"/>
                <w:color w:val="01A77F"/>
                <w:sz w:val="26"/>
                <w:szCs w:val="26"/>
                <w:lang w:eastAsia="pt-BR"/>
              </w:rPr>
            </w:pPr>
            <w:r w:rsidRPr="00C467EA">
              <w:rPr>
                <w:rFonts w:ascii="Dosis" w:eastAsia="Times New Roman" w:hAnsi="Dosis" w:cs="Times New Roman"/>
                <w:color w:val="01A77F"/>
                <w:sz w:val="26"/>
                <w:szCs w:val="26"/>
                <w:lang w:eastAsia="pt-BR"/>
              </w:rPr>
              <w:t>Previsão</w:t>
            </w:r>
          </w:p>
        </w:tc>
        <w:tc>
          <w:tcPr>
            <w:tcW w:w="1198" w:type="dxa"/>
            <w:tcBorders>
              <w:top w:val="single" w:sz="8" w:space="0" w:color="auto"/>
              <w:left w:val="nil"/>
              <w:bottom w:val="single" w:sz="8" w:space="0" w:color="auto"/>
              <w:right w:val="single" w:sz="8" w:space="0" w:color="auto"/>
            </w:tcBorders>
            <w:vAlign w:val="center"/>
            <w:hideMark/>
          </w:tcPr>
          <w:p w14:paraId="1336E9C2" w14:textId="77777777" w:rsidR="00481B7D" w:rsidRPr="00C467EA" w:rsidRDefault="00481B7D">
            <w:pPr>
              <w:spacing w:after="0" w:line="240" w:lineRule="auto"/>
              <w:jc w:val="center"/>
              <w:rPr>
                <w:rFonts w:ascii="Dosis" w:eastAsia="Times New Roman" w:hAnsi="Dosis" w:cs="Times New Roman"/>
                <w:color w:val="01A77F"/>
                <w:sz w:val="26"/>
                <w:szCs w:val="26"/>
                <w:lang w:eastAsia="pt-BR"/>
              </w:rPr>
            </w:pPr>
            <w:r w:rsidRPr="00C467EA">
              <w:rPr>
                <w:rFonts w:ascii="Dosis" w:eastAsia="Times New Roman" w:hAnsi="Dosis" w:cs="Times New Roman"/>
                <w:color w:val="01A77F"/>
                <w:sz w:val="26"/>
                <w:szCs w:val="26"/>
                <w:lang w:eastAsia="pt-BR"/>
              </w:rPr>
              <w:t xml:space="preserve">erro padrão </w:t>
            </w:r>
          </w:p>
        </w:tc>
        <w:tc>
          <w:tcPr>
            <w:tcW w:w="1459" w:type="dxa"/>
            <w:tcBorders>
              <w:top w:val="single" w:sz="8" w:space="0" w:color="auto"/>
              <w:left w:val="nil"/>
              <w:bottom w:val="single" w:sz="8" w:space="0" w:color="auto"/>
              <w:right w:val="single" w:sz="8" w:space="0" w:color="auto"/>
            </w:tcBorders>
            <w:vAlign w:val="center"/>
            <w:hideMark/>
          </w:tcPr>
          <w:p w14:paraId="3CB27F69" w14:textId="77777777" w:rsidR="00481B7D" w:rsidRPr="00C467EA" w:rsidRDefault="00481B7D">
            <w:pPr>
              <w:spacing w:after="0" w:line="240" w:lineRule="auto"/>
              <w:jc w:val="center"/>
              <w:rPr>
                <w:rFonts w:ascii="Dosis" w:eastAsia="Times New Roman" w:hAnsi="Dosis" w:cs="Times New Roman"/>
                <w:color w:val="01A77F"/>
                <w:sz w:val="26"/>
                <w:szCs w:val="26"/>
                <w:lang w:eastAsia="pt-BR"/>
              </w:rPr>
            </w:pPr>
            <w:r w:rsidRPr="00C467EA">
              <w:rPr>
                <w:rFonts w:ascii="Dosis" w:eastAsia="Times New Roman" w:hAnsi="Dosis" w:cs="Times New Roman"/>
                <w:color w:val="01A77F"/>
                <w:sz w:val="26"/>
                <w:szCs w:val="26"/>
                <w:lang w:eastAsia="pt-BR"/>
              </w:rPr>
              <w:t>Intervalo a 95%</w:t>
            </w:r>
          </w:p>
        </w:tc>
      </w:tr>
      <w:tr w:rsidR="00481B7D" w:rsidRPr="00273409" w14:paraId="520AA43D" w14:textId="77777777" w:rsidTr="00D07CBC">
        <w:trPr>
          <w:trHeight w:val="587"/>
        </w:trPr>
        <w:tc>
          <w:tcPr>
            <w:tcW w:w="1306" w:type="dxa"/>
            <w:tcBorders>
              <w:top w:val="nil"/>
              <w:left w:val="single" w:sz="8" w:space="0" w:color="auto"/>
              <w:bottom w:val="single" w:sz="8" w:space="0" w:color="auto"/>
              <w:right w:val="single" w:sz="8" w:space="0" w:color="auto"/>
            </w:tcBorders>
            <w:vAlign w:val="center"/>
            <w:hideMark/>
          </w:tcPr>
          <w:p w14:paraId="6003969A" w14:textId="77777777" w:rsidR="00481B7D" w:rsidRPr="00273409" w:rsidRDefault="00481B7D">
            <w:pPr>
              <w:spacing w:after="0" w:line="240" w:lineRule="auto"/>
              <w:jc w:val="center"/>
              <w:rPr>
                <w:rFonts w:eastAsia="Times New Roman" w:cs="Poppins"/>
                <w:color w:val="000000"/>
                <w:lang w:eastAsia="pt-BR"/>
              </w:rPr>
            </w:pPr>
            <w:proofErr w:type="spellStart"/>
            <w:r w:rsidRPr="00273409">
              <w:rPr>
                <w:rFonts w:eastAsia="Poppins" w:cs="Poppins"/>
                <w:color w:val="000000"/>
                <w:lang w:eastAsia="pt-BR"/>
              </w:rPr>
              <w:t>mai</w:t>
            </w:r>
            <w:proofErr w:type="spellEnd"/>
            <w:r w:rsidRPr="00273409">
              <w:rPr>
                <w:rFonts w:eastAsia="Poppins" w:cs="Poppins"/>
                <w:color w:val="000000"/>
                <w:lang w:eastAsia="pt-BR"/>
              </w:rPr>
              <w:t>/26</w:t>
            </w:r>
          </w:p>
        </w:tc>
        <w:tc>
          <w:tcPr>
            <w:tcW w:w="1417" w:type="dxa"/>
            <w:tcBorders>
              <w:top w:val="nil"/>
              <w:left w:val="nil"/>
              <w:bottom w:val="single" w:sz="8" w:space="0" w:color="auto"/>
              <w:right w:val="single" w:sz="8" w:space="0" w:color="auto"/>
            </w:tcBorders>
            <w:vAlign w:val="center"/>
            <w:hideMark/>
          </w:tcPr>
          <w:p w14:paraId="04B579BA" w14:textId="77777777" w:rsidR="00481B7D" w:rsidRPr="00273409" w:rsidRDefault="00481B7D">
            <w:pPr>
              <w:spacing w:after="0" w:line="240" w:lineRule="auto"/>
              <w:jc w:val="center"/>
              <w:rPr>
                <w:rFonts w:eastAsia="Times New Roman" w:cs="Poppins"/>
                <w:color w:val="000000"/>
                <w:lang w:eastAsia="pt-BR"/>
              </w:rPr>
            </w:pPr>
            <w:r w:rsidRPr="00273409">
              <w:rPr>
                <w:rFonts w:eastAsia="Poppins" w:cs="Poppins"/>
                <w:color w:val="000000" w:themeColor="text1"/>
                <w:lang w:eastAsia="pt-BR"/>
              </w:rPr>
              <w:t>-0,38</w:t>
            </w:r>
          </w:p>
        </w:tc>
        <w:tc>
          <w:tcPr>
            <w:tcW w:w="1198" w:type="dxa"/>
            <w:tcBorders>
              <w:top w:val="nil"/>
              <w:left w:val="nil"/>
              <w:bottom w:val="single" w:sz="8" w:space="0" w:color="auto"/>
              <w:right w:val="single" w:sz="8" w:space="0" w:color="auto"/>
            </w:tcBorders>
            <w:vAlign w:val="center"/>
            <w:hideMark/>
          </w:tcPr>
          <w:p w14:paraId="410B77A3" w14:textId="77777777" w:rsidR="00481B7D" w:rsidRPr="00273409" w:rsidRDefault="00481B7D">
            <w:pPr>
              <w:spacing w:after="0" w:line="240" w:lineRule="auto"/>
              <w:jc w:val="center"/>
              <w:rPr>
                <w:rFonts w:eastAsia="Times New Roman" w:cs="Poppins"/>
                <w:color w:val="000000"/>
                <w:lang w:eastAsia="pt-BR"/>
              </w:rPr>
            </w:pPr>
            <w:r w:rsidRPr="00273409">
              <w:rPr>
                <w:rFonts w:eastAsia="Poppins" w:cs="Poppins"/>
                <w:color w:val="000000" w:themeColor="text1"/>
                <w:lang w:eastAsia="pt-BR"/>
              </w:rPr>
              <w:t>0,423</w:t>
            </w:r>
          </w:p>
        </w:tc>
        <w:tc>
          <w:tcPr>
            <w:tcW w:w="1459" w:type="dxa"/>
            <w:tcBorders>
              <w:top w:val="nil"/>
              <w:left w:val="nil"/>
              <w:bottom w:val="single" w:sz="8" w:space="0" w:color="auto"/>
              <w:right w:val="single" w:sz="8" w:space="0" w:color="auto"/>
            </w:tcBorders>
            <w:vAlign w:val="center"/>
            <w:hideMark/>
          </w:tcPr>
          <w:p w14:paraId="6FF9825A" w14:textId="77777777" w:rsidR="00481B7D" w:rsidRPr="00273409" w:rsidRDefault="00481B7D">
            <w:pPr>
              <w:spacing w:after="0" w:line="240" w:lineRule="auto"/>
              <w:jc w:val="center"/>
              <w:rPr>
                <w:rFonts w:eastAsia="Times New Roman" w:cs="Poppins"/>
                <w:color w:val="000000"/>
                <w:lang w:eastAsia="pt-BR"/>
              </w:rPr>
            </w:pPr>
            <w:r w:rsidRPr="00273409">
              <w:rPr>
                <w:rFonts w:eastAsia="Poppins" w:cs="Poppins"/>
                <w:color w:val="000000" w:themeColor="text1"/>
                <w:lang w:eastAsia="pt-BR"/>
              </w:rPr>
              <w:t>-1,21 a 0,45</w:t>
            </w:r>
          </w:p>
        </w:tc>
      </w:tr>
      <w:tr w:rsidR="00481B7D" w:rsidRPr="00273409" w14:paraId="64439EE6" w14:textId="77777777" w:rsidTr="00D07CBC">
        <w:trPr>
          <w:trHeight w:val="587"/>
        </w:trPr>
        <w:tc>
          <w:tcPr>
            <w:tcW w:w="1306" w:type="dxa"/>
            <w:tcBorders>
              <w:top w:val="nil"/>
              <w:left w:val="single" w:sz="8" w:space="0" w:color="auto"/>
              <w:bottom w:val="single" w:sz="8" w:space="0" w:color="auto"/>
              <w:right w:val="single" w:sz="8" w:space="0" w:color="auto"/>
            </w:tcBorders>
            <w:vAlign w:val="center"/>
            <w:hideMark/>
          </w:tcPr>
          <w:p w14:paraId="7D4BA793" w14:textId="77777777" w:rsidR="00481B7D" w:rsidRPr="00273409" w:rsidRDefault="00481B7D">
            <w:pPr>
              <w:spacing w:after="0" w:line="240" w:lineRule="auto"/>
              <w:jc w:val="center"/>
              <w:rPr>
                <w:rFonts w:eastAsia="Times New Roman" w:cs="Poppins"/>
                <w:color w:val="000000"/>
                <w:lang w:eastAsia="pt-BR"/>
              </w:rPr>
            </w:pPr>
            <w:proofErr w:type="spellStart"/>
            <w:r w:rsidRPr="00273409">
              <w:rPr>
                <w:rFonts w:eastAsia="Poppins" w:cs="Poppins"/>
                <w:color w:val="000000"/>
                <w:lang w:eastAsia="pt-BR"/>
              </w:rPr>
              <w:t>jun</w:t>
            </w:r>
            <w:proofErr w:type="spellEnd"/>
            <w:r w:rsidRPr="00273409">
              <w:rPr>
                <w:rFonts w:eastAsia="Poppins" w:cs="Poppins"/>
                <w:color w:val="000000"/>
                <w:lang w:eastAsia="pt-BR"/>
              </w:rPr>
              <w:t>/26</w:t>
            </w:r>
          </w:p>
        </w:tc>
        <w:tc>
          <w:tcPr>
            <w:tcW w:w="1417" w:type="dxa"/>
            <w:tcBorders>
              <w:top w:val="nil"/>
              <w:left w:val="nil"/>
              <w:bottom w:val="single" w:sz="8" w:space="0" w:color="auto"/>
              <w:right w:val="single" w:sz="8" w:space="0" w:color="auto"/>
            </w:tcBorders>
            <w:vAlign w:val="center"/>
            <w:hideMark/>
          </w:tcPr>
          <w:p w14:paraId="5A68B66D" w14:textId="77777777" w:rsidR="00481B7D" w:rsidRPr="00273409" w:rsidRDefault="00481B7D">
            <w:pPr>
              <w:spacing w:after="0" w:line="240" w:lineRule="auto"/>
              <w:jc w:val="center"/>
              <w:rPr>
                <w:rFonts w:eastAsia="Times New Roman" w:cs="Poppins"/>
                <w:color w:val="000000"/>
                <w:lang w:eastAsia="pt-BR"/>
              </w:rPr>
            </w:pPr>
            <w:r w:rsidRPr="00273409">
              <w:rPr>
                <w:rFonts w:eastAsia="Poppins" w:cs="Poppins"/>
                <w:color w:val="000000" w:themeColor="text1"/>
                <w:lang w:eastAsia="pt-BR"/>
              </w:rPr>
              <w:t>0,33</w:t>
            </w:r>
          </w:p>
        </w:tc>
        <w:tc>
          <w:tcPr>
            <w:tcW w:w="1198" w:type="dxa"/>
            <w:tcBorders>
              <w:top w:val="nil"/>
              <w:left w:val="nil"/>
              <w:bottom w:val="single" w:sz="8" w:space="0" w:color="auto"/>
              <w:right w:val="single" w:sz="8" w:space="0" w:color="auto"/>
            </w:tcBorders>
            <w:vAlign w:val="center"/>
            <w:hideMark/>
          </w:tcPr>
          <w:p w14:paraId="7E2B4F88" w14:textId="77777777" w:rsidR="00481B7D" w:rsidRPr="00273409" w:rsidRDefault="00481B7D">
            <w:pPr>
              <w:spacing w:after="0" w:line="240" w:lineRule="auto"/>
              <w:jc w:val="center"/>
              <w:rPr>
                <w:rFonts w:eastAsia="Times New Roman" w:cs="Poppins"/>
                <w:color w:val="000000"/>
                <w:lang w:eastAsia="pt-BR"/>
              </w:rPr>
            </w:pPr>
            <w:r w:rsidRPr="00273409">
              <w:rPr>
                <w:rFonts w:eastAsia="Poppins" w:cs="Poppins"/>
                <w:color w:val="000000" w:themeColor="text1"/>
                <w:lang w:eastAsia="pt-BR"/>
              </w:rPr>
              <w:t>0,471</w:t>
            </w:r>
          </w:p>
        </w:tc>
        <w:tc>
          <w:tcPr>
            <w:tcW w:w="1459" w:type="dxa"/>
            <w:tcBorders>
              <w:top w:val="nil"/>
              <w:left w:val="nil"/>
              <w:bottom w:val="single" w:sz="8" w:space="0" w:color="auto"/>
              <w:right w:val="single" w:sz="8" w:space="0" w:color="auto"/>
            </w:tcBorders>
            <w:vAlign w:val="center"/>
            <w:hideMark/>
          </w:tcPr>
          <w:p w14:paraId="5E970FBD" w14:textId="77777777" w:rsidR="00481B7D" w:rsidRPr="00273409" w:rsidRDefault="00481B7D">
            <w:pPr>
              <w:spacing w:after="0" w:line="240" w:lineRule="auto"/>
              <w:jc w:val="center"/>
              <w:rPr>
                <w:rFonts w:eastAsia="Times New Roman" w:cs="Poppins"/>
                <w:color w:val="000000"/>
                <w:lang w:eastAsia="pt-BR"/>
              </w:rPr>
            </w:pPr>
            <w:r w:rsidRPr="00273409">
              <w:rPr>
                <w:rFonts w:eastAsia="Poppins" w:cs="Poppins"/>
                <w:color w:val="000000" w:themeColor="text1"/>
                <w:lang w:eastAsia="pt-BR"/>
              </w:rPr>
              <w:t>-0,59 a 1,25</w:t>
            </w:r>
          </w:p>
        </w:tc>
      </w:tr>
      <w:tr w:rsidR="00481B7D" w:rsidRPr="00273409" w14:paraId="7EE68753" w14:textId="77777777" w:rsidTr="00D07CBC">
        <w:trPr>
          <w:trHeight w:val="587"/>
        </w:trPr>
        <w:tc>
          <w:tcPr>
            <w:tcW w:w="1306" w:type="dxa"/>
            <w:tcBorders>
              <w:top w:val="nil"/>
              <w:left w:val="single" w:sz="8" w:space="0" w:color="auto"/>
              <w:bottom w:val="single" w:sz="8" w:space="0" w:color="auto"/>
              <w:right w:val="single" w:sz="8" w:space="0" w:color="auto"/>
            </w:tcBorders>
            <w:vAlign w:val="center"/>
            <w:hideMark/>
          </w:tcPr>
          <w:p w14:paraId="1133C436" w14:textId="77777777" w:rsidR="00481B7D" w:rsidRPr="00273409" w:rsidRDefault="00481B7D">
            <w:pPr>
              <w:spacing w:after="0" w:line="240" w:lineRule="auto"/>
              <w:jc w:val="center"/>
              <w:rPr>
                <w:rFonts w:eastAsia="Times New Roman" w:cs="Poppins"/>
                <w:color w:val="000000"/>
                <w:lang w:eastAsia="pt-BR"/>
              </w:rPr>
            </w:pPr>
            <w:proofErr w:type="spellStart"/>
            <w:r w:rsidRPr="00273409">
              <w:rPr>
                <w:rFonts w:eastAsia="Poppins" w:cs="Poppins"/>
                <w:color w:val="000000"/>
                <w:lang w:eastAsia="pt-BR"/>
              </w:rPr>
              <w:t>jul</w:t>
            </w:r>
            <w:proofErr w:type="spellEnd"/>
            <w:r w:rsidRPr="00273409">
              <w:rPr>
                <w:rFonts w:eastAsia="Poppins" w:cs="Poppins"/>
                <w:color w:val="000000"/>
                <w:lang w:eastAsia="pt-BR"/>
              </w:rPr>
              <w:t>/26</w:t>
            </w:r>
          </w:p>
        </w:tc>
        <w:tc>
          <w:tcPr>
            <w:tcW w:w="1417" w:type="dxa"/>
            <w:tcBorders>
              <w:top w:val="nil"/>
              <w:left w:val="nil"/>
              <w:bottom w:val="single" w:sz="8" w:space="0" w:color="auto"/>
              <w:right w:val="single" w:sz="8" w:space="0" w:color="auto"/>
            </w:tcBorders>
            <w:vAlign w:val="center"/>
            <w:hideMark/>
          </w:tcPr>
          <w:p w14:paraId="09FAF941" w14:textId="77777777" w:rsidR="00481B7D" w:rsidRPr="00273409" w:rsidRDefault="00481B7D">
            <w:pPr>
              <w:spacing w:after="0" w:line="240" w:lineRule="auto"/>
              <w:jc w:val="center"/>
              <w:rPr>
                <w:rFonts w:eastAsia="Times New Roman" w:cs="Poppins"/>
                <w:color w:val="000000"/>
                <w:lang w:eastAsia="pt-BR"/>
              </w:rPr>
            </w:pPr>
            <w:r w:rsidRPr="00273409">
              <w:rPr>
                <w:rFonts w:eastAsia="Poppins" w:cs="Poppins"/>
                <w:color w:val="000000" w:themeColor="text1"/>
                <w:lang w:eastAsia="pt-BR"/>
              </w:rPr>
              <w:t>-0,08</w:t>
            </w:r>
          </w:p>
        </w:tc>
        <w:tc>
          <w:tcPr>
            <w:tcW w:w="1198" w:type="dxa"/>
            <w:tcBorders>
              <w:top w:val="nil"/>
              <w:left w:val="nil"/>
              <w:bottom w:val="single" w:sz="8" w:space="0" w:color="auto"/>
              <w:right w:val="single" w:sz="8" w:space="0" w:color="auto"/>
            </w:tcBorders>
            <w:vAlign w:val="center"/>
            <w:hideMark/>
          </w:tcPr>
          <w:p w14:paraId="7C38D77A" w14:textId="77777777" w:rsidR="00481B7D" w:rsidRPr="00273409" w:rsidRDefault="00481B7D">
            <w:pPr>
              <w:spacing w:after="0" w:line="240" w:lineRule="auto"/>
              <w:jc w:val="center"/>
              <w:rPr>
                <w:rFonts w:eastAsia="Times New Roman" w:cs="Poppins"/>
                <w:color w:val="000000"/>
                <w:lang w:eastAsia="pt-BR"/>
              </w:rPr>
            </w:pPr>
            <w:r w:rsidRPr="00273409">
              <w:rPr>
                <w:rFonts w:eastAsia="Poppins" w:cs="Poppins"/>
                <w:color w:val="000000" w:themeColor="text1"/>
                <w:lang w:eastAsia="pt-BR"/>
              </w:rPr>
              <w:t>0,471</w:t>
            </w:r>
          </w:p>
        </w:tc>
        <w:tc>
          <w:tcPr>
            <w:tcW w:w="1459" w:type="dxa"/>
            <w:tcBorders>
              <w:top w:val="nil"/>
              <w:left w:val="nil"/>
              <w:bottom w:val="single" w:sz="8" w:space="0" w:color="auto"/>
              <w:right w:val="single" w:sz="8" w:space="0" w:color="auto"/>
            </w:tcBorders>
            <w:vAlign w:val="center"/>
            <w:hideMark/>
          </w:tcPr>
          <w:p w14:paraId="2BAF4B3F" w14:textId="77777777" w:rsidR="00481B7D" w:rsidRPr="00273409" w:rsidRDefault="00481B7D">
            <w:pPr>
              <w:spacing w:after="0" w:line="240" w:lineRule="auto"/>
              <w:jc w:val="center"/>
              <w:rPr>
                <w:rFonts w:eastAsia="Times New Roman" w:cs="Poppins"/>
                <w:color w:val="000000"/>
                <w:lang w:eastAsia="pt-BR"/>
              </w:rPr>
            </w:pPr>
            <w:r w:rsidRPr="00273409">
              <w:rPr>
                <w:rFonts w:eastAsia="Poppins" w:cs="Poppins"/>
                <w:color w:val="000000" w:themeColor="text1"/>
                <w:lang w:eastAsia="pt-BR"/>
              </w:rPr>
              <w:t>-1,00 a 0,85</w:t>
            </w:r>
          </w:p>
        </w:tc>
      </w:tr>
    </w:tbl>
    <w:p w14:paraId="28574308" w14:textId="77777777" w:rsidR="00481B7D" w:rsidRDefault="00481B7D" w:rsidP="25D8A2C4">
      <w:pPr>
        <w:jc w:val="both"/>
      </w:pPr>
    </w:p>
    <w:p w14:paraId="710BE29C" w14:textId="77777777" w:rsidR="00481B7D" w:rsidRDefault="00481B7D" w:rsidP="25D8A2C4">
      <w:pPr>
        <w:jc w:val="both"/>
      </w:pPr>
    </w:p>
    <w:p w14:paraId="03BF95F5" w14:textId="77777777" w:rsidR="00481B7D" w:rsidRDefault="00481B7D" w:rsidP="25D8A2C4">
      <w:pPr>
        <w:jc w:val="both"/>
      </w:pPr>
    </w:p>
    <w:p w14:paraId="5DC0506D" w14:textId="77777777" w:rsidR="00481B7D" w:rsidRDefault="00481B7D" w:rsidP="25D8A2C4">
      <w:pPr>
        <w:jc w:val="both"/>
      </w:pPr>
    </w:p>
    <w:p w14:paraId="11B7B23E" w14:textId="77777777" w:rsidR="00481B7D" w:rsidRDefault="00481B7D" w:rsidP="25D8A2C4">
      <w:pPr>
        <w:jc w:val="both"/>
      </w:pPr>
    </w:p>
    <w:p w14:paraId="4E64F5B2" w14:textId="77777777" w:rsidR="00D07CBC" w:rsidRDefault="00D07CBC" w:rsidP="00D07CBC">
      <w:pPr>
        <w:tabs>
          <w:tab w:val="left" w:pos="5245"/>
        </w:tabs>
        <w:ind w:left="1560"/>
        <w:rPr>
          <w:rFonts w:eastAsiaTheme="minorEastAsia" w:cs="Poppins"/>
          <w:sz w:val="16"/>
          <w:szCs w:val="16"/>
        </w:rPr>
      </w:pPr>
      <w:r>
        <w:rPr>
          <w:rFonts w:eastAsiaTheme="minorEastAsia" w:cs="Poppins"/>
          <w:sz w:val="16"/>
          <w:szCs w:val="16"/>
        </w:rPr>
        <w:t>Elaboração: FECAP</w:t>
      </w:r>
    </w:p>
    <w:p w14:paraId="6D524D34" w14:textId="77777777" w:rsidR="00197C1D" w:rsidRDefault="56706239" w:rsidP="00197C1D">
      <w:pPr>
        <w:jc w:val="both"/>
        <w:rPr>
          <w:lang w:eastAsia="pt-BR"/>
        </w:rPr>
      </w:pPr>
      <w:r w:rsidRPr="56706239">
        <w:rPr>
          <w:lang w:eastAsia="pt-BR"/>
        </w:rPr>
        <w:t>Por fim, as previsões realizadas para três períodos à frente indicam oscilações moderadas para</w:t>
      </w:r>
      <w:r w:rsidR="00B2766F">
        <w:rPr>
          <w:lang w:eastAsia="pt-BR"/>
        </w:rPr>
        <w:t xml:space="preserve"> a taxa de inflação de artigos de residência medida pelo</w:t>
      </w:r>
      <w:r w:rsidRPr="56706239">
        <w:rPr>
          <w:lang w:eastAsia="pt-BR"/>
        </w:rPr>
        <w:t xml:space="preserve"> IPCA</w:t>
      </w:r>
      <w:r w:rsidR="00B2766F">
        <w:rPr>
          <w:lang w:eastAsia="pt-BR"/>
        </w:rPr>
        <w:t xml:space="preserve">, </w:t>
      </w:r>
      <w:r w:rsidRPr="56706239">
        <w:rPr>
          <w:lang w:eastAsia="pt-BR"/>
        </w:rPr>
        <w:t xml:space="preserve">com previsão de </w:t>
      </w:r>
      <w:r w:rsidR="00B96EB1">
        <w:rPr>
          <w:lang w:eastAsia="pt-BR"/>
        </w:rPr>
        <w:t>deflação</w:t>
      </w:r>
      <w:r w:rsidRPr="56706239">
        <w:rPr>
          <w:lang w:eastAsia="pt-BR"/>
        </w:rPr>
        <w:t xml:space="preserve"> em maio de 2026 (-0,38), um</w:t>
      </w:r>
      <w:r w:rsidR="00B96EB1">
        <w:rPr>
          <w:lang w:eastAsia="pt-BR"/>
        </w:rPr>
        <w:t xml:space="preserve"> aumento</w:t>
      </w:r>
      <w:r w:rsidRPr="56706239">
        <w:rPr>
          <w:lang w:eastAsia="pt-BR"/>
        </w:rPr>
        <w:t xml:space="preserve"> em junho de 2026 (0,33) e </w:t>
      </w:r>
      <w:r w:rsidR="00B96EB1">
        <w:rPr>
          <w:lang w:eastAsia="pt-BR"/>
        </w:rPr>
        <w:t xml:space="preserve">um </w:t>
      </w:r>
      <w:r w:rsidRPr="56706239">
        <w:rPr>
          <w:lang w:eastAsia="pt-BR"/>
        </w:rPr>
        <w:t xml:space="preserve">leve recuo em julho (-0,08). </w:t>
      </w:r>
    </w:p>
    <w:p w14:paraId="024DE536" w14:textId="20A497E8" w:rsidR="00547286" w:rsidRPr="007D442B" w:rsidRDefault="003E2671" w:rsidP="007D442B">
      <w:pPr>
        <w:jc w:val="both"/>
        <w:rPr>
          <w:lang w:eastAsia="pt-BR"/>
        </w:rPr>
      </w:pPr>
      <w:r w:rsidRPr="0008102C">
        <w:rPr>
          <w:rFonts w:ascii="Dosis" w:eastAsiaTheme="majorEastAsia" w:hAnsi="Dosis" w:cstheme="majorBidi"/>
          <w:noProof/>
          <w:color w:val="01A77F"/>
          <w:sz w:val="24"/>
          <w:szCs w:val="24"/>
          <w:lang w:eastAsia="pt-BR"/>
        </w:rPr>
        <w:t>Conclusão</w:t>
      </w:r>
      <w:r w:rsidR="00547286">
        <w:br/>
      </w:r>
      <w:r w:rsidR="174209B9" w:rsidRPr="009001CF">
        <w:rPr>
          <w:rFonts w:eastAsiaTheme="minorEastAsia" w:cs="Poppins"/>
          <w:noProof/>
        </w:rPr>
        <w:t>A aplicação da metodologia Box &amp; Jenkins permitiu estimar o comportamento da inflação do subgrupo Artigos de Residência do IPCA. Inicialmente, verificou-se que a série original era não estacionária, sendo necessária a aplicação da primeira diferença, caracterizando a série como integrada de ordem 1, I(1)</w:t>
      </w:r>
      <w:r w:rsidR="00481B7D">
        <w:rPr>
          <w:rFonts w:eastAsiaTheme="minorEastAsia" w:cs="Poppins"/>
          <w:noProof/>
        </w:rPr>
        <w:t>.</w:t>
      </w:r>
      <w:r w:rsidR="007D442B">
        <w:rPr>
          <w:rFonts w:eastAsiaTheme="minorEastAsia" w:cs="Poppins"/>
          <w:noProof/>
        </w:rPr>
        <w:t xml:space="preserve"> </w:t>
      </w:r>
      <w:r w:rsidR="174209B9" w:rsidRPr="00481B7D">
        <w:rPr>
          <w:rFonts w:eastAsiaTheme="minorEastAsia" w:cs="Poppins"/>
          <w:noProof/>
        </w:rPr>
        <w:t>A análise da FAC e da FACP indicou presença de autocorrelação significativa e indícios de sazonalidade anual na defasagem 12, justificando a estimação de diferentes especificações ARIMA. Entre os modelos estimados, o ARIMA degenerado AR(1,2,9,12) apresentou o melhor desempenho segundo os critérios de informação e significância estatística dos coeficientes.</w:t>
      </w:r>
    </w:p>
    <w:p w14:paraId="613A1E29" w14:textId="19D182BF" w:rsidR="00547286" w:rsidRDefault="174209B9" w:rsidP="174209B9">
      <w:pPr>
        <w:jc w:val="both"/>
      </w:pPr>
      <w:r w:rsidRPr="174209B9">
        <w:rPr>
          <w:noProof/>
        </w:rPr>
        <w:lastRenderedPageBreak/>
        <w:t>Na etapa de diagnóstico, os resíduos do modelo apresentaram comportamento compatível com ruído branco, indicando ausência de autocorrelação remanescente e adequação do modelo à dinâmica da série.</w:t>
      </w:r>
    </w:p>
    <w:p w14:paraId="10AFAE79" w14:textId="18BD6610" w:rsidR="00353FA4" w:rsidRDefault="174209B9" w:rsidP="002838CB">
      <w:pPr>
        <w:jc w:val="both"/>
        <w:rPr>
          <w:rFonts w:asciiTheme="minorHAnsi" w:eastAsiaTheme="minorEastAsia" w:hAnsiTheme="minorHAnsi"/>
          <w:noProof/>
          <w:lang w:eastAsia="pt-BR"/>
        </w:rPr>
      </w:pPr>
      <w:r w:rsidRPr="009001CF">
        <w:rPr>
          <w:rFonts w:eastAsiaTheme="minorEastAsia" w:cs="Poppins"/>
          <w:noProof/>
          <w:lang w:eastAsia="pt-BR"/>
        </w:rPr>
        <w:t>Por fim, as previsões do modelo indicaram que a inflação de Artigos de Residência deve continuar apresentando oscilações moderadas nos próximos períodos, sem sinais de alta ou queda persistente dos preços. Além disso, a incerteza das previsões aumenta conforme o horizonte projetado fica mais distante</w:t>
      </w:r>
      <w:r w:rsidRPr="174209B9">
        <w:rPr>
          <w:rFonts w:asciiTheme="minorHAnsi" w:eastAsiaTheme="minorEastAsia" w:hAnsiTheme="minorHAnsi"/>
          <w:noProof/>
          <w:lang w:eastAsia="pt-BR"/>
        </w:rPr>
        <w:t>.</w:t>
      </w:r>
    </w:p>
    <w:p w14:paraId="714CCE03" w14:textId="630E4D3E" w:rsidR="00BB3231" w:rsidRPr="005A3FEF" w:rsidRDefault="00DA2AE6" w:rsidP="00481B7D">
      <w:pPr>
        <w:pStyle w:val="Ttulo2"/>
        <w:rPr>
          <w:noProof/>
          <w:lang w:eastAsia="pt-BR"/>
        </w:rPr>
      </w:pPr>
      <w:r>
        <w:rPr>
          <w:noProof/>
          <w:lang w:eastAsia="pt-BR"/>
        </w:rPr>
        <w:t>Parte II</w:t>
      </w:r>
      <w:r w:rsidR="00481B7D">
        <w:rPr>
          <w:noProof/>
          <w:lang w:eastAsia="pt-BR"/>
        </w:rPr>
        <w:t xml:space="preserve"> - </w:t>
      </w:r>
      <w:r w:rsidR="00DA0E39">
        <w:rPr>
          <w:lang w:eastAsia="pt-BR"/>
        </w:rPr>
        <w:t xml:space="preserve">Introdução </w:t>
      </w:r>
      <w:r w:rsidR="0003689D">
        <w:rPr>
          <w:lang w:eastAsia="pt-BR"/>
        </w:rPr>
        <w:t>do Mode</w:t>
      </w:r>
      <w:r w:rsidR="00BB3231">
        <w:rPr>
          <w:lang w:eastAsia="pt-BR"/>
        </w:rPr>
        <w:t xml:space="preserve">lo de Defasagem Distribuída </w:t>
      </w:r>
      <w:proofErr w:type="spellStart"/>
      <w:r w:rsidR="00BB3231">
        <w:rPr>
          <w:lang w:eastAsia="pt-BR"/>
        </w:rPr>
        <w:t>Autoregressiva</w:t>
      </w:r>
      <w:proofErr w:type="spellEnd"/>
      <w:r w:rsidR="00BB3231">
        <w:rPr>
          <w:lang w:eastAsia="pt-BR"/>
        </w:rPr>
        <w:t xml:space="preserve"> e apresentação das variáveis </w:t>
      </w:r>
    </w:p>
    <w:p w14:paraId="3B960A64" w14:textId="19DE27C4" w:rsidR="00CD7B8B" w:rsidRDefault="00DD0984" w:rsidP="00481B7D">
      <w:pPr>
        <w:jc w:val="both"/>
        <w:rPr>
          <w:rFonts w:cs="Poppins"/>
          <w:lang w:eastAsia="pt-BR"/>
        </w:rPr>
      </w:pPr>
      <w:r>
        <w:rPr>
          <w:lang w:eastAsia="pt-BR"/>
        </w:rPr>
        <w:t>Nesta seção, iremos e</w:t>
      </w:r>
      <w:r w:rsidR="00FF22AC">
        <w:rPr>
          <w:lang w:eastAsia="pt-BR"/>
        </w:rPr>
        <w:t xml:space="preserve">stimar o chamado Modelo de Defasagem Distribuída </w:t>
      </w:r>
      <w:proofErr w:type="spellStart"/>
      <w:r w:rsidR="00FF22AC">
        <w:rPr>
          <w:lang w:eastAsia="pt-BR"/>
        </w:rPr>
        <w:t>Autoregressiva</w:t>
      </w:r>
      <w:proofErr w:type="spellEnd"/>
      <w:r w:rsidR="009863C3">
        <w:rPr>
          <w:lang w:eastAsia="pt-BR"/>
        </w:rPr>
        <w:t xml:space="preserve"> </w:t>
      </w:r>
      <w:r w:rsidR="00CD46BF">
        <w:rPr>
          <w:lang w:eastAsia="pt-BR"/>
        </w:rPr>
        <w:t>(ARDL)</w:t>
      </w:r>
      <w:r w:rsidR="00AC4388">
        <w:rPr>
          <w:lang w:eastAsia="pt-BR"/>
        </w:rPr>
        <w:t>, com o objetivo de</w:t>
      </w:r>
      <w:r w:rsidR="00CD46BF">
        <w:rPr>
          <w:lang w:eastAsia="pt-BR"/>
        </w:rPr>
        <w:t xml:space="preserve"> </w:t>
      </w:r>
      <w:r w:rsidR="009863C3">
        <w:rPr>
          <w:lang w:eastAsia="pt-BR"/>
        </w:rPr>
        <w:t>mensurar o impacto de outras séries temporais na</w:t>
      </w:r>
      <w:r w:rsidR="00CD46BF">
        <w:rPr>
          <w:lang w:eastAsia="pt-BR"/>
        </w:rPr>
        <w:t xml:space="preserve"> taxa </w:t>
      </w:r>
      <w:r w:rsidR="00A7717F">
        <w:rPr>
          <w:lang w:eastAsia="pt-BR"/>
        </w:rPr>
        <w:t xml:space="preserve">de variação </w:t>
      </w:r>
      <w:r w:rsidR="00CD46BF">
        <w:rPr>
          <w:lang w:eastAsia="pt-BR"/>
        </w:rPr>
        <w:t>d</w:t>
      </w:r>
      <w:r w:rsidR="00A7717F">
        <w:rPr>
          <w:lang w:eastAsia="pt-BR"/>
        </w:rPr>
        <w:t>a</w:t>
      </w:r>
      <w:r w:rsidR="00CD46BF">
        <w:rPr>
          <w:lang w:eastAsia="pt-BR"/>
        </w:rPr>
        <w:t xml:space="preserve"> i</w:t>
      </w:r>
      <w:r w:rsidR="00FD3AF2">
        <w:rPr>
          <w:lang w:eastAsia="pt-BR"/>
        </w:rPr>
        <w:t xml:space="preserve">nflação de </w:t>
      </w:r>
      <w:r w:rsidR="00CD46BF">
        <w:rPr>
          <w:lang w:eastAsia="pt-BR"/>
        </w:rPr>
        <w:t>a</w:t>
      </w:r>
      <w:r w:rsidR="00FD3AF2">
        <w:rPr>
          <w:lang w:eastAsia="pt-BR"/>
        </w:rPr>
        <w:t xml:space="preserve">rtigos de </w:t>
      </w:r>
      <w:r w:rsidR="00CD46BF">
        <w:rPr>
          <w:lang w:eastAsia="pt-BR"/>
        </w:rPr>
        <w:t>r</w:t>
      </w:r>
      <w:r w:rsidR="00FD3AF2">
        <w:rPr>
          <w:lang w:eastAsia="pt-BR"/>
        </w:rPr>
        <w:t xml:space="preserve">esidência. </w:t>
      </w:r>
      <w:r w:rsidR="00CD46BF">
        <w:rPr>
          <w:lang w:eastAsia="pt-BR"/>
        </w:rPr>
        <w:t>O modelo ARDL</w:t>
      </w:r>
      <w:r w:rsidR="00227EE2">
        <w:rPr>
          <w:lang w:eastAsia="pt-BR"/>
        </w:rPr>
        <w:t xml:space="preserve"> considera em sua estimação os chamados </w:t>
      </w:r>
      <w:r w:rsidR="00481B7D">
        <w:rPr>
          <w:lang w:eastAsia="pt-BR"/>
        </w:rPr>
        <w:t>‘</w:t>
      </w:r>
      <w:proofErr w:type="spellStart"/>
      <w:r w:rsidR="00227EE2">
        <w:rPr>
          <w:i/>
          <w:iCs/>
          <w:lang w:eastAsia="pt-BR"/>
        </w:rPr>
        <w:t>lags</w:t>
      </w:r>
      <w:proofErr w:type="spellEnd"/>
      <w:r w:rsidR="00481B7D">
        <w:rPr>
          <w:i/>
          <w:iCs/>
          <w:lang w:eastAsia="pt-BR"/>
        </w:rPr>
        <w:t>’</w:t>
      </w:r>
      <w:r w:rsidR="00227EE2">
        <w:rPr>
          <w:lang w:eastAsia="pt-BR"/>
        </w:rPr>
        <w:t xml:space="preserve">, que são os </w:t>
      </w:r>
      <w:proofErr w:type="spellStart"/>
      <w:r w:rsidR="00227EE2">
        <w:rPr>
          <w:lang w:eastAsia="pt-BR"/>
        </w:rPr>
        <w:t>defasamentos</w:t>
      </w:r>
      <w:proofErr w:type="spellEnd"/>
      <w:r w:rsidR="00227EE2">
        <w:rPr>
          <w:lang w:eastAsia="pt-BR"/>
        </w:rPr>
        <w:t xml:space="preserve"> no </w:t>
      </w:r>
      <w:r w:rsidR="00465D74">
        <w:rPr>
          <w:lang w:eastAsia="pt-BR"/>
        </w:rPr>
        <w:t>período</w:t>
      </w:r>
      <w:r w:rsidR="0096232A">
        <w:rPr>
          <w:lang w:eastAsia="pt-BR"/>
        </w:rPr>
        <w:t xml:space="preserve"> da</w:t>
      </w:r>
      <w:r w:rsidR="00227EE2">
        <w:rPr>
          <w:lang w:eastAsia="pt-BR"/>
        </w:rPr>
        <w:t xml:space="preserve">s </w:t>
      </w:r>
      <w:r w:rsidR="0096232A">
        <w:rPr>
          <w:lang w:eastAsia="pt-BR"/>
        </w:rPr>
        <w:t>variáveis</w:t>
      </w:r>
      <w:r w:rsidR="00227EE2">
        <w:rPr>
          <w:lang w:eastAsia="pt-BR"/>
        </w:rPr>
        <w:t xml:space="preserve"> envolvidas na regressão</w:t>
      </w:r>
      <w:r w:rsidR="7E75ECF6" w:rsidRPr="7E75ECF6">
        <w:rPr>
          <w:lang w:eastAsia="pt-BR"/>
        </w:rPr>
        <w:t>.</w:t>
      </w:r>
      <w:r w:rsidR="00044C3E">
        <w:rPr>
          <w:lang w:eastAsia="pt-BR"/>
        </w:rPr>
        <w:t xml:space="preserve"> Desse modo, conseguiremos explicar nossa variável dependente através do passado dela mesma e pelo presente e pelo passado de nossas variáveis independentes.</w:t>
      </w:r>
      <w:r w:rsidR="00227EE2">
        <w:rPr>
          <w:lang w:eastAsia="pt-BR"/>
        </w:rPr>
        <w:t xml:space="preserve"> </w:t>
      </w:r>
      <w:r w:rsidR="00865E74">
        <w:rPr>
          <w:rFonts w:cs="Poppins"/>
          <w:lang w:eastAsia="pt-BR"/>
        </w:rPr>
        <w:t xml:space="preserve">Na tabela a seguir, apresentaremos </w:t>
      </w:r>
      <w:r w:rsidR="00044C3E">
        <w:rPr>
          <w:rFonts w:cs="Poppins"/>
          <w:lang w:eastAsia="pt-BR"/>
        </w:rPr>
        <w:t xml:space="preserve">todas as nossas </w:t>
      </w:r>
      <w:r w:rsidR="00865E74">
        <w:rPr>
          <w:rFonts w:cs="Poppins"/>
          <w:lang w:eastAsia="pt-BR"/>
        </w:rPr>
        <w:t>variáveis a serem esti</w:t>
      </w:r>
      <w:r w:rsidR="00782344">
        <w:rPr>
          <w:rFonts w:cs="Poppins"/>
          <w:lang w:eastAsia="pt-BR"/>
        </w:rPr>
        <w:t>madas</w:t>
      </w:r>
      <w:r w:rsidR="0092799E">
        <w:rPr>
          <w:rFonts w:cs="Poppins"/>
          <w:lang w:eastAsia="pt-BR"/>
        </w:rPr>
        <w:t>.</w:t>
      </w:r>
    </w:p>
    <w:p w14:paraId="6A354C01" w14:textId="68A103E8" w:rsidR="009814E2" w:rsidRPr="00C467EA" w:rsidRDefault="003A6F50" w:rsidP="00543C74">
      <w:pPr>
        <w:rPr>
          <w:rFonts w:cs="Poppins"/>
          <w:sz w:val="26"/>
          <w:szCs w:val="26"/>
          <w:lang w:eastAsia="pt-BR"/>
        </w:rPr>
      </w:pPr>
      <w:r w:rsidRPr="0008102C">
        <w:rPr>
          <w:rFonts w:ascii="Dosis" w:hAnsi="Dosis"/>
          <w:color w:val="01A77F"/>
          <w:sz w:val="24"/>
          <w:szCs w:val="24"/>
        </w:rPr>
        <w:t>Tabela:</w:t>
      </w:r>
      <w:r w:rsidR="00826241" w:rsidRPr="0008102C">
        <w:rPr>
          <w:rFonts w:ascii="Dosis" w:hAnsi="Dosis"/>
          <w:color w:val="01A77F"/>
          <w:sz w:val="24"/>
          <w:szCs w:val="24"/>
        </w:rPr>
        <w:t xml:space="preserve"> Séries de tempo estimadas no Modelo de Defasagem </w:t>
      </w:r>
      <w:r w:rsidR="001A7D9E" w:rsidRPr="0008102C">
        <w:rPr>
          <w:rFonts w:ascii="Dosis" w:hAnsi="Dosis"/>
          <w:color w:val="01A77F"/>
          <w:sz w:val="24"/>
          <w:szCs w:val="24"/>
        </w:rPr>
        <w:t xml:space="preserve">Distribuída </w:t>
      </w:r>
      <w:proofErr w:type="spellStart"/>
      <w:r w:rsidR="00826241" w:rsidRPr="0008102C">
        <w:rPr>
          <w:rFonts w:ascii="Dosis" w:hAnsi="Dosis"/>
          <w:color w:val="01A77F"/>
          <w:sz w:val="24"/>
          <w:szCs w:val="24"/>
        </w:rPr>
        <w:t>Autoregressivo</w:t>
      </w:r>
      <w:proofErr w:type="spellEnd"/>
    </w:p>
    <w:tbl>
      <w:tblPr>
        <w:tblpPr w:leftFromText="141" w:rightFromText="141" w:vertAnchor="text" w:horzAnchor="margin" w:tblpXSpec="center" w:tblpY="47"/>
        <w:tblW w:w="9415" w:type="dxa"/>
        <w:tblCellMar>
          <w:left w:w="70" w:type="dxa"/>
          <w:right w:w="70" w:type="dxa"/>
        </w:tblCellMar>
        <w:tblLook w:val="04A0" w:firstRow="1" w:lastRow="0" w:firstColumn="1" w:lastColumn="0" w:noHBand="0" w:noVBand="1"/>
      </w:tblPr>
      <w:tblGrid>
        <w:gridCol w:w="925"/>
        <w:gridCol w:w="8540"/>
      </w:tblGrid>
      <w:tr w:rsidR="00384108" w:rsidRPr="00384108" w14:paraId="6D110016" w14:textId="77777777" w:rsidTr="006C4705">
        <w:trPr>
          <w:trHeight w:val="173"/>
        </w:trPr>
        <w:tc>
          <w:tcPr>
            <w:tcW w:w="875" w:type="dxa"/>
            <w:tcBorders>
              <w:top w:val="single" w:sz="4" w:space="0" w:color="auto"/>
              <w:left w:val="single" w:sz="4" w:space="0" w:color="auto"/>
              <w:bottom w:val="single" w:sz="4" w:space="0" w:color="auto"/>
              <w:right w:val="single" w:sz="4" w:space="0" w:color="auto"/>
            </w:tcBorders>
            <w:noWrap/>
            <w:vAlign w:val="bottom"/>
            <w:hideMark/>
          </w:tcPr>
          <w:p w14:paraId="4249023C" w14:textId="77777777" w:rsidR="00384108" w:rsidRPr="00C467EA" w:rsidRDefault="00384108" w:rsidP="00834113">
            <w:pPr>
              <w:spacing w:after="0" w:line="240" w:lineRule="auto"/>
              <w:jc w:val="center"/>
              <w:rPr>
                <w:rFonts w:ascii="Dosis" w:eastAsia="Times New Roman" w:hAnsi="Dosis" w:cs="Times New Roman"/>
                <w:color w:val="01A77F"/>
                <w:sz w:val="26"/>
                <w:szCs w:val="26"/>
                <w:lang w:eastAsia="pt-BR"/>
              </w:rPr>
            </w:pPr>
            <w:r w:rsidRPr="00C467EA">
              <w:rPr>
                <w:rFonts w:ascii="Dosis" w:eastAsia="Times New Roman" w:hAnsi="Dosis" w:cs="Times New Roman"/>
                <w:color w:val="01A77F"/>
                <w:sz w:val="26"/>
                <w:szCs w:val="26"/>
                <w:lang w:eastAsia="pt-BR"/>
              </w:rPr>
              <w:t>Variável</w:t>
            </w:r>
          </w:p>
          <w:p w14:paraId="4E5F5FBE" w14:textId="1A88E33A" w:rsidR="00CB4A49" w:rsidRPr="00CB4A49" w:rsidRDefault="00CB4A49" w:rsidP="00834113">
            <w:pPr>
              <w:spacing w:after="0" w:line="240" w:lineRule="auto"/>
              <w:jc w:val="center"/>
              <w:rPr>
                <w:rFonts w:ascii="Dosis" w:eastAsia="Times New Roman" w:hAnsi="Dosis" w:cs="Times New Roman"/>
                <w:color w:val="01A77F"/>
                <w:sz w:val="28"/>
                <w:szCs w:val="28"/>
                <w:lang w:eastAsia="pt-BR"/>
              </w:rPr>
            </w:pPr>
          </w:p>
        </w:tc>
        <w:tc>
          <w:tcPr>
            <w:tcW w:w="8540" w:type="dxa"/>
            <w:tcBorders>
              <w:top w:val="single" w:sz="4" w:space="0" w:color="auto"/>
              <w:left w:val="nil"/>
              <w:bottom w:val="single" w:sz="4" w:space="0" w:color="auto"/>
              <w:right w:val="single" w:sz="4" w:space="0" w:color="auto"/>
            </w:tcBorders>
            <w:noWrap/>
            <w:vAlign w:val="bottom"/>
            <w:hideMark/>
          </w:tcPr>
          <w:p w14:paraId="3BE8CD19" w14:textId="77777777" w:rsidR="00CB4A49" w:rsidRPr="00C467EA" w:rsidRDefault="00384108" w:rsidP="00CB4A49">
            <w:pPr>
              <w:spacing w:after="0" w:line="240" w:lineRule="auto"/>
              <w:jc w:val="center"/>
              <w:rPr>
                <w:rFonts w:ascii="Dosis" w:eastAsia="Times New Roman" w:hAnsi="Dosis" w:cs="Times New Roman"/>
                <w:color w:val="01A77F"/>
                <w:sz w:val="26"/>
                <w:szCs w:val="26"/>
                <w:lang w:eastAsia="pt-BR"/>
              </w:rPr>
            </w:pPr>
            <w:r w:rsidRPr="00C467EA">
              <w:rPr>
                <w:rFonts w:ascii="Dosis" w:eastAsia="Times New Roman" w:hAnsi="Dosis" w:cs="Times New Roman"/>
                <w:color w:val="01A77F"/>
                <w:sz w:val="26"/>
                <w:szCs w:val="26"/>
                <w:lang w:eastAsia="pt-BR"/>
              </w:rPr>
              <w:t>Descrição</w:t>
            </w:r>
          </w:p>
        </w:tc>
      </w:tr>
      <w:tr w:rsidR="00384108" w:rsidRPr="00384108" w14:paraId="121464F4" w14:textId="77777777" w:rsidTr="006C4705">
        <w:trPr>
          <w:trHeight w:val="269"/>
        </w:trPr>
        <w:tc>
          <w:tcPr>
            <w:tcW w:w="875" w:type="dxa"/>
            <w:tcBorders>
              <w:top w:val="nil"/>
              <w:left w:val="single" w:sz="4" w:space="0" w:color="auto"/>
              <w:bottom w:val="single" w:sz="4" w:space="0" w:color="auto"/>
              <w:right w:val="single" w:sz="4" w:space="0" w:color="auto"/>
            </w:tcBorders>
            <w:noWrap/>
            <w:vAlign w:val="bottom"/>
            <w:hideMark/>
          </w:tcPr>
          <w:p w14:paraId="403D3B30" w14:textId="77777777" w:rsidR="00384108" w:rsidRPr="009049E0" w:rsidRDefault="00384108" w:rsidP="00EA0B78">
            <w:pPr>
              <w:spacing w:after="0" w:line="240" w:lineRule="auto"/>
              <w:jc w:val="center"/>
              <w:rPr>
                <w:rFonts w:ascii="Aptos Narrow" w:eastAsia="Times New Roman" w:hAnsi="Aptos Narrow" w:cs="Times New Roman"/>
                <w:b/>
                <w:bCs/>
                <w:color w:val="000000"/>
                <w:lang w:eastAsia="pt-BR"/>
              </w:rPr>
            </w:pPr>
            <w:r w:rsidRPr="009049E0">
              <w:rPr>
                <w:rFonts w:ascii="Aptos Narrow" w:eastAsia="Times New Roman" w:hAnsi="Aptos Narrow" w:cs="Times New Roman"/>
                <w:b/>
                <w:bCs/>
                <w:color w:val="000000"/>
                <w:lang w:eastAsia="pt-BR"/>
              </w:rPr>
              <w:t>π</w:t>
            </w:r>
          </w:p>
        </w:tc>
        <w:tc>
          <w:tcPr>
            <w:tcW w:w="8540" w:type="dxa"/>
            <w:tcBorders>
              <w:top w:val="nil"/>
              <w:left w:val="nil"/>
              <w:bottom w:val="single" w:sz="4" w:space="0" w:color="auto"/>
              <w:right w:val="single" w:sz="4" w:space="0" w:color="auto"/>
            </w:tcBorders>
            <w:noWrap/>
            <w:vAlign w:val="bottom"/>
            <w:hideMark/>
          </w:tcPr>
          <w:p w14:paraId="08146932" w14:textId="71C19A82" w:rsidR="00384108" w:rsidRPr="009049E0" w:rsidRDefault="006A582A" w:rsidP="00384108">
            <w:pPr>
              <w:spacing w:after="0" w:line="240" w:lineRule="auto"/>
              <w:rPr>
                <w:rFonts w:ascii="Aptos Narrow" w:eastAsia="Times New Roman" w:hAnsi="Aptos Narrow" w:cs="Times New Roman"/>
                <w:b/>
                <w:bCs/>
                <w:color w:val="000000"/>
                <w:lang w:eastAsia="pt-BR"/>
              </w:rPr>
            </w:pPr>
            <w:r>
              <w:rPr>
                <w:rFonts w:ascii="Aptos Narrow" w:eastAsia="Times New Roman" w:hAnsi="Aptos Narrow" w:cs="Times New Roman"/>
                <w:b/>
                <w:bCs/>
                <w:color w:val="000000"/>
                <w:lang w:eastAsia="pt-BR"/>
              </w:rPr>
              <w:t>Taxa de v</w:t>
            </w:r>
            <w:r w:rsidR="00DE13C9">
              <w:rPr>
                <w:rFonts w:ascii="Aptos Narrow" w:eastAsia="Times New Roman" w:hAnsi="Aptos Narrow" w:cs="Times New Roman"/>
                <w:b/>
                <w:bCs/>
                <w:color w:val="000000"/>
                <w:lang w:eastAsia="pt-BR"/>
              </w:rPr>
              <w:t xml:space="preserve">ariação </w:t>
            </w:r>
            <w:r w:rsidR="00330E0B">
              <w:rPr>
                <w:rFonts w:ascii="Aptos Narrow" w:eastAsia="Times New Roman" w:hAnsi="Aptos Narrow" w:cs="Times New Roman"/>
                <w:b/>
                <w:bCs/>
                <w:color w:val="000000"/>
                <w:lang w:eastAsia="pt-BR"/>
              </w:rPr>
              <w:t xml:space="preserve">mensal </w:t>
            </w:r>
            <w:r w:rsidR="00B3231B">
              <w:rPr>
                <w:rFonts w:ascii="Aptos Narrow" w:eastAsia="Times New Roman" w:hAnsi="Aptos Narrow" w:cs="Times New Roman"/>
                <w:b/>
                <w:bCs/>
                <w:color w:val="000000"/>
                <w:lang w:eastAsia="pt-BR"/>
              </w:rPr>
              <w:t xml:space="preserve">do Índice Nacional de </w:t>
            </w:r>
            <w:r w:rsidR="00EB7553">
              <w:rPr>
                <w:rFonts w:ascii="Aptos Narrow" w:eastAsia="Times New Roman" w:hAnsi="Aptos Narrow" w:cs="Times New Roman"/>
                <w:b/>
                <w:bCs/>
                <w:color w:val="000000"/>
                <w:lang w:eastAsia="pt-BR"/>
              </w:rPr>
              <w:t>Preços ao Consumidor Amplo</w:t>
            </w:r>
            <w:r w:rsidR="00C66370">
              <w:rPr>
                <w:rFonts w:ascii="Aptos Narrow" w:eastAsia="Times New Roman" w:hAnsi="Aptos Narrow" w:cs="Times New Roman"/>
                <w:b/>
                <w:bCs/>
                <w:color w:val="000000"/>
                <w:lang w:eastAsia="pt-BR"/>
              </w:rPr>
              <w:t xml:space="preserve"> (IPCA)</w:t>
            </w:r>
            <w:r w:rsidR="00EB7553">
              <w:rPr>
                <w:rFonts w:ascii="Aptos Narrow" w:eastAsia="Times New Roman" w:hAnsi="Aptos Narrow" w:cs="Times New Roman"/>
                <w:b/>
                <w:bCs/>
                <w:color w:val="000000"/>
                <w:lang w:eastAsia="pt-BR"/>
              </w:rPr>
              <w:t xml:space="preserve"> </w:t>
            </w:r>
            <w:r w:rsidR="005377CC">
              <w:rPr>
                <w:rFonts w:ascii="Aptos Narrow" w:eastAsia="Times New Roman" w:hAnsi="Aptos Narrow" w:cs="Times New Roman"/>
                <w:b/>
                <w:bCs/>
                <w:color w:val="000000"/>
                <w:lang w:eastAsia="pt-BR"/>
              </w:rPr>
              <w:t xml:space="preserve">de </w:t>
            </w:r>
            <w:r w:rsidR="00EB7553">
              <w:rPr>
                <w:rFonts w:ascii="Aptos Narrow" w:eastAsia="Times New Roman" w:hAnsi="Aptos Narrow" w:cs="Times New Roman"/>
                <w:b/>
                <w:bCs/>
                <w:color w:val="000000"/>
                <w:lang w:eastAsia="pt-BR"/>
              </w:rPr>
              <w:t>Artigos de Residência, medid</w:t>
            </w:r>
            <w:r w:rsidR="009958CD">
              <w:rPr>
                <w:rFonts w:ascii="Aptos Narrow" w:eastAsia="Times New Roman" w:hAnsi="Aptos Narrow" w:cs="Times New Roman"/>
                <w:b/>
                <w:bCs/>
                <w:color w:val="000000"/>
                <w:lang w:eastAsia="pt-BR"/>
              </w:rPr>
              <w:t xml:space="preserve">a pelo </w:t>
            </w:r>
            <w:r w:rsidR="00E841EA">
              <w:rPr>
                <w:rFonts w:ascii="Aptos Narrow" w:eastAsia="Times New Roman" w:hAnsi="Aptos Narrow" w:cs="Times New Roman"/>
                <w:b/>
                <w:bCs/>
                <w:color w:val="000000"/>
                <w:lang w:eastAsia="pt-BR"/>
              </w:rPr>
              <w:t>Instituto Brasileiro de Geografia e Estatística (IBGE)</w:t>
            </w:r>
          </w:p>
        </w:tc>
      </w:tr>
      <w:tr w:rsidR="00384108" w:rsidRPr="00384108" w14:paraId="235EE389" w14:textId="77777777" w:rsidTr="006C4705">
        <w:trPr>
          <w:trHeight w:val="173"/>
        </w:trPr>
        <w:tc>
          <w:tcPr>
            <w:tcW w:w="875" w:type="dxa"/>
            <w:tcBorders>
              <w:top w:val="nil"/>
              <w:left w:val="single" w:sz="4" w:space="0" w:color="auto"/>
              <w:bottom w:val="single" w:sz="4" w:space="0" w:color="auto"/>
              <w:right w:val="single" w:sz="4" w:space="0" w:color="auto"/>
            </w:tcBorders>
            <w:noWrap/>
            <w:vAlign w:val="bottom"/>
            <w:hideMark/>
          </w:tcPr>
          <w:p w14:paraId="3371AA8D" w14:textId="77777777" w:rsidR="00384108" w:rsidRPr="009049E0" w:rsidRDefault="00384108" w:rsidP="00EA0B78">
            <w:pPr>
              <w:spacing w:after="0" w:line="240" w:lineRule="auto"/>
              <w:jc w:val="center"/>
              <w:rPr>
                <w:rFonts w:ascii="Aptos Narrow" w:eastAsia="Times New Roman" w:hAnsi="Aptos Narrow" w:cs="Times New Roman"/>
                <w:b/>
                <w:bCs/>
                <w:color w:val="000000"/>
                <w:lang w:eastAsia="pt-BR"/>
              </w:rPr>
            </w:pPr>
            <w:r w:rsidRPr="009049E0">
              <w:rPr>
                <w:rFonts w:ascii="Aptos Narrow" w:eastAsia="Times New Roman" w:hAnsi="Aptos Narrow" w:cs="Times New Roman"/>
                <w:b/>
                <w:bCs/>
                <w:color w:val="000000"/>
                <w:lang w:eastAsia="pt-BR"/>
              </w:rPr>
              <w:t>Selic</w:t>
            </w:r>
          </w:p>
        </w:tc>
        <w:tc>
          <w:tcPr>
            <w:tcW w:w="8540" w:type="dxa"/>
            <w:tcBorders>
              <w:top w:val="nil"/>
              <w:left w:val="nil"/>
              <w:bottom w:val="single" w:sz="4" w:space="0" w:color="auto"/>
              <w:right w:val="single" w:sz="4" w:space="0" w:color="auto"/>
            </w:tcBorders>
            <w:noWrap/>
            <w:vAlign w:val="bottom"/>
            <w:hideMark/>
          </w:tcPr>
          <w:p w14:paraId="2AA8A8C2" w14:textId="066E3792" w:rsidR="00384108" w:rsidRPr="009049E0" w:rsidRDefault="00384108" w:rsidP="00384108">
            <w:pPr>
              <w:spacing w:after="0" w:line="240" w:lineRule="auto"/>
              <w:rPr>
                <w:rFonts w:ascii="Aptos Narrow" w:eastAsia="Times New Roman" w:hAnsi="Aptos Narrow" w:cs="Times New Roman"/>
                <w:b/>
                <w:bCs/>
                <w:color w:val="000000"/>
                <w:lang w:eastAsia="pt-BR"/>
              </w:rPr>
            </w:pPr>
            <w:r w:rsidRPr="009049E0">
              <w:rPr>
                <w:rFonts w:ascii="Aptos Narrow" w:eastAsia="Times New Roman" w:hAnsi="Aptos Narrow" w:cs="Times New Roman"/>
                <w:b/>
                <w:bCs/>
                <w:color w:val="000000"/>
                <w:lang w:eastAsia="pt-BR"/>
              </w:rPr>
              <w:t>Taxa</w:t>
            </w:r>
            <w:r w:rsidR="00F439D9">
              <w:rPr>
                <w:rFonts w:ascii="Aptos Narrow" w:eastAsia="Times New Roman" w:hAnsi="Aptos Narrow" w:cs="Times New Roman"/>
                <w:b/>
                <w:bCs/>
                <w:color w:val="000000"/>
                <w:lang w:eastAsia="pt-BR"/>
              </w:rPr>
              <w:t xml:space="preserve"> de juros</w:t>
            </w:r>
            <w:r w:rsidRPr="009049E0">
              <w:rPr>
                <w:rFonts w:ascii="Aptos Narrow" w:eastAsia="Times New Roman" w:hAnsi="Aptos Narrow" w:cs="Times New Roman"/>
                <w:b/>
                <w:bCs/>
                <w:color w:val="000000"/>
                <w:lang w:eastAsia="pt-BR"/>
              </w:rPr>
              <w:t xml:space="preserve"> Selic Over acumulada mensal, medida pelo Banco Central do Brasil</w:t>
            </w:r>
            <w:r w:rsidR="00735A4E">
              <w:rPr>
                <w:rFonts w:ascii="Aptos Narrow" w:eastAsia="Times New Roman" w:hAnsi="Aptos Narrow" w:cs="Times New Roman"/>
                <w:b/>
                <w:bCs/>
                <w:color w:val="000000"/>
                <w:lang w:eastAsia="pt-BR"/>
              </w:rPr>
              <w:t xml:space="preserve"> (BCB)</w:t>
            </w:r>
            <w:r w:rsidRPr="009049E0">
              <w:rPr>
                <w:rFonts w:ascii="Aptos Narrow" w:eastAsia="Times New Roman" w:hAnsi="Aptos Narrow" w:cs="Times New Roman"/>
                <w:b/>
                <w:bCs/>
                <w:color w:val="000000"/>
                <w:lang w:eastAsia="pt-BR"/>
              </w:rPr>
              <w:t>.</w:t>
            </w:r>
          </w:p>
        </w:tc>
      </w:tr>
      <w:tr w:rsidR="00384108" w:rsidRPr="00384108" w14:paraId="7DE41BC2" w14:textId="77777777" w:rsidTr="006C4705">
        <w:trPr>
          <w:trHeight w:val="290"/>
        </w:trPr>
        <w:tc>
          <w:tcPr>
            <w:tcW w:w="875" w:type="dxa"/>
            <w:tcBorders>
              <w:top w:val="nil"/>
              <w:left w:val="single" w:sz="4" w:space="0" w:color="auto"/>
              <w:bottom w:val="single" w:sz="4" w:space="0" w:color="auto"/>
              <w:right w:val="single" w:sz="4" w:space="0" w:color="auto"/>
            </w:tcBorders>
            <w:noWrap/>
            <w:vAlign w:val="bottom"/>
            <w:hideMark/>
          </w:tcPr>
          <w:p w14:paraId="0A4BB612" w14:textId="77777777" w:rsidR="00384108" w:rsidRPr="009049E0" w:rsidRDefault="00384108" w:rsidP="00EA0B78">
            <w:pPr>
              <w:spacing w:after="0" w:line="240" w:lineRule="auto"/>
              <w:jc w:val="center"/>
              <w:rPr>
                <w:rFonts w:ascii="Aptos Narrow" w:eastAsia="Times New Roman" w:hAnsi="Aptos Narrow" w:cs="Times New Roman"/>
                <w:b/>
                <w:bCs/>
                <w:color w:val="000000"/>
                <w:lang w:eastAsia="pt-BR"/>
              </w:rPr>
            </w:pPr>
            <w:r w:rsidRPr="009049E0">
              <w:rPr>
                <w:rFonts w:ascii="Aptos Narrow" w:eastAsia="Times New Roman" w:hAnsi="Aptos Narrow" w:cs="Times New Roman"/>
                <w:b/>
                <w:bCs/>
                <w:color w:val="000000"/>
                <w:lang w:eastAsia="pt-BR"/>
              </w:rPr>
              <w:t>E</w:t>
            </w:r>
          </w:p>
        </w:tc>
        <w:tc>
          <w:tcPr>
            <w:tcW w:w="8540" w:type="dxa"/>
            <w:tcBorders>
              <w:top w:val="nil"/>
              <w:left w:val="nil"/>
              <w:bottom w:val="single" w:sz="4" w:space="0" w:color="auto"/>
              <w:right w:val="single" w:sz="4" w:space="0" w:color="auto"/>
            </w:tcBorders>
            <w:noWrap/>
            <w:vAlign w:val="bottom"/>
            <w:hideMark/>
          </w:tcPr>
          <w:p w14:paraId="159485F7" w14:textId="4ADB8E85" w:rsidR="00384108" w:rsidRPr="009049E0" w:rsidRDefault="00236378" w:rsidP="00384108">
            <w:pPr>
              <w:spacing w:after="0" w:line="240" w:lineRule="auto"/>
              <w:rPr>
                <w:rFonts w:ascii="Aptos Narrow" w:eastAsia="Times New Roman" w:hAnsi="Aptos Narrow" w:cs="Times New Roman"/>
                <w:b/>
                <w:bCs/>
                <w:color w:val="000000"/>
                <w:lang w:eastAsia="pt-BR"/>
              </w:rPr>
            </w:pPr>
            <w:r>
              <w:rPr>
                <w:rFonts w:ascii="Aptos Narrow" w:eastAsia="Times New Roman" w:hAnsi="Aptos Narrow" w:cs="Times New Roman"/>
                <w:b/>
                <w:bCs/>
                <w:color w:val="000000"/>
                <w:lang w:eastAsia="pt-BR"/>
              </w:rPr>
              <w:t>Variação mensal da</w:t>
            </w:r>
            <w:r w:rsidR="00384108" w:rsidRPr="009049E0">
              <w:rPr>
                <w:rFonts w:ascii="Aptos Narrow" w:eastAsia="Times New Roman" w:hAnsi="Aptos Narrow" w:cs="Times New Roman"/>
                <w:b/>
                <w:bCs/>
                <w:color w:val="000000"/>
                <w:lang w:eastAsia="pt-BR"/>
              </w:rPr>
              <w:t xml:space="preserve"> taxa de câmbio</w:t>
            </w:r>
            <w:r w:rsidR="00B725BA">
              <w:rPr>
                <w:rFonts w:ascii="Aptos Narrow" w:eastAsia="Times New Roman" w:hAnsi="Aptos Narrow" w:cs="Times New Roman"/>
                <w:b/>
                <w:bCs/>
                <w:color w:val="000000"/>
                <w:lang w:eastAsia="pt-BR"/>
              </w:rPr>
              <w:t xml:space="preserve">. Adaptada </w:t>
            </w:r>
            <w:r w:rsidR="00482380">
              <w:rPr>
                <w:rFonts w:ascii="Aptos Narrow" w:eastAsia="Times New Roman" w:hAnsi="Aptos Narrow" w:cs="Times New Roman"/>
                <w:b/>
                <w:bCs/>
                <w:color w:val="000000"/>
                <w:lang w:eastAsia="pt-BR"/>
              </w:rPr>
              <w:t xml:space="preserve">através da taxa de câmbio comercial </w:t>
            </w:r>
            <w:r w:rsidR="006D03AF">
              <w:rPr>
                <w:rFonts w:ascii="Aptos Narrow" w:eastAsia="Times New Roman" w:hAnsi="Aptos Narrow" w:cs="Times New Roman"/>
                <w:b/>
                <w:bCs/>
                <w:color w:val="000000"/>
                <w:lang w:eastAsia="pt-BR"/>
              </w:rPr>
              <w:t>mensal medida pelo Banco Central do Brasil (BCB)</w:t>
            </w:r>
          </w:p>
        </w:tc>
      </w:tr>
    </w:tbl>
    <w:p w14:paraId="63577867" w14:textId="77777777" w:rsidR="007D442B" w:rsidRDefault="005C3E0B" w:rsidP="007D442B">
      <w:pPr>
        <w:ind w:left="-426"/>
        <w:jc w:val="both"/>
        <w:rPr>
          <w:sz w:val="16"/>
          <w:szCs w:val="16"/>
        </w:rPr>
      </w:pPr>
      <w:r>
        <w:rPr>
          <w:sz w:val="16"/>
          <w:szCs w:val="16"/>
        </w:rPr>
        <w:t>Elaboração: FECA</w:t>
      </w:r>
      <w:r w:rsidR="00195A27">
        <w:rPr>
          <w:sz w:val="16"/>
          <w:szCs w:val="16"/>
        </w:rPr>
        <w:t>P</w:t>
      </w:r>
    </w:p>
    <w:p w14:paraId="22340558" w14:textId="32F7B13E" w:rsidR="00003E86" w:rsidRPr="007D442B" w:rsidRDefault="00195A27" w:rsidP="007D442B">
      <w:pPr>
        <w:ind w:left="-426"/>
        <w:jc w:val="both"/>
        <w:rPr>
          <w:sz w:val="16"/>
          <w:szCs w:val="16"/>
        </w:rPr>
      </w:pPr>
      <w:r>
        <w:rPr>
          <w:rFonts w:eastAsia="Times New Roman" w:cs="Poppins"/>
          <w:color w:val="000000"/>
          <w:lang w:eastAsia="pt-BR"/>
        </w:rPr>
        <w:t xml:space="preserve">Para as três séries de tempo, utilizamos os dados disponibilizados pelo Instituto </w:t>
      </w:r>
      <w:r w:rsidR="006D37D5">
        <w:rPr>
          <w:rFonts w:eastAsia="Times New Roman" w:cs="Poppins"/>
          <w:color w:val="000000"/>
          <w:lang w:eastAsia="pt-BR"/>
        </w:rPr>
        <w:t>de Pesquisa Econômica Aplicada (Ipea)</w:t>
      </w:r>
      <w:r w:rsidR="00DB4DB1">
        <w:rPr>
          <w:rFonts w:eastAsia="Times New Roman" w:cs="Poppins"/>
          <w:color w:val="000000"/>
          <w:lang w:eastAsia="pt-BR"/>
        </w:rPr>
        <w:t xml:space="preserve">, </w:t>
      </w:r>
      <w:r w:rsidR="00E9538B">
        <w:rPr>
          <w:rFonts w:eastAsia="Times New Roman" w:cs="Poppins"/>
          <w:color w:val="000000"/>
          <w:lang w:eastAsia="pt-BR"/>
        </w:rPr>
        <w:t>abrangendo</w:t>
      </w:r>
      <w:r w:rsidR="00DB4DB1">
        <w:rPr>
          <w:rFonts w:eastAsia="Times New Roman" w:cs="Poppins"/>
          <w:color w:val="000000"/>
          <w:lang w:eastAsia="pt-BR"/>
        </w:rPr>
        <w:t xml:space="preserve"> o período de </w:t>
      </w:r>
      <w:r w:rsidR="00D43194">
        <w:rPr>
          <w:rFonts w:eastAsia="Times New Roman" w:cs="Poppins"/>
          <w:color w:val="000000"/>
          <w:lang w:eastAsia="pt-BR"/>
        </w:rPr>
        <w:t>janeiro de 2015</w:t>
      </w:r>
      <w:r w:rsidR="00DB4DB1">
        <w:rPr>
          <w:rFonts w:eastAsia="Times New Roman" w:cs="Poppins"/>
          <w:color w:val="000000"/>
          <w:lang w:eastAsia="pt-BR"/>
        </w:rPr>
        <w:t xml:space="preserve"> a abril de 2026.</w:t>
      </w:r>
      <w:r w:rsidR="00AC4388">
        <w:rPr>
          <w:rFonts w:eastAsia="Times New Roman" w:cs="Poppins"/>
          <w:color w:val="000000"/>
          <w:lang w:eastAsia="pt-BR"/>
        </w:rPr>
        <w:t xml:space="preserve"> Com esses dados, </w:t>
      </w:r>
      <w:r w:rsidR="00DE19D6">
        <w:rPr>
          <w:rFonts w:eastAsia="Times New Roman" w:cs="Poppins"/>
          <w:color w:val="000000"/>
          <w:lang w:eastAsia="pt-BR"/>
        </w:rPr>
        <w:t>iremos realizar a estimação</w:t>
      </w:r>
      <w:r w:rsidR="00986C06">
        <w:rPr>
          <w:rFonts w:eastAsia="Times New Roman" w:cs="Poppins"/>
          <w:color w:val="000000"/>
          <w:lang w:eastAsia="pt-BR"/>
        </w:rPr>
        <w:t xml:space="preserve"> do IPCA</w:t>
      </w:r>
      <w:r w:rsidR="00123601">
        <w:rPr>
          <w:rFonts w:eastAsia="Times New Roman" w:cs="Poppins"/>
          <w:color w:val="000000"/>
          <w:lang w:eastAsia="pt-BR"/>
        </w:rPr>
        <w:t xml:space="preserve"> de artigos de residência </w:t>
      </w:r>
      <w:r w:rsidR="00732445">
        <w:rPr>
          <w:rFonts w:eastAsia="Times New Roman" w:cs="Poppins"/>
          <w:color w:val="000000"/>
          <w:lang w:eastAsia="pt-BR"/>
        </w:rPr>
        <w:t>contemporânea</w:t>
      </w:r>
      <w:r w:rsidR="00123601">
        <w:rPr>
          <w:rFonts w:eastAsia="Times New Roman" w:cs="Poppins"/>
          <w:color w:val="000000"/>
          <w:lang w:eastAsia="pt-BR"/>
        </w:rPr>
        <w:t>, seguindo a equação:</w:t>
      </w:r>
    </w:p>
    <w:p w14:paraId="14FA91BA" w14:textId="782D34AB" w:rsidR="00A80710" w:rsidRPr="0096232A" w:rsidRDefault="00000000" w:rsidP="00B2245E">
      <w:pPr>
        <w:rPr>
          <w:rFonts w:eastAsiaTheme="minorEastAsia"/>
        </w:rPr>
      </w:pPr>
      <m:oMathPara>
        <m:oMath>
          <m:sSub>
            <m:sSubPr>
              <m:ctrlPr>
                <w:rPr>
                  <w:rFonts w:ascii="Cambria Math" w:hAnsi="Cambria Math"/>
                  <w:i/>
                </w:rPr>
              </m:ctrlPr>
            </m:sSubPr>
            <m:e>
              <m:r>
                <w:rPr>
                  <w:rFonts w:ascii="Cambria Math" w:hAnsi="Cambria Math"/>
                </w:rPr>
                <m:t>π</m:t>
              </m:r>
            </m:e>
            <m:sub>
              <m:r>
                <w:rPr>
                  <w:rFonts w:ascii="Cambria Math" w:hAnsi="Cambria Math"/>
                </w:rPr>
                <m:t>t</m:t>
              </m:r>
            </m:sub>
          </m:sSub>
          <m:r>
            <w:rPr>
              <w:rFonts w:ascii="Cambria Math" w:hAnsi="Cambria Math"/>
            </w:rPr>
            <m:t>= α+</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e>
          </m:nary>
          <m:sSub>
            <m:sSubPr>
              <m:ctrlPr>
                <w:rPr>
                  <w:rFonts w:ascii="Cambria Math" w:hAnsi="Cambria Math"/>
                  <w:i/>
                </w:rPr>
              </m:ctrlPr>
            </m:sSubPr>
            <m:e>
              <m:r>
                <w:rPr>
                  <w:rFonts w:ascii="Cambria Math" w:hAnsi="Cambria Math"/>
                </w:rPr>
                <m:t>π</m:t>
              </m:r>
            </m:e>
            <m:sub>
              <m:r>
                <w:rPr>
                  <w:rFonts w:ascii="Cambria Math" w:hAnsi="Cambria Math"/>
                </w:rPr>
                <m:t>t-i</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m</m:t>
              </m:r>
            </m:sup>
            <m:e>
              <m:sSub>
                <m:sSubPr>
                  <m:ctrlPr>
                    <w:rPr>
                      <w:rFonts w:ascii="Cambria Math" w:hAnsi="Cambria Math"/>
                      <w:i/>
                    </w:rPr>
                  </m:ctrlPr>
                </m:sSubPr>
                <m:e>
                  <m:r>
                    <w:rPr>
                      <w:rFonts w:ascii="Cambria Math" w:hAnsi="Cambria Math"/>
                    </w:rPr>
                    <m:t>γ</m:t>
                  </m:r>
                </m:e>
                <m:sub>
                  <m:r>
                    <w:rPr>
                      <w:rFonts w:ascii="Cambria Math" w:hAnsi="Cambria Math"/>
                    </w:rPr>
                    <m:t>j</m:t>
                  </m:r>
                </m:sub>
              </m:sSub>
              <m:sSub>
                <m:sSubPr>
                  <m:ctrlPr>
                    <w:rPr>
                      <w:rFonts w:ascii="Cambria Math" w:hAnsi="Cambria Math"/>
                      <w:i/>
                    </w:rPr>
                  </m:ctrlPr>
                </m:sSubPr>
                <m:e>
                  <m:r>
                    <w:rPr>
                      <w:rFonts w:ascii="Cambria Math" w:hAnsi="Cambria Math"/>
                    </w:rPr>
                    <m:t>Selic</m:t>
                  </m:r>
                </m:e>
                <m:sub>
                  <m:r>
                    <w:rPr>
                      <w:rFonts w:ascii="Cambria Math" w:hAnsi="Cambria Math"/>
                    </w:rPr>
                    <m:t>t-j</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p</m:t>
                  </m:r>
                </m:sup>
                <m:e>
                  <m:sSub>
                    <m:sSubPr>
                      <m:ctrlPr>
                        <w:rPr>
                          <w:rFonts w:ascii="Cambria Math" w:hAnsi="Cambria Math"/>
                          <w:i/>
                        </w:rPr>
                      </m:ctrlPr>
                    </m:sSubPr>
                    <m:e>
                      <m:r>
                        <w:rPr>
                          <w:rFonts w:ascii="Cambria Math" w:hAnsi="Cambria Math"/>
                        </w:rPr>
                        <m:t>φ</m:t>
                      </m:r>
                    </m:e>
                    <m:sub>
                      <m:r>
                        <w:rPr>
                          <w:rFonts w:ascii="Cambria Math" w:hAnsi="Cambria Math"/>
                        </w:rPr>
                        <m:t>k</m:t>
                      </m:r>
                    </m:sub>
                  </m:sSub>
                  <m:sSub>
                    <m:sSubPr>
                      <m:ctrlPr>
                        <w:rPr>
                          <w:rFonts w:ascii="Cambria Math" w:hAnsi="Cambria Math"/>
                          <w:i/>
                        </w:rPr>
                      </m:ctrlPr>
                    </m:sSubPr>
                    <m:e>
                      <m:r>
                        <w:rPr>
                          <w:rFonts w:ascii="Cambria Math" w:hAnsi="Cambria Math"/>
                        </w:rPr>
                        <m:t>E</m:t>
                      </m:r>
                    </m:e>
                    <m:sub>
                      <m:r>
                        <w:rPr>
                          <w:rFonts w:ascii="Cambria Math" w:hAnsi="Cambria Math"/>
                        </w:rPr>
                        <m:t>t-k</m:t>
                      </m:r>
                    </m:sub>
                  </m:sSub>
                  <m:r>
                    <w:rPr>
                      <w:rFonts w:ascii="Cambria Math" w:hAnsi="Cambria Math"/>
                    </w:rPr>
                    <m:t>+</m:t>
                  </m:r>
                </m:e>
              </m:nary>
            </m:e>
          </m:nary>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 xml:space="preserve"> </m:t>
          </m:r>
        </m:oMath>
      </m:oMathPara>
    </w:p>
    <w:p w14:paraId="2FFAB951" w14:textId="45DF6478" w:rsidR="007659C3" w:rsidRDefault="0096232A" w:rsidP="00F803A3">
      <w:pPr>
        <w:tabs>
          <w:tab w:val="left" w:pos="5245"/>
        </w:tabs>
        <w:jc w:val="both"/>
        <w:rPr>
          <w:rFonts w:eastAsiaTheme="minorEastAsia"/>
        </w:rPr>
      </w:pPr>
      <w:r>
        <w:rPr>
          <w:rFonts w:eastAsiaTheme="minorEastAsia"/>
        </w:rPr>
        <w:lastRenderedPageBreak/>
        <w:t xml:space="preserve">O termo “t” presente na equação denota o período </w:t>
      </w:r>
      <w:r w:rsidR="000A34E7">
        <w:rPr>
          <w:rFonts w:eastAsiaTheme="minorEastAsia"/>
        </w:rPr>
        <w:t xml:space="preserve">no tempo em que a variável </w:t>
      </w:r>
      <w:r w:rsidR="003C5373">
        <w:rPr>
          <w:rFonts w:eastAsiaTheme="minorEastAsia"/>
        </w:rPr>
        <w:t xml:space="preserve">está, onde </w:t>
      </w:r>
      <w:r w:rsidR="00951A88">
        <w:rPr>
          <w:rFonts w:eastAsiaTheme="minorEastAsia"/>
        </w:rPr>
        <w:t>t</w:t>
      </w:r>
      <w:r w:rsidR="003C5373">
        <w:rPr>
          <w:rFonts w:eastAsiaTheme="minorEastAsia"/>
        </w:rPr>
        <w:t xml:space="preserve"> é</w:t>
      </w:r>
      <w:r w:rsidR="00951A88">
        <w:rPr>
          <w:rFonts w:eastAsiaTheme="minorEastAsia"/>
        </w:rPr>
        <w:t xml:space="preserve"> a variável </w:t>
      </w:r>
      <w:r w:rsidR="55EE2DFE" w:rsidRPr="55EE2DFE">
        <w:rPr>
          <w:rFonts w:eastAsiaTheme="minorEastAsia"/>
        </w:rPr>
        <w:t xml:space="preserve">no </w:t>
      </w:r>
      <w:r w:rsidR="72C7C23E" w:rsidRPr="72C7C23E">
        <w:rPr>
          <w:rFonts w:eastAsiaTheme="minorEastAsia"/>
        </w:rPr>
        <w:t xml:space="preserve">período </w:t>
      </w:r>
      <w:r w:rsidR="340A84C3" w:rsidRPr="340A84C3">
        <w:rPr>
          <w:rFonts w:eastAsiaTheme="minorEastAsia"/>
        </w:rPr>
        <w:t>presente.</w:t>
      </w:r>
      <w:r w:rsidR="009F7BC5">
        <w:rPr>
          <w:rFonts w:eastAsiaTheme="minorEastAsia"/>
        </w:rPr>
        <w:t xml:space="preserve"> </w:t>
      </w:r>
      <w:r w:rsidR="00675870">
        <w:rPr>
          <w:rFonts w:eastAsiaTheme="minorEastAsia"/>
        </w:rPr>
        <w:t>A fim</w:t>
      </w:r>
      <w:r w:rsidR="009F7BC5">
        <w:rPr>
          <w:rFonts w:eastAsiaTheme="minorEastAsia"/>
        </w:rPr>
        <w:t xml:space="preserve"> de evitarmos o problema de autocorrelação dos resíduos, </w:t>
      </w:r>
      <w:r w:rsidR="0010183E">
        <w:rPr>
          <w:rFonts w:eastAsiaTheme="minorEastAsia"/>
        </w:rPr>
        <w:t xml:space="preserve">usamos os </w:t>
      </w:r>
      <w:r w:rsidR="005C36D4">
        <w:rPr>
          <w:rFonts w:eastAsiaTheme="minorEastAsia"/>
        </w:rPr>
        <w:t xml:space="preserve">termos </w:t>
      </w:r>
      <w:proofErr w:type="spellStart"/>
      <w:r w:rsidR="00465D74">
        <w:rPr>
          <w:rFonts w:eastAsiaTheme="minorEastAsia"/>
        </w:rPr>
        <w:t>t-</w:t>
      </w:r>
      <w:r w:rsidR="005C36D4">
        <w:rPr>
          <w:rFonts w:eastAsiaTheme="minorEastAsia"/>
        </w:rPr>
        <w:t>i</w:t>
      </w:r>
      <w:proofErr w:type="spellEnd"/>
      <w:r w:rsidR="005C36D4">
        <w:rPr>
          <w:rFonts w:eastAsiaTheme="minorEastAsia"/>
        </w:rPr>
        <w:t xml:space="preserve">, </w:t>
      </w:r>
      <w:r w:rsidR="00465D74">
        <w:rPr>
          <w:rFonts w:eastAsiaTheme="minorEastAsia"/>
        </w:rPr>
        <w:t>t-</w:t>
      </w:r>
      <w:r w:rsidR="005C36D4">
        <w:rPr>
          <w:rFonts w:eastAsiaTheme="minorEastAsia"/>
        </w:rPr>
        <w:t xml:space="preserve">j e </w:t>
      </w:r>
      <w:r w:rsidR="00465D74">
        <w:rPr>
          <w:rFonts w:eastAsiaTheme="minorEastAsia"/>
        </w:rPr>
        <w:t>t-</w:t>
      </w:r>
      <w:r w:rsidR="005C36D4">
        <w:rPr>
          <w:rFonts w:eastAsiaTheme="minorEastAsia"/>
        </w:rPr>
        <w:t>k</w:t>
      </w:r>
      <w:r w:rsidR="0010183E">
        <w:rPr>
          <w:rFonts w:eastAsiaTheme="minorEastAsia"/>
        </w:rPr>
        <w:t xml:space="preserve">, que </w:t>
      </w:r>
      <w:r w:rsidR="005C36D4">
        <w:rPr>
          <w:rFonts w:eastAsiaTheme="minorEastAsia"/>
        </w:rPr>
        <w:t xml:space="preserve">denotam </w:t>
      </w:r>
      <w:r w:rsidR="00465D74">
        <w:rPr>
          <w:rFonts w:eastAsiaTheme="minorEastAsia"/>
        </w:rPr>
        <w:t>os números</w:t>
      </w:r>
      <w:r w:rsidR="005C36D4">
        <w:rPr>
          <w:rFonts w:eastAsiaTheme="minorEastAsia"/>
        </w:rPr>
        <w:t xml:space="preserve"> de </w:t>
      </w:r>
      <w:proofErr w:type="spellStart"/>
      <w:r w:rsidR="005C36D4">
        <w:rPr>
          <w:rFonts w:eastAsiaTheme="minorEastAsia"/>
        </w:rPr>
        <w:t>defasamentos</w:t>
      </w:r>
      <w:proofErr w:type="spellEnd"/>
      <w:r w:rsidR="005C36D4">
        <w:rPr>
          <w:rFonts w:eastAsiaTheme="minorEastAsia"/>
        </w:rPr>
        <w:t xml:space="preserve"> nas séries de inflação de artigos de residência</w:t>
      </w:r>
      <w:r w:rsidR="008E3D83">
        <w:rPr>
          <w:rFonts w:eastAsiaTheme="minorEastAsia"/>
        </w:rPr>
        <w:t xml:space="preserve">, Selic e variação mensal da taxa de câmbio, respectivamente. </w:t>
      </w:r>
    </w:p>
    <w:p w14:paraId="0312C8C0" w14:textId="06196271" w:rsidR="00D46E3E" w:rsidRPr="00EC1459" w:rsidRDefault="00976CF6" w:rsidP="00F803A3">
      <w:pPr>
        <w:tabs>
          <w:tab w:val="left" w:pos="5245"/>
        </w:tabs>
        <w:jc w:val="both"/>
        <w:rPr>
          <w:rFonts w:eastAsiaTheme="minorEastAsia" w:cs="Poppins"/>
        </w:rPr>
      </w:pPr>
      <w:r>
        <w:rPr>
          <w:rFonts w:eastAsiaTheme="minorEastAsia"/>
        </w:rPr>
        <w:t xml:space="preserve">O termo </w:t>
      </w:r>
      <w:proofErr w:type="spellStart"/>
      <w:r w:rsidR="00235264" w:rsidRPr="00235264">
        <w:rPr>
          <w:rFonts w:ascii="Cambria" w:eastAsiaTheme="minorEastAsia" w:hAnsi="Cambria" w:cs="Cambria"/>
        </w:rPr>
        <w:t>ε</w:t>
      </w:r>
      <w:r w:rsidR="00235264">
        <w:rPr>
          <w:rFonts w:ascii="Cambria" w:eastAsiaTheme="minorEastAsia" w:hAnsi="Cambria" w:cs="Cambria"/>
          <w:vertAlign w:val="subscript"/>
        </w:rPr>
        <w:t>t</w:t>
      </w:r>
      <w:proofErr w:type="spellEnd"/>
      <w:r w:rsidR="00235264">
        <w:rPr>
          <w:rFonts w:ascii="Cambria" w:eastAsiaTheme="minorEastAsia" w:hAnsi="Cambria" w:cs="Cambria"/>
        </w:rPr>
        <w:t xml:space="preserve"> </w:t>
      </w:r>
      <w:r w:rsidR="000B2C39">
        <w:rPr>
          <w:rFonts w:eastAsiaTheme="minorEastAsia" w:cs="Poppins"/>
        </w:rPr>
        <w:t>representa um ruído branco,</w:t>
      </w:r>
      <w:r w:rsidR="00F748C5">
        <w:rPr>
          <w:rFonts w:eastAsiaTheme="minorEastAsia" w:cs="Poppins"/>
        </w:rPr>
        <w:t xml:space="preserve"> sendo</w:t>
      </w:r>
      <w:r w:rsidR="000B2C39">
        <w:rPr>
          <w:rFonts w:eastAsiaTheme="minorEastAsia" w:cs="Poppins"/>
        </w:rPr>
        <w:t xml:space="preserve"> um processo estacionár</w:t>
      </w:r>
      <w:r w:rsidR="00500B73">
        <w:rPr>
          <w:rFonts w:eastAsiaTheme="minorEastAsia" w:cs="Poppins"/>
        </w:rPr>
        <w:t xml:space="preserve">io e assim, </w:t>
      </w:r>
      <w:r w:rsidR="000B2C39">
        <w:rPr>
          <w:rFonts w:eastAsiaTheme="minorEastAsia" w:cs="Poppins"/>
        </w:rPr>
        <w:t>invariável em relação ao tempo</w:t>
      </w:r>
      <w:r w:rsidR="001553BD">
        <w:rPr>
          <w:rFonts w:ascii="Cambria" w:eastAsiaTheme="minorEastAsia" w:hAnsi="Cambria" w:cs="Cambria"/>
        </w:rPr>
        <w:t xml:space="preserve">. </w:t>
      </w:r>
      <w:r w:rsidR="001553BD">
        <w:rPr>
          <w:rFonts w:eastAsiaTheme="minorEastAsia" w:cs="Poppins"/>
        </w:rPr>
        <w:t>Por fim, o</w:t>
      </w:r>
      <w:r w:rsidR="008E3D83" w:rsidRPr="008E3D83">
        <w:rPr>
          <w:rFonts w:eastAsiaTheme="minorEastAsia" w:cs="Poppins"/>
        </w:rPr>
        <w:t xml:space="preserve"> termo </w:t>
      </w:r>
      <w:r w:rsidR="008E3D83" w:rsidRPr="008E3D83">
        <w:rPr>
          <w:rFonts w:ascii="Cambria" w:eastAsiaTheme="minorEastAsia" w:hAnsi="Cambria" w:cs="Cambria"/>
        </w:rPr>
        <w:t>α</w:t>
      </w:r>
      <w:r w:rsidR="00902F32">
        <w:rPr>
          <w:rFonts w:eastAsiaTheme="minorEastAsia" w:cs="Poppins"/>
        </w:rPr>
        <w:t xml:space="preserve"> é uma constante, enquanto</w:t>
      </w:r>
      <w:r w:rsidR="008E3D83" w:rsidRPr="008E3D83">
        <w:rPr>
          <w:rFonts w:eastAsiaTheme="minorEastAsia" w:cs="Poppins"/>
        </w:rPr>
        <w:t xml:space="preserve"> </w:t>
      </w:r>
      <w:r w:rsidR="008E3D83" w:rsidRPr="008E3D83">
        <w:rPr>
          <w:rFonts w:ascii="Cambria" w:eastAsiaTheme="minorEastAsia" w:hAnsi="Cambria" w:cs="Cambria"/>
        </w:rPr>
        <w:t>β</w:t>
      </w:r>
      <w:r w:rsidR="00902F32">
        <w:rPr>
          <w:rFonts w:ascii="Cambria" w:eastAsiaTheme="minorEastAsia" w:hAnsi="Cambria" w:cs="Cambria"/>
        </w:rPr>
        <w:t>,</w:t>
      </w:r>
      <w:r w:rsidR="008F26ED">
        <w:rPr>
          <w:rFonts w:ascii="Cambria" w:eastAsiaTheme="minorEastAsia" w:hAnsi="Cambria" w:cs="Cambria"/>
        </w:rPr>
        <w:t xml:space="preserve"> </w:t>
      </w:r>
      <w:r w:rsidR="008F26ED">
        <w:rPr>
          <w:rFonts w:ascii="Cambria Math" w:eastAsiaTheme="minorEastAsia" w:hAnsi="Cambria Math" w:cs="Cambria"/>
        </w:rPr>
        <w:t>γ</w:t>
      </w:r>
      <w:r w:rsidR="008E3D83" w:rsidRPr="008E3D83">
        <w:rPr>
          <w:rFonts w:eastAsiaTheme="minorEastAsia" w:cs="Poppins"/>
        </w:rPr>
        <w:t xml:space="preserve"> </w:t>
      </w:r>
      <w:r w:rsidR="008F26ED">
        <w:rPr>
          <w:rFonts w:eastAsiaTheme="minorEastAsia" w:cs="Poppins"/>
        </w:rPr>
        <w:t>e</w:t>
      </w:r>
      <w:r w:rsidR="008E3D83" w:rsidRPr="008E3D83">
        <w:rPr>
          <w:rFonts w:eastAsiaTheme="minorEastAsia" w:cs="Poppins"/>
        </w:rPr>
        <w:t xml:space="preserve"> </w:t>
      </w:r>
      <w:r w:rsidR="008E3D83" w:rsidRPr="008E3D83">
        <w:rPr>
          <w:rFonts w:ascii="Cambria" w:eastAsiaTheme="minorEastAsia" w:hAnsi="Cambria" w:cs="Cambria"/>
        </w:rPr>
        <w:t>φ</w:t>
      </w:r>
      <w:r w:rsidR="008E3D83" w:rsidRPr="008E3D83">
        <w:rPr>
          <w:rFonts w:eastAsiaTheme="minorEastAsia" w:cs="Poppins"/>
        </w:rPr>
        <w:t xml:space="preserve"> representam os parâ</w:t>
      </w:r>
      <w:r w:rsidR="008E3D83">
        <w:rPr>
          <w:rFonts w:eastAsiaTheme="minorEastAsia" w:cs="Poppins"/>
        </w:rPr>
        <w:t xml:space="preserve">metros estimados para cada uma das três </w:t>
      </w:r>
      <w:r w:rsidR="00465D74">
        <w:rPr>
          <w:rFonts w:eastAsiaTheme="minorEastAsia" w:cs="Poppins"/>
        </w:rPr>
        <w:t>séries de tempo</w:t>
      </w:r>
      <w:r w:rsidR="005F0B8F">
        <w:rPr>
          <w:rFonts w:eastAsiaTheme="minorEastAsia" w:cs="Poppins"/>
        </w:rPr>
        <w:t xml:space="preserve"> apresentadas.</w:t>
      </w:r>
    </w:p>
    <w:p w14:paraId="2BF08648" w14:textId="05D6263B" w:rsidR="008626FA" w:rsidRPr="0008102C" w:rsidRDefault="00AB379E" w:rsidP="0008102C">
      <w:pPr>
        <w:rPr>
          <w:rFonts w:ascii="Dosis" w:hAnsi="Dosis"/>
          <w:color w:val="01A77F"/>
          <w:sz w:val="24"/>
          <w:szCs w:val="24"/>
        </w:rPr>
      </w:pPr>
      <w:r w:rsidRPr="0008102C">
        <w:rPr>
          <w:rFonts w:ascii="Dosis" w:hAnsi="Dosis"/>
          <w:color w:val="01A77F"/>
          <w:sz w:val="24"/>
          <w:szCs w:val="24"/>
        </w:rPr>
        <w:t xml:space="preserve">Verificação de </w:t>
      </w:r>
      <w:proofErr w:type="spellStart"/>
      <w:r w:rsidRPr="0008102C">
        <w:rPr>
          <w:rFonts w:ascii="Dosis" w:hAnsi="Dosis"/>
          <w:color w:val="01A77F"/>
          <w:sz w:val="24"/>
          <w:szCs w:val="24"/>
        </w:rPr>
        <w:t>estacionari</w:t>
      </w:r>
      <w:r w:rsidR="004C1D5F" w:rsidRPr="0008102C">
        <w:rPr>
          <w:rFonts w:ascii="Dosis" w:hAnsi="Dosis"/>
          <w:color w:val="01A77F"/>
          <w:sz w:val="24"/>
          <w:szCs w:val="24"/>
        </w:rPr>
        <w:t>e</w:t>
      </w:r>
      <w:r w:rsidRPr="0008102C">
        <w:rPr>
          <w:rFonts w:ascii="Dosis" w:hAnsi="Dosis"/>
          <w:color w:val="01A77F"/>
          <w:sz w:val="24"/>
          <w:szCs w:val="24"/>
        </w:rPr>
        <w:t>dade</w:t>
      </w:r>
      <w:proofErr w:type="spellEnd"/>
      <w:r w:rsidR="00C268F1" w:rsidRPr="0008102C">
        <w:rPr>
          <w:rFonts w:ascii="Dosis" w:hAnsi="Dosis"/>
          <w:color w:val="01A77F"/>
          <w:sz w:val="24"/>
          <w:szCs w:val="24"/>
        </w:rPr>
        <w:t xml:space="preserve"> e tratamento das séries</w:t>
      </w:r>
    </w:p>
    <w:p w14:paraId="480955C7" w14:textId="7F565D1D" w:rsidR="002802E9" w:rsidRDefault="00A67048" w:rsidP="008D7D0E">
      <w:pPr>
        <w:autoSpaceDE w:val="0"/>
        <w:autoSpaceDN w:val="0"/>
        <w:adjustRightInd w:val="0"/>
        <w:spacing w:after="0" w:line="240" w:lineRule="auto"/>
        <w:rPr>
          <w:rFonts w:eastAsiaTheme="minorEastAsia" w:cs="Poppins"/>
        </w:rPr>
      </w:pPr>
      <w:r>
        <w:rPr>
          <w:rFonts w:eastAsiaTheme="minorEastAsia" w:cs="Poppins"/>
        </w:rPr>
        <w:t>Antes de dar início à estimação</w:t>
      </w:r>
      <w:r w:rsidR="00044C3E">
        <w:rPr>
          <w:rFonts w:eastAsiaTheme="minorEastAsia" w:cs="Poppins"/>
        </w:rPr>
        <w:t xml:space="preserve">, precisamos verificar se cada série de tempo </w:t>
      </w:r>
      <w:r w:rsidR="007338BA">
        <w:rPr>
          <w:rFonts w:eastAsiaTheme="minorEastAsia" w:cs="Poppins"/>
        </w:rPr>
        <w:t xml:space="preserve">apresenta </w:t>
      </w:r>
      <w:proofErr w:type="spellStart"/>
      <w:r w:rsidR="007338BA">
        <w:rPr>
          <w:rFonts w:eastAsiaTheme="minorEastAsia" w:cs="Poppins"/>
        </w:rPr>
        <w:t>estacionari</w:t>
      </w:r>
      <w:r w:rsidR="004C1D5F">
        <w:rPr>
          <w:rFonts w:eastAsiaTheme="minorEastAsia" w:cs="Poppins"/>
        </w:rPr>
        <w:t>e</w:t>
      </w:r>
      <w:r w:rsidR="007338BA">
        <w:rPr>
          <w:rFonts w:eastAsiaTheme="minorEastAsia" w:cs="Poppins"/>
        </w:rPr>
        <w:t>dade</w:t>
      </w:r>
      <w:proofErr w:type="spellEnd"/>
      <w:r w:rsidR="007338BA">
        <w:rPr>
          <w:rFonts w:eastAsiaTheme="minorEastAsia" w:cs="Poppins"/>
        </w:rPr>
        <w:t xml:space="preserve">, ou seja, a invariabilidade ao longo do tempo, </w:t>
      </w:r>
      <w:r w:rsidR="00D808F5">
        <w:rPr>
          <w:rFonts w:eastAsiaTheme="minorEastAsia" w:cs="Poppins"/>
        </w:rPr>
        <w:t>a fim</w:t>
      </w:r>
      <w:r w:rsidR="007338BA">
        <w:rPr>
          <w:rFonts w:eastAsiaTheme="minorEastAsia" w:cs="Poppins"/>
        </w:rPr>
        <w:t xml:space="preserve"> de evitar o problema </w:t>
      </w:r>
      <w:r w:rsidR="00D808F5">
        <w:rPr>
          <w:rFonts w:eastAsiaTheme="minorEastAsia" w:cs="Poppins"/>
        </w:rPr>
        <w:t xml:space="preserve">de uma relação sem sentido entre nossas variáveis, também conhecida como regressão espúria. Para isso, cada série de tempo foi submetida ao já utilizado Teste </w:t>
      </w:r>
      <w:r w:rsidR="00E53BFA">
        <w:t>Aumentado</w:t>
      </w:r>
      <w:r w:rsidR="00E53BFA">
        <w:rPr>
          <w:rFonts w:eastAsiaTheme="minorEastAsia" w:cs="Poppins"/>
        </w:rPr>
        <w:t xml:space="preserve"> </w:t>
      </w:r>
      <w:r w:rsidR="00D808F5">
        <w:rPr>
          <w:rFonts w:eastAsiaTheme="minorEastAsia" w:cs="Poppins"/>
        </w:rPr>
        <w:t xml:space="preserve">de </w:t>
      </w:r>
      <w:proofErr w:type="spellStart"/>
      <w:r w:rsidR="00D808F5">
        <w:rPr>
          <w:rFonts w:eastAsiaTheme="minorEastAsia" w:cs="Poppins"/>
        </w:rPr>
        <w:t>Dickey</w:t>
      </w:r>
      <w:proofErr w:type="spellEnd"/>
      <w:r w:rsidR="00D808F5">
        <w:rPr>
          <w:rFonts w:eastAsiaTheme="minorEastAsia" w:cs="Poppins"/>
        </w:rPr>
        <w:t xml:space="preserve">-Fuller, ou Teste </w:t>
      </w:r>
      <w:r w:rsidR="00DD1F72">
        <w:rPr>
          <w:rFonts w:eastAsiaTheme="minorEastAsia" w:cs="Poppins"/>
        </w:rPr>
        <w:t>A</w:t>
      </w:r>
      <w:r w:rsidR="00D808F5">
        <w:rPr>
          <w:rFonts w:eastAsiaTheme="minorEastAsia" w:cs="Poppins"/>
        </w:rPr>
        <w:t>DF, para garantir que todas seriam estacionárias.</w:t>
      </w:r>
      <w:r w:rsidR="00A7268F">
        <w:rPr>
          <w:rFonts w:eastAsiaTheme="minorEastAsia" w:cs="Poppins"/>
        </w:rPr>
        <w:t xml:space="preserve"> </w:t>
      </w:r>
      <w:r w:rsidR="00B85339">
        <w:rPr>
          <w:rFonts w:eastAsiaTheme="minorEastAsia" w:cs="Poppins"/>
        </w:rPr>
        <w:t>Tratamos como uma hipótese nula que as séries seriam não estacionárias, algo a ser verificado pelos testes de raiz unitária</w:t>
      </w:r>
      <w:r w:rsidR="00D53202">
        <w:rPr>
          <w:rFonts w:eastAsiaTheme="minorEastAsia" w:cs="Poppins"/>
        </w:rPr>
        <w:t xml:space="preserve"> individualmente para cada uma delas</w:t>
      </w:r>
      <w:r w:rsidR="00B06941">
        <w:rPr>
          <w:rFonts w:eastAsiaTheme="minorEastAsia" w:cs="Poppins"/>
        </w:rPr>
        <w:t>,</w:t>
      </w:r>
      <w:r w:rsidR="00D512D1">
        <w:rPr>
          <w:rFonts w:eastAsiaTheme="minorEastAsia" w:cs="Poppins"/>
        </w:rPr>
        <w:t xml:space="preserve"> através do nível de significância de 10%. Ou seja, caso o p-valor estimado</w:t>
      </w:r>
      <w:r w:rsidR="00843199">
        <w:rPr>
          <w:rFonts w:eastAsiaTheme="minorEastAsia" w:cs="Poppins"/>
        </w:rPr>
        <w:t xml:space="preserve"> </w:t>
      </w:r>
      <w:r w:rsidR="00B06941">
        <w:rPr>
          <w:rFonts w:eastAsiaTheme="minorEastAsia" w:cs="Poppins"/>
        </w:rPr>
        <w:t>n</w:t>
      </w:r>
      <w:r w:rsidR="00843199">
        <w:rPr>
          <w:rFonts w:eastAsiaTheme="minorEastAsia" w:cs="Poppins"/>
        </w:rPr>
        <w:t xml:space="preserve">o teste </w:t>
      </w:r>
      <w:r w:rsidR="002E522D">
        <w:rPr>
          <w:rFonts w:eastAsiaTheme="minorEastAsia" w:cs="Poppins"/>
        </w:rPr>
        <w:t>A</w:t>
      </w:r>
      <w:r w:rsidR="00843199">
        <w:rPr>
          <w:rFonts w:eastAsiaTheme="minorEastAsia" w:cs="Poppins"/>
        </w:rPr>
        <w:t>DF da série se</w:t>
      </w:r>
      <w:r w:rsidR="00B06941">
        <w:rPr>
          <w:rFonts w:eastAsiaTheme="minorEastAsia" w:cs="Poppins"/>
        </w:rPr>
        <w:t>ja</w:t>
      </w:r>
      <w:r w:rsidR="00843199">
        <w:rPr>
          <w:rFonts w:eastAsiaTheme="minorEastAsia" w:cs="Poppins"/>
        </w:rPr>
        <w:t xml:space="preserve"> superior </w:t>
      </w:r>
      <w:r w:rsidR="00B06941">
        <w:rPr>
          <w:rFonts w:eastAsiaTheme="minorEastAsia" w:cs="Poppins"/>
        </w:rPr>
        <w:t>a</w:t>
      </w:r>
      <w:r w:rsidR="00843199">
        <w:rPr>
          <w:rFonts w:eastAsiaTheme="minorEastAsia" w:cs="Poppins"/>
        </w:rPr>
        <w:t xml:space="preserve"> 10%</w:t>
      </w:r>
      <w:r w:rsidR="00B06941">
        <w:rPr>
          <w:rFonts w:eastAsiaTheme="minorEastAsia" w:cs="Poppins"/>
        </w:rPr>
        <w:t xml:space="preserve">, a série seria não estacionária. </w:t>
      </w:r>
      <w:r w:rsidR="00B11DDE">
        <w:rPr>
          <w:rFonts w:eastAsiaTheme="minorEastAsia" w:cs="Poppins"/>
        </w:rPr>
        <w:t>A seguir, apresentamos o resultado do teste ADF para cada série:</w:t>
      </w:r>
      <w:r w:rsidR="00B8223E">
        <w:rPr>
          <w:rFonts w:eastAsiaTheme="minorEastAsia" w:cs="Poppins"/>
        </w:rPr>
        <w:t xml:space="preserve"> </w:t>
      </w:r>
    </w:p>
    <w:p w14:paraId="557B7D0B" w14:textId="6E9B8650" w:rsidR="002802E9" w:rsidRPr="0008102C" w:rsidRDefault="002802E9" w:rsidP="0008102C">
      <w:pPr>
        <w:rPr>
          <w:rFonts w:ascii="Dosis" w:hAnsi="Dosis"/>
          <w:color w:val="01A77F"/>
          <w:sz w:val="24"/>
          <w:szCs w:val="24"/>
        </w:rPr>
      </w:pPr>
      <w:r w:rsidRPr="0008102C">
        <w:rPr>
          <w:rFonts w:ascii="Dosis" w:hAnsi="Dosis"/>
          <w:color w:val="01A77F"/>
          <w:sz w:val="24"/>
          <w:szCs w:val="24"/>
        </w:rPr>
        <w:t>Teste ADF aplicado sobre o IPCA de artigos de residência</w:t>
      </w:r>
    </w:p>
    <w:p w14:paraId="524DCDDA" w14:textId="3B54BF85"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Teste Aumentado de </w:t>
      </w:r>
      <w:proofErr w:type="spellStart"/>
      <w:r>
        <w:rPr>
          <w:rFonts w:ascii="Consolas" w:hAnsi="Consolas" w:cs="Consolas"/>
          <w:sz w:val="18"/>
          <w:szCs w:val="18"/>
        </w:rPr>
        <w:t>Dickey</w:t>
      </w:r>
      <w:proofErr w:type="spellEnd"/>
      <w:r>
        <w:rPr>
          <w:rFonts w:ascii="Consolas" w:hAnsi="Consolas" w:cs="Consolas"/>
          <w:sz w:val="18"/>
          <w:szCs w:val="18"/>
        </w:rPr>
        <w:t xml:space="preserve">-Fuller para </w:t>
      </w:r>
      <w:proofErr w:type="spellStart"/>
      <w:r>
        <w:rPr>
          <w:rFonts w:ascii="Consolas" w:hAnsi="Consolas" w:cs="Consolas"/>
          <w:sz w:val="18"/>
          <w:szCs w:val="18"/>
        </w:rPr>
        <w:t>InflaAAoArtigosdeResidAnc</w:t>
      </w:r>
      <w:proofErr w:type="spellEnd"/>
    </w:p>
    <w:p w14:paraId="0DDF0E26"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testar para baixo a partir de 12 defasagens, critério AIC </w:t>
      </w:r>
    </w:p>
    <w:p w14:paraId="412E7523"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tamanho da amostra: 123</w:t>
      </w:r>
    </w:p>
    <w:p w14:paraId="2E50956F"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hipótese nula de raiz unitária: a = 1</w:t>
      </w:r>
    </w:p>
    <w:p w14:paraId="6481955E" w14:textId="77777777" w:rsidR="008D7D0E" w:rsidRDefault="008D7D0E" w:rsidP="008D7D0E">
      <w:pPr>
        <w:autoSpaceDE w:val="0"/>
        <w:autoSpaceDN w:val="0"/>
        <w:adjustRightInd w:val="0"/>
        <w:spacing w:after="0" w:line="240" w:lineRule="auto"/>
        <w:rPr>
          <w:rFonts w:ascii="Consolas" w:hAnsi="Consolas" w:cs="Consolas"/>
          <w:sz w:val="18"/>
          <w:szCs w:val="18"/>
        </w:rPr>
      </w:pPr>
    </w:p>
    <w:p w14:paraId="5A4C3361"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teste sem constante </w:t>
      </w:r>
    </w:p>
    <w:p w14:paraId="385BF039"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12 defasagens de (1-L)</w:t>
      </w:r>
      <w:proofErr w:type="spellStart"/>
      <w:r>
        <w:rPr>
          <w:rFonts w:ascii="Consolas" w:hAnsi="Consolas" w:cs="Consolas"/>
          <w:sz w:val="18"/>
          <w:szCs w:val="18"/>
        </w:rPr>
        <w:t>InflaAAoArtigosdeResidAnc</w:t>
      </w:r>
      <w:proofErr w:type="spellEnd"/>
    </w:p>
    <w:p w14:paraId="3A1B8855"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(a-1)*y(-1) + ... + e</w:t>
      </w:r>
    </w:p>
    <w:p w14:paraId="4D4A059C"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-0,180818</w:t>
      </w:r>
    </w:p>
    <w:p w14:paraId="2BC61E9F"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tau_nc</w:t>
      </w:r>
      <w:proofErr w:type="spellEnd"/>
      <w:r>
        <w:rPr>
          <w:rFonts w:ascii="Consolas" w:hAnsi="Consolas" w:cs="Consolas"/>
          <w:sz w:val="18"/>
          <w:szCs w:val="18"/>
        </w:rPr>
        <w:t>(1) = -2,0942</w:t>
      </w:r>
    </w:p>
    <w:p w14:paraId="6A917148"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0,03482</w:t>
      </w:r>
    </w:p>
    <w:p w14:paraId="68B3C7D9"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0,001</w:t>
      </w:r>
    </w:p>
    <w:p w14:paraId="5406B0DD"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diferenças defasadas: F(12, 110) = 3,879 [0,0001]</w:t>
      </w:r>
    </w:p>
    <w:p w14:paraId="1FBBF0BE" w14:textId="77777777" w:rsidR="008D7D0E" w:rsidRDefault="008D7D0E" w:rsidP="008D7D0E">
      <w:pPr>
        <w:autoSpaceDE w:val="0"/>
        <w:autoSpaceDN w:val="0"/>
        <w:adjustRightInd w:val="0"/>
        <w:spacing w:after="0" w:line="240" w:lineRule="auto"/>
        <w:rPr>
          <w:rFonts w:ascii="Consolas" w:hAnsi="Consolas" w:cs="Consolas"/>
          <w:sz w:val="18"/>
          <w:szCs w:val="18"/>
        </w:rPr>
      </w:pPr>
    </w:p>
    <w:p w14:paraId="080F766E"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teste com constante </w:t>
      </w:r>
    </w:p>
    <w:p w14:paraId="543EFF6D"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12 defasagens de (1-L)</w:t>
      </w:r>
      <w:proofErr w:type="spellStart"/>
      <w:r>
        <w:rPr>
          <w:rFonts w:ascii="Consolas" w:hAnsi="Consolas" w:cs="Consolas"/>
          <w:sz w:val="18"/>
          <w:szCs w:val="18"/>
        </w:rPr>
        <w:t>InflaAAoArtigosdeResidAnc</w:t>
      </w:r>
      <w:proofErr w:type="spellEnd"/>
    </w:p>
    <w:p w14:paraId="0FD9CB8C"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b0 + (a-1)*y(-1) + ... + e</w:t>
      </w:r>
    </w:p>
    <w:p w14:paraId="31627042"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-0,283961</w:t>
      </w:r>
    </w:p>
    <w:p w14:paraId="287968DF"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w:t>
      </w:r>
      <w:proofErr w:type="spellEnd"/>
      <w:r>
        <w:rPr>
          <w:rFonts w:ascii="Consolas" w:hAnsi="Consolas" w:cs="Consolas"/>
          <w:sz w:val="18"/>
          <w:szCs w:val="18"/>
        </w:rPr>
        <w:t>(1) = -2,59492</w:t>
      </w:r>
    </w:p>
    <w:p w14:paraId="54B90522"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0,09397</w:t>
      </w:r>
    </w:p>
    <w:p w14:paraId="5906C630"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-0,005</w:t>
      </w:r>
    </w:p>
    <w:p w14:paraId="73EDFB4C"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lastRenderedPageBreak/>
        <w:t xml:space="preserve">  diferenças defasadas: F(12, 109) = 3,493 [0,0002]</w:t>
      </w:r>
    </w:p>
    <w:p w14:paraId="0BCE86FA" w14:textId="77777777" w:rsidR="008D7D0E" w:rsidRDefault="008D7D0E" w:rsidP="008D7D0E">
      <w:pPr>
        <w:autoSpaceDE w:val="0"/>
        <w:autoSpaceDN w:val="0"/>
        <w:adjustRightInd w:val="0"/>
        <w:spacing w:after="0" w:line="240" w:lineRule="auto"/>
        <w:rPr>
          <w:rFonts w:ascii="Consolas" w:hAnsi="Consolas" w:cs="Consolas"/>
          <w:sz w:val="18"/>
          <w:szCs w:val="18"/>
        </w:rPr>
      </w:pPr>
    </w:p>
    <w:p w14:paraId="0D1CDBBF"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com constante e tendência </w:t>
      </w:r>
    </w:p>
    <w:p w14:paraId="2726E756"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12 defasagens de (1-L)</w:t>
      </w:r>
      <w:proofErr w:type="spellStart"/>
      <w:r>
        <w:rPr>
          <w:rFonts w:ascii="Consolas" w:hAnsi="Consolas" w:cs="Consolas"/>
          <w:sz w:val="18"/>
          <w:szCs w:val="18"/>
        </w:rPr>
        <w:t>InflaAAoArtigosdeResidAnc</w:t>
      </w:r>
      <w:proofErr w:type="spellEnd"/>
    </w:p>
    <w:p w14:paraId="1A858385"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b0 + b1*t + (a-1)*y(-1) + ... + e</w:t>
      </w:r>
    </w:p>
    <w:p w14:paraId="0F133E6A"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-0,284496</w:t>
      </w:r>
    </w:p>
    <w:p w14:paraId="704E2BB7"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tau_ct</w:t>
      </w:r>
      <w:proofErr w:type="spellEnd"/>
      <w:r>
        <w:rPr>
          <w:rFonts w:ascii="Consolas" w:hAnsi="Consolas" w:cs="Consolas"/>
          <w:sz w:val="18"/>
          <w:szCs w:val="18"/>
        </w:rPr>
        <w:t>(1) = -2,58879</w:t>
      </w:r>
    </w:p>
    <w:p w14:paraId="01F00910"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0,2855</w:t>
      </w:r>
    </w:p>
    <w:p w14:paraId="70986EC5"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-0,006</w:t>
      </w:r>
    </w:p>
    <w:p w14:paraId="22DE721B" w14:textId="77777777" w:rsidR="008D7D0E" w:rsidRDefault="008D7D0E"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diferenças defasadas: F(12, 108) = 3,470 [0,0002]</w:t>
      </w:r>
    </w:p>
    <w:p w14:paraId="7B48AF60" w14:textId="77777777" w:rsidR="002802E9" w:rsidRDefault="002802E9" w:rsidP="00D02697">
      <w:pPr>
        <w:autoSpaceDE w:val="0"/>
        <w:autoSpaceDN w:val="0"/>
        <w:adjustRightInd w:val="0"/>
        <w:spacing w:after="0" w:line="240" w:lineRule="auto"/>
        <w:rPr>
          <w:rFonts w:ascii="Consolas" w:hAnsi="Consolas" w:cs="Consolas"/>
          <w:sz w:val="18"/>
          <w:szCs w:val="18"/>
        </w:rPr>
      </w:pPr>
    </w:p>
    <w:p w14:paraId="3C2AC512" w14:textId="39AD9B23" w:rsidR="002802E9" w:rsidRPr="0008102C" w:rsidRDefault="002802E9" w:rsidP="00D02697">
      <w:pPr>
        <w:autoSpaceDE w:val="0"/>
        <w:autoSpaceDN w:val="0"/>
        <w:adjustRightInd w:val="0"/>
        <w:spacing w:after="0" w:line="240" w:lineRule="auto"/>
        <w:rPr>
          <w:rFonts w:eastAsiaTheme="minorEastAsia" w:cs="Poppins"/>
          <w:sz w:val="20"/>
          <w:szCs w:val="20"/>
        </w:rPr>
      </w:pPr>
      <w:r w:rsidRPr="0008102C">
        <w:rPr>
          <w:rFonts w:ascii="Dosis" w:hAnsi="Dosis"/>
          <w:color w:val="01A77F"/>
          <w:sz w:val="24"/>
          <w:szCs w:val="24"/>
        </w:rPr>
        <w:t>Teste ADF aplicado sobre a taxa Selic</w:t>
      </w:r>
    </w:p>
    <w:p w14:paraId="33EA6D33" w14:textId="5F7C8F1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Teste Aumentado de </w:t>
      </w:r>
      <w:proofErr w:type="spellStart"/>
      <w:r>
        <w:rPr>
          <w:rFonts w:ascii="Consolas" w:hAnsi="Consolas" w:cs="Consolas"/>
          <w:sz w:val="18"/>
          <w:szCs w:val="18"/>
        </w:rPr>
        <w:t>Dickey</w:t>
      </w:r>
      <w:proofErr w:type="spellEnd"/>
      <w:r>
        <w:rPr>
          <w:rFonts w:ascii="Consolas" w:hAnsi="Consolas" w:cs="Consolas"/>
          <w:sz w:val="18"/>
          <w:szCs w:val="18"/>
        </w:rPr>
        <w:t>-Fuller para Selic</w:t>
      </w:r>
    </w:p>
    <w:p w14:paraId="436C18CB"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testar para baixo a partir de 12 defasagens, critério AIC </w:t>
      </w:r>
    </w:p>
    <w:p w14:paraId="24FFEBDE"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tamanho da amostra: 124</w:t>
      </w:r>
    </w:p>
    <w:p w14:paraId="090863CA"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hipótese nula de raiz unitária: a = 1</w:t>
      </w:r>
    </w:p>
    <w:p w14:paraId="21E90271" w14:textId="77777777" w:rsidR="00D02697" w:rsidRDefault="00D02697" w:rsidP="00D02697">
      <w:pPr>
        <w:autoSpaceDE w:val="0"/>
        <w:autoSpaceDN w:val="0"/>
        <w:adjustRightInd w:val="0"/>
        <w:spacing w:after="0" w:line="240" w:lineRule="auto"/>
        <w:rPr>
          <w:rFonts w:ascii="Consolas" w:hAnsi="Consolas" w:cs="Consolas"/>
          <w:sz w:val="18"/>
          <w:szCs w:val="18"/>
        </w:rPr>
      </w:pPr>
    </w:p>
    <w:p w14:paraId="030F7C86"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teste sem constante </w:t>
      </w:r>
    </w:p>
    <w:p w14:paraId="0428E17F"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11 defasagens de (1-L)Selic</w:t>
      </w:r>
    </w:p>
    <w:p w14:paraId="2F5F7D30"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(a-1)*y(-1) + ... + e</w:t>
      </w:r>
    </w:p>
    <w:p w14:paraId="7D525FCF"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-0,00346874</w:t>
      </w:r>
    </w:p>
    <w:p w14:paraId="5C3280CB"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tau_nc</w:t>
      </w:r>
      <w:proofErr w:type="spellEnd"/>
      <w:r>
        <w:rPr>
          <w:rFonts w:ascii="Consolas" w:hAnsi="Consolas" w:cs="Consolas"/>
          <w:sz w:val="18"/>
          <w:szCs w:val="18"/>
        </w:rPr>
        <w:t>(1) = -0,450514</w:t>
      </w:r>
    </w:p>
    <w:p w14:paraId="1883E642"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0,5201</w:t>
      </w:r>
    </w:p>
    <w:p w14:paraId="172524C8"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0,034</w:t>
      </w:r>
    </w:p>
    <w:p w14:paraId="0700C5FB"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diferenças defasadas: F(11, 112) = 13,271 [0,0000]</w:t>
      </w:r>
    </w:p>
    <w:p w14:paraId="43B7DFF0" w14:textId="77777777" w:rsidR="00D02697" w:rsidRDefault="00D02697" w:rsidP="00D02697">
      <w:pPr>
        <w:autoSpaceDE w:val="0"/>
        <w:autoSpaceDN w:val="0"/>
        <w:adjustRightInd w:val="0"/>
        <w:spacing w:after="0" w:line="240" w:lineRule="auto"/>
        <w:rPr>
          <w:rFonts w:ascii="Consolas" w:hAnsi="Consolas" w:cs="Consolas"/>
          <w:sz w:val="18"/>
          <w:szCs w:val="18"/>
        </w:rPr>
      </w:pPr>
    </w:p>
    <w:p w14:paraId="0016C50C"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teste com constante </w:t>
      </w:r>
    </w:p>
    <w:p w14:paraId="0491FC15"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11 defasagens de (1-L)Selic</w:t>
      </w:r>
    </w:p>
    <w:p w14:paraId="6F80773C"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b0 + (a-1)*y(-1) + ... + e</w:t>
      </w:r>
    </w:p>
    <w:p w14:paraId="2E6B3CD7"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-0,0356052</w:t>
      </w:r>
    </w:p>
    <w:p w14:paraId="6309D819"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w:t>
      </w:r>
      <w:proofErr w:type="spellEnd"/>
      <w:r>
        <w:rPr>
          <w:rFonts w:ascii="Consolas" w:hAnsi="Consolas" w:cs="Consolas"/>
          <w:sz w:val="18"/>
          <w:szCs w:val="18"/>
        </w:rPr>
        <w:t>(1) = -1,57352</w:t>
      </w:r>
    </w:p>
    <w:p w14:paraId="0BB428AD"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0,4962</w:t>
      </w:r>
    </w:p>
    <w:p w14:paraId="1989366A"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0,039</w:t>
      </w:r>
    </w:p>
    <w:p w14:paraId="3FF93183"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diferenças defasadas: F(11, 111) = 13,160 [0,0000]</w:t>
      </w:r>
    </w:p>
    <w:p w14:paraId="55ED407C" w14:textId="77777777" w:rsidR="00D02697" w:rsidRDefault="00D02697" w:rsidP="00D02697">
      <w:pPr>
        <w:autoSpaceDE w:val="0"/>
        <w:autoSpaceDN w:val="0"/>
        <w:adjustRightInd w:val="0"/>
        <w:spacing w:after="0" w:line="240" w:lineRule="auto"/>
        <w:rPr>
          <w:rFonts w:ascii="Consolas" w:hAnsi="Consolas" w:cs="Consolas"/>
          <w:sz w:val="18"/>
          <w:szCs w:val="18"/>
        </w:rPr>
      </w:pPr>
    </w:p>
    <w:p w14:paraId="09CFC358"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com constante e tendência </w:t>
      </w:r>
    </w:p>
    <w:p w14:paraId="0285C8D6"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11 defasagens de (1-L)Selic</w:t>
      </w:r>
    </w:p>
    <w:p w14:paraId="61766041"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b0 + b1*t + (a-1)*y(-1) + ... + e</w:t>
      </w:r>
    </w:p>
    <w:p w14:paraId="15578565"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-0,0400473</w:t>
      </w:r>
    </w:p>
    <w:p w14:paraId="59A52DC2"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tau_ct</w:t>
      </w:r>
      <w:proofErr w:type="spellEnd"/>
      <w:r>
        <w:rPr>
          <w:rFonts w:ascii="Consolas" w:hAnsi="Consolas" w:cs="Consolas"/>
          <w:sz w:val="18"/>
          <w:szCs w:val="18"/>
        </w:rPr>
        <w:t>(1) = -1,75656</w:t>
      </w:r>
    </w:p>
    <w:p w14:paraId="30D962EA"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0,7258</w:t>
      </w:r>
    </w:p>
    <w:p w14:paraId="1EB47304" w14:textId="77777777" w:rsidR="00D02697" w:rsidRDefault="00D02697" w:rsidP="00D0269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0,039</w:t>
      </w:r>
    </w:p>
    <w:p w14:paraId="04EA7E12" w14:textId="5F93FBC6" w:rsidR="002802E9" w:rsidRDefault="00D02697" w:rsidP="008D7D0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diferenças defasadas: F(11, 110) = 12,859 [0,0000]</w:t>
      </w:r>
    </w:p>
    <w:p w14:paraId="5B77A89D" w14:textId="77777777" w:rsidR="007D442B" w:rsidRDefault="007D442B" w:rsidP="008D7D0E">
      <w:pPr>
        <w:autoSpaceDE w:val="0"/>
        <w:autoSpaceDN w:val="0"/>
        <w:adjustRightInd w:val="0"/>
        <w:spacing w:after="0" w:line="240" w:lineRule="auto"/>
        <w:rPr>
          <w:rFonts w:ascii="Consolas" w:hAnsi="Consolas" w:cs="Consolas"/>
          <w:sz w:val="18"/>
          <w:szCs w:val="18"/>
        </w:rPr>
      </w:pPr>
    </w:p>
    <w:p w14:paraId="02998613" w14:textId="59268213" w:rsidR="002802E9" w:rsidRPr="0008102C" w:rsidRDefault="002802E9" w:rsidP="002802E9">
      <w:pPr>
        <w:autoSpaceDE w:val="0"/>
        <w:autoSpaceDN w:val="0"/>
        <w:adjustRightInd w:val="0"/>
        <w:spacing w:after="0" w:line="240" w:lineRule="auto"/>
        <w:rPr>
          <w:rFonts w:ascii="Dosis" w:hAnsi="Dosis"/>
          <w:color w:val="01A77F"/>
          <w:sz w:val="24"/>
          <w:szCs w:val="24"/>
        </w:rPr>
      </w:pPr>
      <w:r w:rsidRPr="0008102C">
        <w:rPr>
          <w:rFonts w:ascii="Dosis" w:hAnsi="Dosis"/>
          <w:color w:val="01A77F"/>
          <w:sz w:val="24"/>
          <w:szCs w:val="24"/>
        </w:rPr>
        <w:t>Teste ADF sobre a</w:t>
      </w:r>
      <w:r w:rsidR="00B653AA" w:rsidRPr="0008102C">
        <w:rPr>
          <w:rFonts w:ascii="Dosis" w:hAnsi="Dosis"/>
          <w:color w:val="01A77F"/>
          <w:sz w:val="24"/>
          <w:szCs w:val="24"/>
        </w:rPr>
        <w:t xml:space="preserve"> taxa de câmbio</w:t>
      </w:r>
    </w:p>
    <w:p w14:paraId="78753622"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Teste Aumentado de </w:t>
      </w:r>
      <w:proofErr w:type="spellStart"/>
      <w:r>
        <w:rPr>
          <w:rFonts w:ascii="Consolas" w:hAnsi="Consolas" w:cs="Consolas"/>
          <w:sz w:val="18"/>
          <w:szCs w:val="18"/>
        </w:rPr>
        <w:t>Dickey</w:t>
      </w:r>
      <w:proofErr w:type="spellEnd"/>
      <w:r>
        <w:rPr>
          <w:rFonts w:ascii="Consolas" w:hAnsi="Consolas" w:cs="Consolas"/>
          <w:sz w:val="18"/>
          <w:szCs w:val="18"/>
        </w:rPr>
        <w:t xml:space="preserve">-Fuller para </w:t>
      </w:r>
      <w:proofErr w:type="spellStart"/>
      <w:r>
        <w:rPr>
          <w:rFonts w:ascii="Consolas" w:hAnsi="Consolas" w:cs="Consolas"/>
          <w:sz w:val="18"/>
          <w:szCs w:val="18"/>
        </w:rPr>
        <w:t>TaxadeCAmbio</w:t>
      </w:r>
      <w:proofErr w:type="spellEnd"/>
    </w:p>
    <w:p w14:paraId="43AAC132"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testar para baixo a partir de 12 defasagens, critério AIC </w:t>
      </w:r>
    </w:p>
    <w:p w14:paraId="08C264F9"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tamanho da amostra: 135</w:t>
      </w:r>
    </w:p>
    <w:p w14:paraId="24A854B6"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hipótese nula de raiz unitária: a = 1</w:t>
      </w:r>
    </w:p>
    <w:p w14:paraId="68C6A30E" w14:textId="77777777" w:rsidR="00E53BFA" w:rsidRDefault="00E53BFA" w:rsidP="00E53BFA">
      <w:pPr>
        <w:autoSpaceDE w:val="0"/>
        <w:autoSpaceDN w:val="0"/>
        <w:adjustRightInd w:val="0"/>
        <w:spacing w:after="0" w:line="240" w:lineRule="auto"/>
        <w:rPr>
          <w:rFonts w:ascii="Consolas" w:hAnsi="Consolas" w:cs="Consolas"/>
          <w:sz w:val="18"/>
          <w:szCs w:val="18"/>
        </w:rPr>
      </w:pPr>
    </w:p>
    <w:p w14:paraId="276A413B"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teste sem constante </w:t>
      </w:r>
    </w:p>
    <w:p w14:paraId="3255328D"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0 defasagens de (1-L)</w:t>
      </w:r>
      <w:proofErr w:type="spellStart"/>
      <w:r>
        <w:rPr>
          <w:rFonts w:ascii="Consolas" w:hAnsi="Consolas" w:cs="Consolas"/>
          <w:sz w:val="18"/>
          <w:szCs w:val="18"/>
        </w:rPr>
        <w:t>TaxadeCAmbio</w:t>
      </w:r>
      <w:proofErr w:type="spellEnd"/>
    </w:p>
    <w:p w14:paraId="098114F5"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(a-1)*y(-1) + e</w:t>
      </w:r>
    </w:p>
    <w:p w14:paraId="380DA44A"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-0,724063</w:t>
      </w:r>
    </w:p>
    <w:p w14:paraId="7E6487F1"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tau_nc</w:t>
      </w:r>
      <w:proofErr w:type="spellEnd"/>
      <w:r>
        <w:rPr>
          <w:rFonts w:ascii="Consolas" w:hAnsi="Consolas" w:cs="Consolas"/>
          <w:sz w:val="18"/>
          <w:szCs w:val="18"/>
        </w:rPr>
        <w:t>(1) = -8,68337</w:t>
      </w:r>
    </w:p>
    <w:p w14:paraId="71C01951"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7,185e-16</w:t>
      </w:r>
    </w:p>
    <w:p w14:paraId="71982080"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0,030</w:t>
      </w:r>
    </w:p>
    <w:p w14:paraId="7423B3E0" w14:textId="77777777" w:rsidR="00E53BFA" w:rsidRDefault="00E53BFA" w:rsidP="00E53BFA">
      <w:pPr>
        <w:autoSpaceDE w:val="0"/>
        <w:autoSpaceDN w:val="0"/>
        <w:adjustRightInd w:val="0"/>
        <w:spacing w:after="0" w:line="240" w:lineRule="auto"/>
        <w:rPr>
          <w:rFonts w:ascii="Consolas" w:hAnsi="Consolas" w:cs="Consolas"/>
          <w:sz w:val="18"/>
          <w:szCs w:val="18"/>
        </w:rPr>
      </w:pPr>
    </w:p>
    <w:p w14:paraId="18B88F70"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teste com constante </w:t>
      </w:r>
    </w:p>
    <w:p w14:paraId="7B638749"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0 defasagens de (1-L)</w:t>
      </w:r>
      <w:proofErr w:type="spellStart"/>
      <w:r>
        <w:rPr>
          <w:rFonts w:ascii="Consolas" w:hAnsi="Consolas" w:cs="Consolas"/>
          <w:sz w:val="18"/>
          <w:szCs w:val="18"/>
        </w:rPr>
        <w:t>TaxadeCAmbio</w:t>
      </w:r>
      <w:proofErr w:type="spellEnd"/>
    </w:p>
    <w:p w14:paraId="344A064A"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lastRenderedPageBreak/>
        <w:t xml:space="preserve">  modelo: (1-L)y = b0 + (a-1)*y(-1) + e</w:t>
      </w:r>
    </w:p>
    <w:p w14:paraId="16E007A6"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-0,740903</w:t>
      </w:r>
    </w:p>
    <w:p w14:paraId="2B9218B6"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w:t>
      </w:r>
      <w:proofErr w:type="spellEnd"/>
      <w:r>
        <w:rPr>
          <w:rFonts w:ascii="Consolas" w:hAnsi="Consolas" w:cs="Consolas"/>
          <w:sz w:val="18"/>
          <w:szCs w:val="18"/>
        </w:rPr>
        <w:t>(1) = -8,79814</w:t>
      </w:r>
    </w:p>
    <w:p w14:paraId="1ECADACE"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2,003e-15</w:t>
      </w:r>
    </w:p>
    <w:p w14:paraId="6738DEC2"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0,034</w:t>
      </w:r>
    </w:p>
    <w:p w14:paraId="0BC6B516" w14:textId="77777777" w:rsidR="00E53BFA" w:rsidRDefault="00E53BFA" w:rsidP="00E53BFA">
      <w:pPr>
        <w:autoSpaceDE w:val="0"/>
        <w:autoSpaceDN w:val="0"/>
        <w:adjustRightInd w:val="0"/>
        <w:spacing w:after="0" w:line="240" w:lineRule="auto"/>
        <w:rPr>
          <w:rFonts w:ascii="Consolas" w:hAnsi="Consolas" w:cs="Consolas"/>
          <w:sz w:val="18"/>
          <w:szCs w:val="18"/>
        </w:rPr>
      </w:pPr>
    </w:p>
    <w:p w14:paraId="611DC317"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com constante e tendência </w:t>
      </w:r>
    </w:p>
    <w:p w14:paraId="4DD228BD"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0 defasagens de (1-L)</w:t>
      </w:r>
      <w:proofErr w:type="spellStart"/>
      <w:r>
        <w:rPr>
          <w:rFonts w:ascii="Consolas" w:hAnsi="Consolas" w:cs="Consolas"/>
          <w:sz w:val="18"/>
          <w:szCs w:val="18"/>
        </w:rPr>
        <w:t>TaxadeCAmbio</w:t>
      </w:r>
      <w:proofErr w:type="spellEnd"/>
    </w:p>
    <w:p w14:paraId="1271BD45"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b0 + b1*t + (a-1)*y(-1) + e</w:t>
      </w:r>
    </w:p>
    <w:p w14:paraId="3076B50B"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-0,75481</w:t>
      </w:r>
    </w:p>
    <w:p w14:paraId="550C2A95"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tau_ct</w:t>
      </w:r>
      <w:proofErr w:type="spellEnd"/>
      <w:r>
        <w:rPr>
          <w:rFonts w:ascii="Consolas" w:hAnsi="Consolas" w:cs="Consolas"/>
          <w:sz w:val="18"/>
          <w:szCs w:val="18"/>
        </w:rPr>
        <w:t>(1) = -8,91871</w:t>
      </w:r>
    </w:p>
    <w:p w14:paraId="4ECA69D3" w14:textId="77777777" w:rsidR="00E53BFA" w:rsidRDefault="00E53BFA" w:rsidP="00E53BFA">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1,219e-15</w:t>
      </w:r>
    </w:p>
    <w:p w14:paraId="5EF90FB4" w14:textId="77777777" w:rsidR="00120F7E" w:rsidRDefault="00E53BFA" w:rsidP="00120F7E">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0,037</w:t>
      </w:r>
    </w:p>
    <w:p w14:paraId="2C8DAA7F" w14:textId="77777777" w:rsidR="00702B74" w:rsidRDefault="00702B74" w:rsidP="00120F7E">
      <w:pPr>
        <w:autoSpaceDE w:val="0"/>
        <w:autoSpaceDN w:val="0"/>
        <w:adjustRightInd w:val="0"/>
        <w:spacing w:after="0" w:line="240" w:lineRule="auto"/>
        <w:rPr>
          <w:rFonts w:ascii="Consolas" w:hAnsi="Consolas" w:cs="Consolas"/>
          <w:sz w:val="18"/>
          <w:szCs w:val="18"/>
        </w:rPr>
      </w:pPr>
    </w:p>
    <w:p w14:paraId="38EC00F5" w14:textId="105F5691" w:rsidR="00A7268F" w:rsidRPr="0008102C" w:rsidRDefault="00B11DDE" w:rsidP="0008102C">
      <w:pPr>
        <w:autoSpaceDE w:val="0"/>
        <w:autoSpaceDN w:val="0"/>
        <w:adjustRightInd w:val="0"/>
        <w:spacing w:after="0" w:line="240" w:lineRule="auto"/>
        <w:rPr>
          <w:rFonts w:ascii="Consolas" w:hAnsi="Consolas" w:cs="Consolas"/>
          <w:sz w:val="18"/>
          <w:szCs w:val="18"/>
        </w:rPr>
      </w:pPr>
      <w:r w:rsidRPr="00C467EA">
        <w:rPr>
          <w:rFonts w:ascii="Dosis" w:hAnsi="Dosis"/>
          <w:color w:val="01A77F"/>
          <w:sz w:val="24"/>
          <w:szCs w:val="24"/>
        </w:rPr>
        <w:t>Tabela: Resultado do Teste</w:t>
      </w:r>
      <w:r w:rsidR="00E53BFA">
        <w:rPr>
          <w:rFonts w:ascii="Dosis" w:hAnsi="Dosis"/>
          <w:color w:val="01A77F"/>
          <w:sz w:val="24"/>
          <w:szCs w:val="24"/>
        </w:rPr>
        <w:t xml:space="preserve"> </w:t>
      </w:r>
      <w:r w:rsidR="00E53BFA" w:rsidRPr="00C467EA">
        <w:rPr>
          <w:rFonts w:ascii="Dosis" w:hAnsi="Dosis"/>
          <w:color w:val="01A77F"/>
          <w:sz w:val="24"/>
          <w:szCs w:val="24"/>
        </w:rPr>
        <w:t>Aumentado</w:t>
      </w:r>
      <w:r w:rsidRPr="00C467EA">
        <w:rPr>
          <w:rFonts w:ascii="Dosis" w:hAnsi="Dosis"/>
          <w:color w:val="01A77F"/>
          <w:sz w:val="24"/>
          <w:szCs w:val="24"/>
        </w:rPr>
        <w:t xml:space="preserve"> de </w:t>
      </w:r>
      <w:proofErr w:type="spellStart"/>
      <w:r w:rsidRPr="00C467EA">
        <w:rPr>
          <w:rFonts w:ascii="Dosis" w:hAnsi="Dosis"/>
          <w:color w:val="01A77F"/>
          <w:sz w:val="24"/>
          <w:szCs w:val="24"/>
        </w:rPr>
        <w:t>Dickey</w:t>
      </w:r>
      <w:proofErr w:type="spellEnd"/>
      <w:r w:rsidRPr="00C467EA">
        <w:rPr>
          <w:rFonts w:ascii="Dosis" w:hAnsi="Dosis"/>
          <w:color w:val="01A77F"/>
          <w:sz w:val="24"/>
          <w:szCs w:val="24"/>
        </w:rPr>
        <w:t>-Fuller para as variáveis</w:t>
      </w:r>
    </w:p>
    <w:tbl>
      <w:tblPr>
        <w:tblW w:w="7225" w:type="dxa"/>
        <w:tblInd w:w="635" w:type="dxa"/>
        <w:tblCellMar>
          <w:left w:w="70" w:type="dxa"/>
          <w:right w:w="70" w:type="dxa"/>
        </w:tblCellMar>
        <w:tblLook w:val="04A0" w:firstRow="1" w:lastRow="0" w:firstColumn="1" w:lastColumn="0" w:noHBand="0" w:noVBand="1"/>
      </w:tblPr>
      <w:tblGrid>
        <w:gridCol w:w="1045"/>
        <w:gridCol w:w="6180"/>
      </w:tblGrid>
      <w:tr w:rsidR="0059458C" w:rsidRPr="0059458C" w14:paraId="0A994955" w14:textId="77777777" w:rsidTr="008955CA">
        <w:trPr>
          <w:trHeight w:val="396"/>
        </w:trPr>
        <w:tc>
          <w:tcPr>
            <w:tcW w:w="1045" w:type="dxa"/>
            <w:tcBorders>
              <w:top w:val="single" w:sz="4" w:space="0" w:color="auto"/>
              <w:left w:val="single" w:sz="4" w:space="0" w:color="auto"/>
              <w:bottom w:val="single" w:sz="4" w:space="0" w:color="auto"/>
              <w:right w:val="single" w:sz="4" w:space="0" w:color="auto"/>
            </w:tcBorders>
            <w:noWrap/>
            <w:vAlign w:val="bottom"/>
            <w:hideMark/>
          </w:tcPr>
          <w:p w14:paraId="6B5536E8" w14:textId="77777777" w:rsidR="0059458C" w:rsidRPr="0059458C" w:rsidRDefault="0059458C" w:rsidP="0059458C">
            <w:pPr>
              <w:spacing w:after="0" w:line="240" w:lineRule="auto"/>
              <w:jc w:val="center"/>
              <w:rPr>
                <w:rFonts w:ascii="Aptos Narrow" w:eastAsia="Times New Roman" w:hAnsi="Aptos Narrow" w:cs="Times New Roman"/>
                <w:color w:val="01A77F"/>
                <w:lang w:eastAsia="pt-BR"/>
              </w:rPr>
            </w:pPr>
            <w:r w:rsidRPr="0059458C">
              <w:rPr>
                <w:rFonts w:ascii="Aptos Narrow" w:eastAsia="Times New Roman" w:hAnsi="Aptos Narrow" w:cs="Times New Roman"/>
                <w:color w:val="01A77F"/>
                <w:lang w:eastAsia="pt-BR"/>
              </w:rPr>
              <w:t>Variável</w:t>
            </w:r>
          </w:p>
        </w:tc>
        <w:tc>
          <w:tcPr>
            <w:tcW w:w="6180" w:type="dxa"/>
            <w:tcBorders>
              <w:top w:val="single" w:sz="4" w:space="0" w:color="auto"/>
              <w:left w:val="nil"/>
              <w:bottom w:val="single" w:sz="4" w:space="0" w:color="auto"/>
              <w:right w:val="single" w:sz="4" w:space="0" w:color="auto"/>
            </w:tcBorders>
            <w:noWrap/>
            <w:vAlign w:val="bottom"/>
            <w:hideMark/>
          </w:tcPr>
          <w:p w14:paraId="3F285D8A" w14:textId="0105AF72" w:rsidR="0059458C" w:rsidRPr="0059458C" w:rsidRDefault="0059458C" w:rsidP="0059458C">
            <w:pPr>
              <w:spacing w:after="0" w:line="240" w:lineRule="auto"/>
              <w:jc w:val="center"/>
              <w:rPr>
                <w:rFonts w:ascii="Aptos Narrow" w:eastAsia="Times New Roman" w:hAnsi="Aptos Narrow" w:cs="Times New Roman"/>
                <w:color w:val="01A77F"/>
                <w:lang w:eastAsia="pt-BR"/>
              </w:rPr>
            </w:pPr>
            <w:r w:rsidRPr="0059458C">
              <w:rPr>
                <w:rFonts w:ascii="Aptos Narrow" w:eastAsia="Times New Roman" w:hAnsi="Aptos Narrow" w:cs="Times New Roman"/>
                <w:color w:val="01A77F"/>
                <w:lang w:eastAsia="pt-BR"/>
              </w:rPr>
              <w:t xml:space="preserve">Resultado do Teste </w:t>
            </w:r>
            <w:r w:rsidR="002E522D">
              <w:rPr>
                <w:rFonts w:ascii="Aptos Narrow" w:eastAsia="Times New Roman" w:hAnsi="Aptos Narrow" w:cs="Times New Roman"/>
                <w:color w:val="01A77F"/>
                <w:lang w:eastAsia="pt-BR"/>
              </w:rPr>
              <w:t>A</w:t>
            </w:r>
            <w:r w:rsidRPr="0059458C">
              <w:rPr>
                <w:rFonts w:ascii="Aptos Narrow" w:eastAsia="Times New Roman" w:hAnsi="Aptos Narrow" w:cs="Times New Roman"/>
                <w:color w:val="01A77F"/>
                <w:lang w:eastAsia="pt-BR"/>
              </w:rPr>
              <w:t>DF (com constante e tendência)</w:t>
            </w:r>
          </w:p>
        </w:tc>
      </w:tr>
      <w:tr w:rsidR="0059458C" w:rsidRPr="0059458C" w14:paraId="6B4163C7" w14:textId="77777777" w:rsidTr="008955CA">
        <w:trPr>
          <w:trHeight w:val="396"/>
        </w:trPr>
        <w:tc>
          <w:tcPr>
            <w:tcW w:w="1045" w:type="dxa"/>
            <w:tcBorders>
              <w:top w:val="nil"/>
              <w:left w:val="single" w:sz="4" w:space="0" w:color="auto"/>
              <w:bottom w:val="single" w:sz="4" w:space="0" w:color="auto"/>
              <w:right w:val="single" w:sz="4" w:space="0" w:color="auto"/>
            </w:tcBorders>
            <w:noWrap/>
            <w:vAlign w:val="bottom"/>
            <w:hideMark/>
          </w:tcPr>
          <w:p w14:paraId="359EFF52" w14:textId="77777777" w:rsidR="0059458C" w:rsidRPr="0059458C" w:rsidRDefault="0059458C" w:rsidP="0059458C">
            <w:pPr>
              <w:spacing w:after="0" w:line="240" w:lineRule="auto"/>
              <w:jc w:val="center"/>
              <w:rPr>
                <w:rFonts w:ascii="Aptos Narrow" w:eastAsia="Times New Roman" w:hAnsi="Aptos Narrow" w:cs="Times New Roman"/>
                <w:b/>
                <w:bCs/>
                <w:lang w:eastAsia="pt-BR"/>
              </w:rPr>
            </w:pPr>
            <w:r w:rsidRPr="0059458C">
              <w:rPr>
                <w:rFonts w:ascii="Aptos Narrow" w:eastAsia="Times New Roman" w:hAnsi="Aptos Narrow" w:cs="Times New Roman"/>
                <w:b/>
                <w:bCs/>
                <w:lang w:eastAsia="pt-BR"/>
              </w:rPr>
              <w:t>π</w:t>
            </w:r>
          </w:p>
        </w:tc>
        <w:tc>
          <w:tcPr>
            <w:tcW w:w="6180" w:type="dxa"/>
            <w:tcBorders>
              <w:top w:val="nil"/>
              <w:left w:val="nil"/>
              <w:bottom w:val="single" w:sz="4" w:space="0" w:color="auto"/>
              <w:right w:val="single" w:sz="4" w:space="0" w:color="auto"/>
            </w:tcBorders>
            <w:noWrap/>
            <w:vAlign w:val="bottom"/>
            <w:hideMark/>
          </w:tcPr>
          <w:p w14:paraId="2FB5C488" w14:textId="77777777" w:rsidR="0059458C" w:rsidRPr="0059458C" w:rsidRDefault="0059458C" w:rsidP="0059458C">
            <w:pPr>
              <w:spacing w:after="0" w:line="240" w:lineRule="auto"/>
              <w:jc w:val="center"/>
              <w:rPr>
                <w:rFonts w:ascii="Aptos Narrow" w:eastAsia="Times New Roman" w:hAnsi="Aptos Narrow" w:cs="Times New Roman"/>
                <w:b/>
                <w:bCs/>
                <w:lang w:eastAsia="pt-BR"/>
              </w:rPr>
            </w:pPr>
            <w:r w:rsidRPr="0059458C">
              <w:rPr>
                <w:rFonts w:ascii="Aptos Narrow" w:eastAsia="Times New Roman" w:hAnsi="Aptos Narrow" w:cs="Times New Roman"/>
                <w:b/>
                <w:bCs/>
                <w:lang w:eastAsia="pt-BR"/>
              </w:rPr>
              <w:t>0,2855</w:t>
            </w:r>
          </w:p>
        </w:tc>
      </w:tr>
      <w:tr w:rsidR="0059458C" w:rsidRPr="0059458C" w14:paraId="39B190AE" w14:textId="77777777" w:rsidTr="008955CA">
        <w:trPr>
          <w:trHeight w:val="396"/>
        </w:trPr>
        <w:tc>
          <w:tcPr>
            <w:tcW w:w="1045" w:type="dxa"/>
            <w:tcBorders>
              <w:top w:val="nil"/>
              <w:left w:val="single" w:sz="4" w:space="0" w:color="auto"/>
              <w:bottom w:val="single" w:sz="4" w:space="0" w:color="auto"/>
              <w:right w:val="single" w:sz="4" w:space="0" w:color="auto"/>
            </w:tcBorders>
            <w:noWrap/>
            <w:vAlign w:val="bottom"/>
            <w:hideMark/>
          </w:tcPr>
          <w:p w14:paraId="469DC958" w14:textId="77777777" w:rsidR="0059458C" w:rsidRPr="0059458C" w:rsidRDefault="0059458C" w:rsidP="0059458C">
            <w:pPr>
              <w:spacing w:after="0" w:line="240" w:lineRule="auto"/>
              <w:jc w:val="center"/>
              <w:rPr>
                <w:rFonts w:ascii="Aptos Narrow" w:eastAsia="Times New Roman" w:hAnsi="Aptos Narrow" w:cs="Times New Roman"/>
                <w:b/>
                <w:bCs/>
                <w:lang w:eastAsia="pt-BR"/>
              </w:rPr>
            </w:pPr>
            <w:r w:rsidRPr="0059458C">
              <w:rPr>
                <w:rFonts w:ascii="Aptos Narrow" w:eastAsia="Times New Roman" w:hAnsi="Aptos Narrow" w:cs="Times New Roman"/>
                <w:b/>
                <w:bCs/>
                <w:lang w:eastAsia="pt-BR"/>
              </w:rPr>
              <w:t>Selic</w:t>
            </w:r>
          </w:p>
        </w:tc>
        <w:tc>
          <w:tcPr>
            <w:tcW w:w="6180" w:type="dxa"/>
            <w:tcBorders>
              <w:top w:val="nil"/>
              <w:left w:val="nil"/>
              <w:bottom w:val="single" w:sz="4" w:space="0" w:color="auto"/>
              <w:right w:val="single" w:sz="4" w:space="0" w:color="auto"/>
            </w:tcBorders>
            <w:noWrap/>
            <w:vAlign w:val="bottom"/>
            <w:hideMark/>
          </w:tcPr>
          <w:p w14:paraId="2E421F25" w14:textId="77777777" w:rsidR="0059458C" w:rsidRPr="0059458C" w:rsidRDefault="0059458C" w:rsidP="0059458C">
            <w:pPr>
              <w:spacing w:after="0" w:line="240" w:lineRule="auto"/>
              <w:jc w:val="center"/>
              <w:rPr>
                <w:rFonts w:ascii="Aptos Narrow" w:eastAsia="Times New Roman" w:hAnsi="Aptos Narrow" w:cs="Times New Roman"/>
                <w:b/>
                <w:bCs/>
                <w:lang w:eastAsia="pt-BR"/>
              </w:rPr>
            </w:pPr>
            <w:r w:rsidRPr="0059458C">
              <w:rPr>
                <w:rFonts w:ascii="Aptos Narrow" w:eastAsia="Times New Roman" w:hAnsi="Aptos Narrow" w:cs="Times New Roman"/>
                <w:b/>
                <w:bCs/>
                <w:lang w:eastAsia="pt-BR"/>
              </w:rPr>
              <w:t>0,7258</w:t>
            </w:r>
          </w:p>
        </w:tc>
      </w:tr>
      <w:tr w:rsidR="0059458C" w:rsidRPr="0059458C" w14:paraId="468F1549" w14:textId="77777777" w:rsidTr="008955CA">
        <w:trPr>
          <w:trHeight w:val="396"/>
        </w:trPr>
        <w:tc>
          <w:tcPr>
            <w:tcW w:w="1045" w:type="dxa"/>
            <w:tcBorders>
              <w:top w:val="nil"/>
              <w:left w:val="single" w:sz="4" w:space="0" w:color="auto"/>
              <w:bottom w:val="single" w:sz="4" w:space="0" w:color="auto"/>
              <w:right w:val="single" w:sz="4" w:space="0" w:color="auto"/>
            </w:tcBorders>
            <w:noWrap/>
            <w:vAlign w:val="bottom"/>
            <w:hideMark/>
          </w:tcPr>
          <w:p w14:paraId="6C082C90" w14:textId="77777777" w:rsidR="0059458C" w:rsidRPr="0059458C" w:rsidRDefault="0059458C" w:rsidP="0059458C">
            <w:pPr>
              <w:spacing w:after="0" w:line="240" w:lineRule="auto"/>
              <w:jc w:val="center"/>
              <w:rPr>
                <w:rFonts w:ascii="Aptos Narrow" w:eastAsia="Times New Roman" w:hAnsi="Aptos Narrow" w:cs="Times New Roman"/>
                <w:b/>
                <w:bCs/>
                <w:lang w:eastAsia="pt-BR"/>
              </w:rPr>
            </w:pPr>
            <w:r w:rsidRPr="0059458C">
              <w:rPr>
                <w:rFonts w:ascii="Aptos Narrow" w:eastAsia="Times New Roman" w:hAnsi="Aptos Narrow" w:cs="Times New Roman"/>
                <w:b/>
                <w:bCs/>
                <w:lang w:eastAsia="pt-BR"/>
              </w:rPr>
              <w:t>E</w:t>
            </w:r>
          </w:p>
        </w:tc>
        <w:tc>
          <w:tcPr>
            <w:tcW w:w="6180" w:type="dxa"/>
            <w:tcBorders>
              <w:top w:val="nil"/>
              <w:left w:val="nil"/>
              <w:bottom w:val="single" w:sz="4" w:space="0" w:color="auto"/>
              <w:right w:val="single" w:sz="4" w:space="0" w:color="auto"/>
            </w:tcBorders>
            <w:noWrap/>
            <w:vAlign w:val="bottom"/>
            <w:hideMark/>
          </w:tcPr>
          <w:p w14:paraId="10A289D9" w14:textId="77777777" w:rsidR="0059458C" w:rsidRPr="0059458C" w:rsidRDefault="0059458C" w:rsidP="0059458C">
            <w:pPr>
              <w:spacing w:after="0" w:line="240" w:lineRule="auto"/>
              <w:jc w:val="center"/>
              <w:rPr>
                <w:rFonts w:ascii="Aptos Narrow" w:eastAsia="Times New Roman" w:hAnsi="Aptos Narrow" w:cs="Times New Roman"/>
                <w:b/>
                <w:bCs/>
                <w:lang w:eastAsia="pt-BR"/>
              </w:rPr>
            </w:pPr>
            <w:r w:rsidRPr="0059458C">
              <w:rPr>
                <w:rFonts w:ascii="Aptos Narrow" w:eastAsia="Times New Roman" w:hAnsi="Aptos Narrow" w:cs="Times New Roman"/>
                <w:b/>
                <w:bCs/>
                <w:lang w:eastAsia="pt-BR"/>
              </w:rPr>
              <w:t>1,22E-15</w:t>
            </w:r>
          </w:p>
        </w:tc>
      </w:tr>
    </w:tbl>
    <w:p w14:paraId="4BD7CC54" w14:textId="0F783CF8" w:rsidR="00F011BA" w:rsidRDefault="00F011BA" w:rsidP="008955CA">
      <w:pPr>
        <w:tabs>
          <w:tab w:val="left" w:pos="5245"/>
        </w:tabs>
        <w:ind w:left="709"/>
        <w:rPr>
          <w:rFonts w:eastAsiaTheme="minorEastAsia" w:cs="Poppins"/>
          <w:sz w:val="16"/>
          <w:szCs w:val="16"/>
        </w:rPr>
      </w:pPr>
      <w:r>
        <w:rPr>
          <w:rFonts w:eastAsiaTheme="minorEastAsia" w:cs="Poppins"/>
          <w:sz w:val="16"/>
          <w:szCs w:val="16"/>
        </w:rPr>
        <w:t>Elaboração: FECAP</w:t>
      </w:r>
    </w:p>
    <w:p w14:paraId="20555288" w14:textId="2E94D01A" w:rsidR="00485916" w:rsidRPr="003C38F0" w:rsidRDefault="00745F38" w:rsidP="00481B7D">
      <w:pPr>
        <w:tabs>
          <w:tab w:val="left" w:pos="5245"/>
        </w:tabs>
        <w:jc w:val="both"/>
        <w:rPr>
          <w:rFonts w:eastAsiaTheme="minorEastAsia" w:cs="Poppins"/>
        </w:rPr>
      </w:pPr>
      <w:r>
        <w:rPr>
          <w:rFonts w:eastAsiaTheme="minorEastAsia" w:cs="Poppins"/>
        </w:rPr>
        <w:t xml:space="preserve">Analisando o p-valor </w:t>
      </w:r>
      <w:r w:rsidR="004A10BA">
        <w:rPr>
          <w:rFonts w:eastAsiaTheme="minorEastAsia" w:cs="Poppins"/>
        </w:rPr>
        <w:t xml:space="preserve">das variáveis, somente a variação da taxa de câmbio pôde ter a hipótese nula de não </w:t>
      </w:r>
      <w:proofErr w:type="spellStart"/>
      <w:r w:rsidR="004A10BA">
        <w:rPr>
          <w:rFonts w:eastAsiaTheme="minorEastAsia" w:cs="Poppins"/>
        </w:rPr>
        <w:t>estacionari</w:t>
      </w:r>
      <w:r w:rsidR="004C1D5F">
        <w:rPr>
          <w:rFonts w:eastAsiaTheme="minorEastAsia" w:cs="Poppins"/>
        </w:rPr>
        <w:t>e</w:t>
      </w:r>
      <w:r w:rsidR="004A10BA">
        <w:rPr>
          <w:rFonts w:eastAsiaTheme="minorEastAsia" w:cs="Poppins"/>
        </w:rPr>
        <w:t>dade</w:t>
      </w:r>
      <w:proofErr w:type="spellEnd"/>
      <w:r w:rsidR="004A10BA">
        <w:rPr>
          <w:rFonts w:eastAsiaTheme="minorEastAsia" w:cs="Poppins"/>
        </w:rPr>
        <w:t xml:space="preserve"> rejeitada</w:t>
      </w:r>
      <w:r w:rsidR="001908AC">
        <w:rPr>
          <w:rFonts w:eastAsiaTheme="minorEastAsia" w:cs="Poppins"/>
        </w:rPr>
        <w:t xml:space="preserve"> ao nível de significância de 1%</w:t>
      </w:r>
      <w:r w:rsidR="004A10BA">
        <w:rPr>
          <w:rFonts w:eastAsiaTheme="minorEastAsia" w:cs="Poppins"/>
        </w:rPr>
        <w:t>, ou</w:t>
      </w:r>
      <w:r w:rsidR="00221306">
        <w:rPr>
          <w:rFonts w:eastAsiaTheme="minorEastAsia" w:cs="Poppins"/>
        </w:rPr>
        <w:t xml:space="preserve"> seja</w:t>
      </w:r>
      <w:r w:rsidR="004A10BA">
        <w:rPr>
          <w:rFonts w:eastAsiaTheme="minorEastAsia" w:cs="Poppins"/>
        </w:rPr>
        <w:t xml:space="preserve">, </w:t>
      </w:r>
      <w:r w:rsidR="000352C5">
        <w:rPr>
          <w:rFonts w:eastAsiaTheme="minorEastAsia" w:cs="Poppins"/>
        </w:rPr>
        <w:t>e</w:t>
      </w:r>
      <w:r w:rsidR="00397AAC">
        <w:rPr>
          <w:rFonts w:eastAsiaTheme="minorEastAsia" w:cs="Poppins"/>
        </w:rPr>
        <w:t>ssa</w:t>
      </w:r>
      <w:r w:rsidR="004A10BA">
        <w:rPr>
          <w:rFonts w:eastAsiaTheme="minorEastAsia" w:cs="Poppins"/>
        </w:rPr>
        <w:t xml:space="preserve"> </w:t>
      </w:r>
      <w:r w:rsidR="000352C5">
        <w:rPr>
          <w:rFonts w:eastAsiaTheme="minorEastAsia" w:cs="Poppins"/>
        </w:rPr>
        <w:t xml:space="preserve">é uma série estacionária. </w:t>
      </w:r>
      <w:r w:rsidR="003E1201">
        <w:rPr>
          <w:rFonts w:eastAsiaTheme="minorEastAsia" w:cs="Poppins"/>
        </w:rPr>
        <w:t xml:space="preserve">Para as demais variáveis, não </w:t>
      </w:r>
      <w:r w:rsidR="00EA0FB1">
        <w:rPr>
          <w:rFonts w:eastAsiaTheme="minorEastAsia" w:cs="Poppins"/>
        </w:rPr>
        <w:t xml:space="preserve">podemos </w:t>
      </w:r>
      <w:r w:rsidR="00683D06">
        <w:rPr>
          <w:rFonts w:eastAsiaTheme="minorEastAsia" w:cs="Poppins"/>
        </w:rPr>
        <w:t>rejeitar a</w:t>
      </w:r>
      <w:r w:rsidR="00EA0FB1">
        <w:rPr>
          <w:rFonts w:eastAsiaTheme="minorEastAsia" w:cs="Poppins"/>
        </w:rPr>
        <w:t xml:space="preserve"> hipótese nula, logo, as séries seriam não estacionárias</w:t>
      </w:r>
      <w:r w:rsidR="00B95898">
        <w:rPr>
          <w:rFonts w:eastAsiaTheme="minorEastAsia" w:cs="Poppins"/>
        </w:rPr>
        <w:t>.</w:t>
      </w:r>
      <w:r w:rsidR="00B843F0">
        <w:rPr>
          <w:rFonts w:eastAsiaTheme="minorEastAsia" w:cs="Poppins"/>
        </w:rPr>
        <w:t xml:space="preserve"> </w:t>
      </w:r>
      <w:r w:rsidR="174209B9" w:rsidRPr="174209B9">
        <w:rPr>
          <w:rFonts w:eastAsiaTheme="minorEastAsia" w:cs="Poppins"/>
        </w:rPr>
        <w:t xml:space="preserve">Para dar continuidade no processo de estimação, foi utilizado um único operador de diferenças na série da taxa de inflação e na série da taxa Selic. Nesse processo, subtraímos as séries nos momentos </w:t>
      </w:r>
      <w:r w:rsidR="174209B9" w:rsidRPr="174209B9">
        <w:rPr>
          <w:rFonts w:eastAsiaTheme="minorEastAsia" w:cs="Poppins"/>
          <w:i/>
          <w:iCs/>
        </w:rPr>
        <w:t xml:space="preserve">t </w:t>
      </w:r>
      <w:r w:rsidR="174209B9" w:rsidRPr="174209B9">
        <w:rPr>
          <w:rFonts w:eastAsiaTheme="minorEastAsia" w:cs="Poppins"/>
        </w:rPr>
        <w:t xml:space="preserve">pelos momentos </w:t>
      </w:r>
      <w:r w:rsidR="174209B9" w:rsidRPr="174209B9">
        <w:rPr>
          <w:rFonts w:eastAsiaTheme="minorEastAsia" w:cs="Poppins"/>
          <w:i/>
          <w:iCs/>
        </w:rPr>
        <w:t>t-1</w:t>
      </w:r>
      <w:r w:rsidR="174209B9" w:rsidRPr="174209B9">
        <w:rPr>
          <w:rFonts w:eastAsiaTheme="minorEastAsia" w:cs="Poppins"/>
        </w:rPr>
        <w:t>, tornando-as estacionárias</w:t>
      </w:r>
      <w:r w:rsidR="0088419D">
        <w:rPr>
          <w:rFonts w:eastAsiaTheme="minorEastAsia" w:cs="Poppins"/>
        </w:rPr>
        <w:t xml:space="preserve">, denotando </w:t>
      </w:r>
      <w:r w:rsidR="00DE3FA1">
        <w:rPr>
          <w:rFonts w:eastAsiaTheme="minorEastAsia" w:cs="Poppins"/>
        </w:rPr>
        <w:t>a variação dessas séries de tempo.</w:t>
      </w:r>
      <w:r w:rsidR="00B843F0">
        <w:rPr>
          <w:rFonts w:eastAsiaTheme="minorEastAsia" w:cs="Poppins"/>
        </w:rPr>
        <w:t xml:space="preserve"> Em seguida, sub</w:t>
      </w:r>
      <w:r w:rsidR="00311A90">
        <w:rPr>
          <w:rFonts w:eastAsiaTheme="minorEastAsia" w:cs="Poppins"/>
        </w:rPr>
        <w:t xml:space="preserve">metemos as séries </w:t>
      </w:r>
      <w:r w:rsidR="004E588A">
        <w:rPr>
          <w:rFonts w:eastAsiaTheme="minorEastAsia" w:cs="Poppins"/>
        </w:rPr>
        <w:t xml:space="preserve">na primeira diferença </w:t>
      </w:r>
      <w:r w:rsidR="005377CC">
        <w:rPr>
          <w:rFonts w:eastAsiaTheme="minorEastAsia" w:cs="Poppins"/>
        </w:rPr>
        <w:t>ao teste</w:t>
      </w:r>
      <w:r w:rsidR="004E588A">
        <w:rPr>
          <w:rFonts w:eastAsiaTheme="minorEastAsia" w:cs="Poppins"/>
        </w:rPr>
        <w:t xml:space="preserve"> ADF:</w:t>
      </w:r>
    </w:p>
    <w:p w14:paraId="77721315" w14:textId="77777777" w:rsidR="00B843F0" w:rsidRDefault="00B843F0" w:rsidP="00D04013">
      <w:pPr>
        <w:autoSpaceDE w:val="0"/>
        <w:autoSpaceDN w:val="0"/>
        <w:adjustRightInd w:val="0"/>
        <w:spacing w:after="0" w:line="240" w:lineRule="auto"/>
        <w:rPr>
          <w:rFonts w:ascii="Consolas" w:hAnsi="Consolas" w:cs="Consolas"/>
          <w:sz w:val="18"/>
          <w:szCs w:val="18"/>
        </w:rPr>
      </w:pPr>
    </w:p>
    <w:p w14:paraId="38473438" w14:textId="5EAEAF9A" w:rsidR="004E588A" w:rsidRPr="0008102C" w:rsidRDefault="004E588A" w:rsidP="00D04013">
      <w:pPr>
        <w:autoSpaceDE w:val="0"/>
        <w:autoSpaceDN w:val="0"/>
        <w:adjustRightInd w:val="0"/>
        <w:spacing w:after="0" w:line="240" w:lineRule="auto"/>
        <w:rPr>
          <w:rFonts w:eastAsiaTheme="minorEastAsia" w:cs="Poppins"/>
          <w:sz w:val="20"/>
          <w:szCs w:val="20"/>
        </w:rPr>
      </w:pPr>
      <w:r w:rsidRPr="0008102C">
        <w:rPr>
          <w:rFonts w:ascii="Dosis" w:hAnsi="Dosis"/>
          <w:color w:val="01A77F"/>
          <w:sz w:val="24"/>
          <w:szCs w:val="24"/>
        </w:rPr>
        <w:t xml:space="preserve">Teste ADF aplicado sobre a primeira diferença </w:t>
      </w:r>
      <w:r w:rsidR="005377CC" w:rsidRPr="0008102C">
        <w:rPr>
          <w:rFonts w:ascii="Dosis" w:hAnsi="Dosis"/>
          <w:color w:val="01A77F"/>
          <w:sz w:val="24"/>
          <w:szCs w:val="24"/>
        </w:rPr>
        <w:t xml:space="preserve">do </w:t>
      </w:r>
      <w:r w:rsidR="00666607" w:rsidRPr="0008102C">
        <w:rPr>
          <w:rFonts w:ascii="Dosis" w:hAnsi="Dosis"/>
          <w:color w:val="01A77F"/>
          <w:sz w:val="24"/>
          <w:szCs w:val="24"/>
        </w:rPr>
        <w:t>IPCA</w:t>
      </w:r>
      <w:r w:rsidR="005377CC" w:rsidRPr="0008102C">
        <w:rPr>
          <w:rFonts w:ascii="Dosis" w:hAnsi="Dosis"/>
          <w:color w:val="01A77F"/>
          <w:sz w:val="24"/>
          <w:szCs w:val="24"/>
        </w:rPr>
        <w:t xml:space="preserve"> de artigos de residência</w:t>
      </w:r>
    </w:p>
    <w:p w14:paraId="5006869E" w14:textId="7C071F42"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Teste Aumentado de </w:t>
      </w:r>
      <w:proofErr w:type="spellStart"/>
      <w:r>
        <w:rPr>
          <w:rFonts w:ascii="Consolas" w:hAnsi="Consolas" w:cs="Consolas"/>
          <w:sz w:val="18"/>
          <w:szCs w:val="18"/>
        </w:rPr>
        <w:t>Dickey</w:t>
      </w:r>
      <w:proofErr w:type="spellEnd"/>
      <w:r>
        <w:rPr>
          <w:rFonts w:ascii="Consolas" w:hAnsi="Consolas" w:cs="Consolas"/>
          <w:sz w:val="18"/>
          <w:szCs w:val="18"/>
        </w:rPr>
        <w:t xml:space="preserve">-Fuller para </w:t>
      </w:r>
      <w:proofErr w:type="spellStart"/>
      <w:r>
        <w:rPr>
          <w:rFonts w:ascii="Consolas" w:hAnsi="Consolas" w:cs="Consolas"/>
          <w:sz w:val="18"/>
          <w:szCs w:val="18"/>
        </w:rPr>
        <w:t>d_InflaAAoArtigosdeResidAnc</w:t>
      </w:r>
      <w:proofErr w:type="spellEnd"/>
    </w:p>
    <w:p w14:paraId="256733F7"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testar para baixo a partir de 12 defasagens, critério AIC </w:t>
      </w:r>
    </w:p>
    <w:p w14:paraId="03415909"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tamanho da amostra: 123</w:t>
      </w:r>
    </w:p>
    <w:p w14:paraId="7D015AA0"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hipótese nula de raiz unitária: a = 1</w:t>
      </w:r>
    </w:p>
    <w:p w14:paraId="37FE9A59" w14:textId="77777777" w:rsidR="00D04013" w:rsidRDefault="00D04013" w:rsidP="00D04013">
      <w:pPr>
        <w:autoSpaceDE w:val="0"/>
        <w:autoSpaceDN w:val="0"/>
        <w:adjustRightInd w:val="0"/>
        <w:spacing w:after="0" w:line="240" w:lineRule="auto"/>
        <w:rPr>
          <w:rFonts w:ascii="Consolas" w:hAnsi="Consolas" w:cs="Consolas"/>
          <w:sz w:val="18"/>
          <w:szCs w:val="18"/>
        </w:rPr>
      </w:pPr>
    </w:p>
    <w:p w14:paraId="3D741A3B"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teste sem constante </w:t>
      </w:r>
    </w:p>
    <w:p w14:paraId="2A1F115E"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11 defasagens de (1-L)</w:t>
      </w:r>
      <w:proofErr w:type="spellStart"/>
      <w:r>
        <w:rPr>
          <w:rFonts w:ascii="Consolas" w:hAnsi="Consolas" w:cs="Consolas"/>
          <w:sz w:val="18"/>
          <w:szCs w:val="18"/>
        </w:rPr>
        <w:t>d_InflaAAoArtigosdeResidAnc</w:t>
      </w:r>
      <w:proofErr w:type="spellEnd"/>
    </w:p>
    <w:p w14:paraId="04EA0504"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(a-1)*y(-1) + ... + e</w:t>
      </w:r>
    </w:p>
    <w:p w14:paraId="20CF10F8"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-2,4837</w:t>
      </w:r>
    </w:p>
    <w:p w14:paraId="42CABB82"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tau_nc</w:t>
      </w:r>
      <w:proofErr w:type="spellEnd"/>
      <w:r>
        <w:rPr>
          <w:rFonts w:ascii="Consolas" w:hAnsi="Consolas" w:cs="Consolas"/>
          <w:sz w:val="18"/>
          <w:szCs w:val="18"/>
        </w:rPr>
        <w:t>(1) = -3,55898</w:t>
      </w:r>
    </w:p>
    <w:p w14:paraId="768833A7"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0,0003675</w:t>
      </w:r>
    </w:p>
    <w:p w14:paraId="62328E2B"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0,012</w:t>
      </w:r>
    </w:p>
    <w:p w14:paraId="4884F53E"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diferenças defasadas: F(11, 111) = 3,395 [0,0004]</w:t>
      </w:r>
    </w:p>
    <w:p w14:paraId="2FC11B66" w14:textId="77777777" w:rsidR="00D04013" w:rsidRDefault="00D04013" w:rsidP="00D04013">
      <w:pPr>
        <w:autoSpaceDE w:val="0"/>
        <w:autoSpaceDN w:val="0"/>
        <w:adjustRightInd w:val="0"/>
        <w:spacing w:after="0" w:line="240" w:lineRule="auto"/>
        <w:rPr>
          <w:rFonts w:ascii="Consolas" w:hAnsi="Consolas" w:cs="Consolas"/>
          <w:sz w:val="18"/>
          <w:szCs w:val="18"/>
        </w:rPr>
      </w:pPr>
    </w:p>
    <w:p w14:paraId="1E44E3A9"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teste com constante </w:t>
      </w:r>
    </w:p>
    <w:p w14:paraId="53DE886F"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11 defasagens de (1-L)</w:t>
      </w:r>
      <w:proofErr w:type="spellStart"/>
      <w:r>
        <w:rPr>
          <w:rFonts w:ascii="Consolas" w:hAnsi="Consolas" w:cs="Consolas"/>
          <w:sz w:val="18"/>
          <w:szCs w:val="18"/>
        </w:rPr>
        <w:t>d_InflaAAoArtigosdeResidAnc</w:t>
      </w:r>
      <w:proofErr w:type="spellEnd"/>
    </w:p>
    <w:p w14:paraId="1B24F374"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lastRenderedPageBreak/>
        <w:t xml:space="preserve">  modelo: (1-L)y = b0 + (a-1)*y(-1) + ... + e</w:t>
      </w:r>
    </w:p>
    <w:p w14:paraId="739C568B"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-2,48904</w:t>
      </w:r>
    </w:p>
    <w:p w14:paraId="4FB1158C"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w:t>
      </w:r>
      <w:proofErr w:type="spellEnd"/>
      <w:r>
        <w:rPr>
          <w:rFonts w:ascii="Consolas" w:hAnsi="Consolas" w:cs="Consolas"/>
          <w:sz w:val="18"/>
          <w:szCs w:val="18"/>
        </w:rPr>
        <w:t>(1) = -3,54254</w:t>
      </w:r>
    </w:p>
    <w:p w14:paraId="579469DC"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0,006987</w:t>
      </w:r>
    </w:p>
    <w:p w14:paraId="73ADFA21"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0,012</w:t>
      </w:r>
    </w:p>
    <w:p w14:paraId="7461C2B0"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diferenças defasadas: F(11, 110) = 3,366 [0,0005]</w:t>
      </w:r>
    </w:p>
    <w:p w14:paraId="6576E022" w14:textId="77777777" w:rsidR="00D04013" w:rsidRDefault="00D04013" w:rsidP="00D04013">
      <w:pPr>
        <w:autoSpaceDE w:val="0"/>
        <w:autoSpaceDN w:val="0"/>
        <w:adjustRightInd w:val="0"/>
        <w:spacing w:after="0" w:line="240" w:lineRule="auto"/>
        <w:rPr>
          <w:rFonts w:ascii="Consolas" w:hAnsi="Consolas" w:cs="Consolas"/>
          <w:sz w:val="18"/>
          <w:szCs w:val="18"/>
        </w:rPr>
      </w:pPr>
    </w:p>
    <w:p w14:paraId="1C815E7B"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com constante e tendência </w:t>
      </w:r>
    </w:p>
    <w:p w14:paraId="2A125E44"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11 defasagens de (1-L)</w:t>
      </w:r>
      <w:proofErr w:type="spellStart"/>
      <w:r>
        <w:rPr>
          <w:rFonts w:ascii="Consolas" w:hAnsi="Consolas" w:cs="Consolas"/>
          <w:sz w:val="18"/>
          <w:szCs w:val="18"/>
        </w:rPr>
        <w:t>d_InflaAAoArtigosdeResidAnc</w:t>
      </w:r>
      <w:proofErr w:type="spellEnd"/>
    </w:p>
    <w:p w14:paraId="1DB7186B"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b0 + b1*t + (a-1)*y(-1) + ... + e</w:t>
      </w:r>
    </w:p>
    <w:p w14:paraId="14307FD0"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-2,48286</w:t>
      </w:r>
    </w:p>
    <w:p w14:paraId="23A41838"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tau_ct</w:t>
      </w:r>
      <w:proofErr w:type="spellEnd"/>
      <w:r>
        <w:rPr>
          <w:rFonts w:ascii="Consolas" w:hAnsi="Consolas" w:cs="Consolas"/>
          <w:sz w:val="18"/>
          <w:szCs w:val="18"/>
        </w:rPr>
        <w:t>(1) = -3,51706</w:t>
      </w:r>
    </w:p>
    <w:p w14:paraId="6941E506"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0,03751</w:t>
      </w:r>
    </w:p>
    <w:p w14:paraId="1FFBF85D"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0,011</w:t>
      </w:r>
    </w:p>
    <w:p w14:paraId="2073D1D1" w14:textId="77777777" w:rsidR="00D04013" w:rsidRDefault="00D04013" w:rsidP="00D0401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diferenças defasadas: F(11, 109) = 3,338 [0,0005]</w:t>
      </w:r>
    </w:p>
    <w:p w14:paraId="175495C7" w14:textId="77777777" w:rsidR="00DE7D77" w:rsidRDefault="00DE7D77" w:rsidP="00DE7D77">
      <w:pPr>
        <w:autoSpaceDE w:val="0"/>
        <w:autoSpaceDN w:val="0"/>
        <w:adjustRightInd w:val="0"/>
        <w:spacing w:after="0" w:line="240" w:lineRule="auto"/>
        <w:rPr>
          <w:rFonts w:ascii="Consolas" w:hAnsi="Consolas" w:cs="Consolas"/>
          <w:sz w:val="18"/>
          <w:szCs w:val="18"/>
        </w:rPr>
      </w:pPr>
    </w:p>
    <w:p w14:paraId="609CC8A5" w14:textId="6F4AA2AF" w:rsidR="007D442B" w:rsidRPr="0008102C" w:rsidRDefault="007D442B" w:rsidP="00DE7D77">
      <w:pPr>
        <w:autoSpaceDE w:val="0"/>
        <w:autoSpaceDN w:val="0"/>
        <w:adjustRightInd w:val="0"/>
        <w:spacing w:after="0" w:line="240" w:lineRule="auto"/>
        <w:rPr>
          <w:rFonts w:eastAsiaTheme="minorEastAsia" w:cs="Poppins"/>
          <w:sz w:val="20"/>
          <w:szCs w:val="20"/>
        </w:rPr>
      </w:pPr>
      <w:r w:rsidRPr="0008102C">
        <w:rPr>
          <w:rFonts w:ascii="Dosis" w:hAnsi="Dosis"/>
          <w:color w:val="01A77F"/>
          <w:sz w:val="24"/>
          <w:szCs w:val="24"/>
        </w:rPr>
        <w:t>Teste ADF aplicado sobre a primeira diferença da taxa Selic</w:t>
      </w:r>
    </w:p>
    <w:p w14:paraId="15DA1616" w14:textId="188C7CCF"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Teste Aumentado de </w:t>
      </w:r>
      <w:proofErr w:type="spellStart"/>
      <w:r>
        <w:rPr>
          <w:rFonts w:ascii="Consolas" w:hAnsi="Consolas" w:cs="Consolas"/>
          <w:sz w:val="18"/>
          <w:szCs w:val="18"/>
        </w:rPr>
        <w:t>Dickey</w:t>
      </w:r>
      <w:proofErr w:type="spellEnd"/>
      <w:r>
        <w:rPr>
          <w:rFonts w:ascii="Consolas" w:hAnsi="Consolas" w:cs="Consolas"/>
          <w:sz w:val="18"/>
          <w:szCs w:val="18"/>
        </w:rPr>
        <w:t xml:space="preserve">-Fuller para </w:t>
      </w:r>
      <w:proofErr w:type="spellStart"/>
      <w:r>
        <w:rPr>
          <w:rFonts w:ascii="Consolas" w:hAnsi="Consolas" w:cs="Consolas"/>
          <w:sz w:val="18"/>
          <w:szCs w:val="18"/>
        </w:rPr>
        <w:t>d_Selic</w:t>
      </w:r>
      <w:proofErr w:type="spellEnd"/>
    </w:p>
    <w:p w14:paraId="6A8E0E40"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testar para baixo a partir de 12 defasagens, critério AIC </w:t>
      </w:r>
    </w:p>
    <w:p w14:paraId="66C5994B"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tamanho da amostra: 124</w:t>
      </w:r>
    </w:p>
    <w:p w14:paraId="4596CF9A"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hipótese nula de raiz unitária: a = 1</w:t>
      </w:r>
    </w:p>
    <w:p w14:paraId="45A71C5D" w14:textId="77777777" w:rsidR="00DE7D77" w:rsidRDefault="00DE7D77" w:rsidP="00DE7D77">
      <w:pPr>
        <w:autoSpaceDE w:val="0"/>
        <w:autoSpaceDN w:val="0"/>
        <w:adjustRightInd w:val="0"/>
        <w:spacing w:after="0" w:line="240" w:lineRule="auto"/>
        <w:rPr>
          <w:rFonts w:ascii="Consolas" w:hAnsi="Consolas" w:cs="Consolas"/>
          <w:sz w:val="18"/>
          <w:szCs w:val="18"/>
        </w:rPr>
      </w:pPr>
    </w:p>
    <w:p w14:paraId="36F7F853"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teste sem constante </w:t>
      </w:r>
    </w:p>
    <w:p w14:paraId="61FE4824"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10 defasagens de (1-L)</w:t>
      </w:r>
      <w:proofErr w:type="spellStart"/>
      <w:r>
        <w:rPr>
          <w:rFonts w:ascii="Consolas" w:hAnsi="Consolas" w:cs="Consolas"/>
          <w:sz w:val="18"/>
          <w:szCs w:val="18"/>
        </w:rPr>
        <w:t>d_Selic</w:t>
      </w:r>
      <w:proofErr w:type="spellEnd"/>
    </w:p>
    <w:p w14:paraId="73226B8F"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(a-1)*y(-1) + ... + e</w:t>
      </w:r>
    </w:p>
    <w:p w14:paraId="0A854F07"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-0,771879</w:t>
      </w:r>
    </w:p>
    <w:p w14:paraId="37357F9C"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tau_nc</w:t>
      </w:r>
      <w:proofErr w:type="spellEnd"/>
      <w:r>
        <w:rPr>
          <w:rFonts w:ascii="Consolas" w:hAnsi="Consolas" w:cs="Consolas"/>
          <w:sz w:val="18"/>
          <w:szCs w:val="18"/>
        </w:rPr>
        <w:t>(1) = -3,25217</w:t>
      </w:r>
    </w:p>
    <w:p w14:paraId="1A6D42C4"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0,00112</w:t>
      </w:r>
    </w:p>
    <w:p w14:paraId="6CA70A6E"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0,033</w:t>
      </w:r>
    </w:p>
    <w:p w14:paraId="5F4804C3"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diferenças defasadas: F(10, 113) = 7,584 [0,0000]</w:t>
      </w:r>
    </w:p>
    <w:p w14:paraId="68EB8EC5" w14:textId="77777777" w:rsidR="00DE7D77" w:rsidRDefault="00DE7D77" w:rsidP="00DE7D77">
      <w:pPr>
        <w:autoSpaceDE w:val="0"/>
        <w:autoSpaceDN w:val="0"/>
        <w:adjustRightInd w:val="0"/>
        <w:spacing w:after="0" w:line="240" w:lineRule="auto"/>
        <w:rPr>
          <w:rFonts w:ascii="Consolas" w:hAnsi="Consolas" w:cs="Consolas"/>
          <w:sz w:val="18"/>
          <w:szCs w:val="18"/>
        </w:rPr>
      </w:pPr>
    </w:p>
    <w:p w14:paraId="2FD104EB"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teste com constante </w:t>
      </w:r>
    </w:p>
    <w:p w14:paraId="00B66DB0"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10 defasagens de (1-L)</w:t>
      </w:r>
      <w:proofErr w:type="spellStart"/>
      <w:r>
        <w:rPr>
          <w:rFonts w:ascii="Consolas" w:hAnsi="Consolas" w:cs="Consolas"/>
          <w:sz w:val="18"/>
          <w:szCs w:val="18"/>
        </w:rPr>
        <w:t>d_Selic</w:t>
      </w:r>
      <w:proofErr w:type="spellEnd"/>
    </w:p>
    <w:p w14:paraId="719AA2E5"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b0 + (a-1)*y(-1) + ... + e</w:t>
      </w:r>
    </w:p>
    <w:p w14:paraId="5468209B"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-0,772654</w:t>
      </w:r>
    </w:p>
    <w:p w14:paraId="39B7B19A"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w:t>
      </w:r>
      <w:proofErr w:type="spellEnd"/>
      <w:r>
        <w:rPr>
          <w:rFonts w:ascii="Consolas" w:hAnsi="Consolas" w:cs="Consolas"/>
          <w:sz w:val="18"/>
          <w:szCs w:val="18"/>
        </w:rPr>
        <w:t>(1) = -3,23866</w:t>
      </w:r>
    </w:p>
    <w:p w14:paraId="57252BDF"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0,01789</w:t>
      </w:r>
    </w:p>
    <w:p w14:paraId="4810FC6D"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0,033</w:t>
      </w:r>
    </w:p>
    <w:p w14:paraId="4EB0C973"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diferenças defasadas: F(10, 112) = 7,518 [0,0000]</w:t>
      </w:r>
    </w:p>
    <w:p w14:paraId="6F2D112C" w14:textId="77777777" w:rsidR="00DE7D77" w:rsidRDefault="00DE7D77" w:rsidP="00DE7D77">
      <w:pPr>
        <w:autoSpaceDE w:val="0"/>
        <w:autoSpaceDN w:val="0"/>
        <w:adjustRightInd w:val="0"/>
        <w:spacing w:after="0" w:line="240" w:lineRule="auto"/>
        <w:rPr>
          <w:rFonts w:ascii="Consolas" w:hAnsi="Consolas" w:cs="Consolas"/>
          <w:sz w:val="18"/>
          <w:szCs w:val="18"/>
        </w:rPr>
      </w:pPr>
    </w:p>
    <w:p w14:paraId="2EF8C15E"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com constante e tendência </w:t>
      </w:r>
    </w:p>
    <w:p w14:paraId="181EFAB5"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10 defasagens de (1-L)</w:t>
      </w:r>
      <w:proofErr w:type="spellStart"/>
      <w:r>
        <w:rPr>
          <w:rFonts w:ascii="Consolas" w:hAnsi="Consolas" w:cs="Consolas"/>
          <w:sz w:val="18"/>
          <w:szCs w:val="18"/>
        </w:rPr>
        <w:t>d_Selic</w:t>
      </w:r>
      <w:proofErr w:type="spellEnd"/>
    </w:p>
    <w:p w14:paraId="7784B722"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b0 + b1*t + (a-1)*y(-1) + ... + e</w:t>
      </w:r>
    </w:p>
    <w:p w14:paraId="39729B33"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-0,874255</w:t>
      </w:r>
    </w:p>
    <w:p w14:paraId="7CB8B323"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tau_ct</w:t>
      </w:r>
      <w:proofErr w:type="spellEnd"/>
      <w:r>
        <w:rPr>
          <w:rFonts w:ascii="Consolas" w:hAnsi="Consolas" w:cs="Consolas"/>
          <w:sz w:val="18"/>
          <w:szCs w:val="18"/>
        </w:rPr>
        <w:t>(1) = -3,4062</w:t>
      </w:r>
    </w:p>
    <w:p w14:paraId="54BD4E15"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0,05048</w:t>
      </w:r>
    </w:p>
    <w:p w14:paraId="7D696BF1" w14:textId="77777777" w:rsidR="00DE7D77" w:rsidRDefault="00DE7D77" w:rsidP="00DE7D77">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0,033</w:t>
      </w:r>
    </w:p>
    <w:p w14:paraId="4E6676A5" w14:textId="5E6FC021" w:rsidR="006122EA" w:rsidRDefault="00DE7D77" w:rsidP="00D1033B">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diferenças defasadas: F(10, 111) = 6,969 [0,0000]</w:t>
      </w:r>
    </w:p>
    <w:p w14:paraId="7D8D7B4D" w14:textId="77777777" w:rsidR="00D1033B" w:rsidRPr="00D1033B" w:rsidRDefault="00D1033B" w:rsidP="00D1033B">
      <w:pPr>
        <w:autoSpaceDE w:val="0"/>
        <w:autoSpaceDN w:val="0"/>
        <w:adjustRightInd w:val="0"/>
        <w:spacing w:after="0" w:line="240" w:lineRule="auto"/>
        <w:rPr>
          <w:rFonts w:ascii="Consolas" w:hAnsi="Consolas" w:cs="Consolas"/>
          <w:sz w:val="18"/>
          <w:szCs w:val="18"/>
        </w:rPr>
      </w:pPr>
    </w:p>
    <w:p w14:paraId="5E2F9612" w14:textId="1D500A57" w:rsidR="009D0D0E" w:rsidRPr="00C467EA" w:rsidRDefault="009D0D0E" w:rsidP="009D0D0E">
      <w:pPr>
        <w:tabs>
          <w:tab w:val="left" w:pos="5245"/>
        </w:tabs>
        <w:jc w:val="both"/>
        <w:rPr>
          <w:rFonts w:ascii="Dosis" w:hAnsi="Dosis"/>
          <w:color w:val="01A77F"/>
          <w:sz w:val="24"/>
          <w:szCs w:val="24"/>
        </w:rPr>
      </w:pPr>
      <w:r w:rsidRPr="00C467EA">
        <w:rPr>
          <w:rFonts w:ascii="Dosis" w:hAnsi="Dosis"/>
          <w:color w:val="01A77F"/>
          <w:sz w:val="24"/>
          <w:szCs w:val="24"/>
        </w:rPr>
        <w:t xml:space="preserve">Tabela: Resultado do Teste </w:t>
      </w:r>
      <w:r w:rsidR="007131D8">
        <w:rPr>
          <w:rFonts w:ascii="Dosis" w:hAnsi="Dosis"/>
          <w:color w:val="01A77F"/>
          <w:sz w:val="24"/>
          <w:szCs w:val="24"/>
        </w:rPr>
        <w:t xml:space="preserve">Aumentado </w:t>
      </w:r>
      <w:r w:rsidRPr="00C467EA">
        <w:rPr>
          <w:rFonts w:ascii="Dosis" w:hAnsi="Dosis"/>
          <w:color w:val="01A77F"/>
          <w:sz w:val="24"/>
          <w:szCs w:val="24"/>
        </w:rPr>
        <w:t xml:space="preserve">de </w:t>
      </w:r>
      <w:proofErr w:type="spellStart"/>
      <w:r w:rsidRPr="00C467EA">
        <w:rPr>
          <w:rFonts w:ascii="Dosis" w:hAnsi="Dosis"/>
          <w:color w:val="01A77F"/>
          <w:sz w:val="24"/>
          <w:szCs w:val="24"/>
        </w:rPr>
        <w:t>Dickey</w:t>
      </w:r>
      <w:proofErr w:type="spellEnd"/>
      <w:r w:rsidRPr="00C467EA">
        <w:rPr>
          <w:rFonts w:ascii="Dosis" w:hAnsi="Dosis"/>
          <w:color w:val="01A77F"/>
          <w:sz w:val="24"/>
          <w:szCs w:val="24"/>
        </w:rPr>
        <w:t>-Fuller para a</w:t>
      </w:r>
      <w:r w:rsidR="00EB28B0" w:rsidRPr="00C467EA">
        <w:rPr>
          <w:rFonts w:ascii="Dosis" w:hAnsi="Dosis"/>
          <w:color w:val="01A77F"/>
          <w:sz w:val="24"/>
          <w:szCs w:val="24"/>
        </w:rPr>
        <w:t xml:space="preserve"> primeira diferença das</w:t>
      </w:r>
      <w:r w:rsidRPr="00C467EA">
        <w:rPr>
          <w:rFonts w:ascii="Dosis" w:hAnsi="Dosis"/>
          <w:color w:val="01A77F"/>
          <w:sz w:val="24"/>
          <w:szCs w:val="24"/>
        </w:rPr>
        <w:t xml:space="preserve"> variáveis</w:t>
      </w:r>
      <w:r w:rsidR="00E163FE" w:rsidRPr="00C467EA">
        <w:rPr>
          <w:rFonts w:ascii="Dosis" w:hAnsi="Dosis"/>
          <w:color w:val="01A77F"/>
          <w:sz w:val="24"/>
          <w:szCs w:val="24"/>
        </w:rPr>
        <w:t xml:space="preserve"> não estacionárias</w:t>
      </w:r>
    </w:p>
    <w:tbl>
      <w:tblPr>
        <w:tblW w:w="6567" w:type="dxa"/>
        <w:tblInd w:w="959" w:type="dxa"/>
        <w:tblCellMar>
          <w:left w:w="70" w:type="dxa"/>
          <w:right w:w="70" w:type="dxa"/>
        </w:tblCellMar>
        <w:tblLook w:val="04A0" w:firstRow="1" w:lastRow="0" w:firstColumn="1" w:lastColumn="0" w:noHBand="0" w:noVBand="1"/>
      </w:tblPr>
      <w:tblGrid>
        <w:gridCol w:w="1113"/>
        <w:gridCol w:w="5454"/>
      </w:tblGrid>
      <w:tr w:rsidR="009F3665" w:rsidRPr="009F3665" w14:paraId="111DAE45" w14:textId="77777777" w:rsidTr="00473D6D">
        <w:trPr>
          <w:trHeight w:val="348"/>
        </w:trPr>
        <w:tc>
          <w:tcPr>
            <w:tcW w:w="1113" w:type="dxa"/>
            <w:tcBorders>
              <w:top w:val="single" w:sz="4" w:space="0" w:color="auto"/>
              <w:left w:val="single" w:sz="4" w:space="0" w:color="auto"/>
              <w:bottom w:val="single" w:sz="4" w:space="0" w:color="auto"/>
              <w:right w:val="single" w:sz="4" w:space="0" w:color="auto"/>
            </w:tcBorders>
            <w:noWrap/>
            <w:vAlign w:val="bottom"/>
            <w:hideMark/>
          </w:tcPr>
          <w:p w14:paraId="11809876" w14:textId="77777777" w:rsidR="009F3665" w:rsidRPr="009F3665" w:rsidRDefault="009F3665" w:rsidP="009F3665">
            <w:pPr>
              <w:spacing w:after="0" w:line="240" w:lineRule="auto"/>
              <w:rPr>
                <w:rFonts w:ascii="Aptos Narrow" w:eastAsia="Times New Roman" w:hAnsi="Aptos Narrow" w:cs="Times New Roman"/>
                <w:color w:val="01A77F"/>
                <w:lang w:eastAsia="pt-BR"/>
              </w:rPr>
            </w:pPr>
            <w:r w:rsidRPr="009F3665">
              <w:rPr>
                <w:rFonts w:ascii="Aptos Narrow" w:eastAsia="Times New Roman" w:hAnsi="Aptos Narrow" w:cs="Times New Roman"/>
                <w:color w:val="01A77F"/>
                <w:lang w:eastAsia="pt-BR"/>
              </w:rPr>
              <w:t>Variável</w:t>
            </w:r>
          </w:p>
        </w:tc>
        <w:tc>
          <w:tcPr>
            <w:tcW w:w="5454" w:type="dxa"/>
            <w:tcBorders>
              <w:top w:val="single" w:sz="4" w:space="0" w:color="auto"/>
              <w:left w:val="nil"/>
              <w:bottom w:val="single" w:sz="4" w:space="0" w:color="auto"/>
              <w:right w:val="single" w:sz="4" w:space="0" w:color="auto"/>
            </w:tcBorders>
            <w:noWrap/>
            <w:vAlign w:val="bottom"/>
            <w:hideMark/>
          </w:tcPr>
          <w:p w14:paraId="0D65B000" w14:textId="564C6AEE" w:rsidR="009F3665" w:rsidRPr="009F3665" w:rsidRDefault="009F3665" w:rsidP="009F3665">
            <w:pPr>
              <w:spacing w:after="0" w:line="240" w:lineRule="auto"/>
              <w:rPr>
                <w:rFonts w:ascii="Aptos Narrow" w:eastAsia="Times New Roman" w:hAnsi="Aptos Narrow" w:cs="Times New Roman"/>
                <w:color w:val="01A77F"/>
                <w:lang w:eastAsia="pt-BR"/>
              </w:rPr>
            </w:pPr>
            <w:r w:rsidRPr="009F3665">
              <w:rPr>
                <w:rFonts w:ascii="Aptos Narrow" w:eastAsia="Times New Roman" w:hAnsi="Aptos Narrow" w:cs="Times New Roman"/>
                <w:color w:val="01A77F"/>
                <w:lang w:eastAsia="pt-BR"/>
              </w:rPr>
              <w:t>Resultado do Teste DF (com constante e tendência)</w:t>
            </w:r>
          </w:p>
        </w:tc>
      </w:tr>
      <w:tr w:rsidR="009F3665" w:rsidRPr="009F3665" w14:paraId="23F3DA2F" w14:textId="77777777" w:rsidTr="00473D6D">
        <w:trPr>
          <w:trHeight w:val="348"/>
        </w:trPr>
        <w:tc>
          <w:tcPr>
            <w:tcW w:w="1113" w:type="dxa"/>
            <w:tcBorders>
              <w:top w:val="nil"/>
              <w:left w:val="single" w:sz="4" w:space="0" w:color="auto"/>
              <w:bottom w:val="single" w:sz="4" w:space="0" w:color="auto"/>
              <w:right w:val="single" w:sz="4" w:space="0" w:color="auto"/>
            </w:tcBorders>
            <w:noWrap/>
            <w:vAlign w:val="bottom"/>
            <w:hideMark/>
          </w:tcPr>
          <w:p w14:paraId="3AB33E5F" w14:textId="7171EB10" w:rsidR="009F3665" w:rsidRPr="009F3665" w:rsidRDefault="00F81709" w:rsidP="009F3665">
            <w:pPr>
              <w:spacing w:after="0" w:line="240" w:lineRule="auto"/>
              <w:jc w:val="center"/>
              <w:rPr>
                <w:rFonts w:ascii="Aptos Narrow" w:eastAsia="Times New Roman" w:hAnsi="Aptos Narrow" w:cs="Times New Roman"/>
                <w:b/>
                <w:bCs/>
                <w:color w:val="000000"/>
                <w:lang w:eastAsia="pt-BR"/>
              </w:rPr>
            </w:pPr>
            <w:r>
              <w:rPr>
                <w:rFonts w:eastAsia="Times New Roman" w:cs="Poppins"/>
                <w:b/>
                <w:bCs/>
                <w:color w:val="000000"/>
                <w:lang w:eastAsia="pt-BR"/>
              </w:rPr>
              <w:t>∆</w:t>
            </w:r>
            <w:r w:rsidR="009F3665" w:rsidRPr="009F3665">
              <w:rPr>
                <w:rFonts w:ascii="Aptos Narrow" w:eastAsia="Times New Roman" w:hAnsi="Aptos Narrow" w:cs="Times New Roman"/>
                <w:b/>
                <w:bCs/>
                <w:color w:val="000000"/>
                <w:lang w:eastAsia="pt-BR"/>
              </w:rPr>
              <w:t>π</w:t>
            </w:r>
          </w:p>
        </w:tc>
        <w:tc>
          <w:tcPr>
            <w:tcW w:w="5454" w:type="dxa"/>
            <w:tcBorders>
              <w:top w:val="nil"/>
              <w:left w:val="nil"/>
              <w:bottom w:val="single" w:sz="4" w:space="0" w:color="auto"/>
              <w:right w:val="single" w:sz="4" w:space="0" w:color="auto"/>
            </w:tcBorders>
            <w:noWrap/>
            <w:vAlign w:val="bottom"/>
            <w:hideMark/>
          </w:tcPr>
          <w:p w14:paraId="096C89EC" w14:textId="77777777" w:rsidR="009F3665" w:rsidRPr="009F3665" w:rsidRDefault="009F3665" w:rsidP="009F3665">
            <w:pPr>
              <w:spacing w:after="0" w:line="240" w:lineRule="auto"/>
              <w:jc w:val="center"/>
              <w:rPr>
                <w:rFonts w:ascii="Aptos Narrow" w:eastAsia="Times New Roman" w:hAnsi="Aptos Narrow" w:cs="Times New Roman"/>
                <w:b/>
                <w:bCs/>
                <w:color w:val="000000"/>
                <w:lang w:eastAsia="pt-BR"/>
              </w:rPr>
            </w:pPr>
            <w:r w:rsidRPr="009F3665">
              <w:rPr>
                <w:rFonts w:ascii="Aptos Narrow" w:eastAsia="Times New Roman" w:hAnsi="Aptos Narrow" w:cs="Times New Roman"/>
                <w:b/>
                <w:bCs/>
                <w:color w:val="000000"/>
                <w:lang w:eastAsia="pt-BR"/>
              </w:rPr>
              <w:t>0,03751</w:t>
            </w:r>
          </w:p>
        </w:tc>
      </w:tr>
      <w:tr w:rsidR="009F3665" w:rsidRPr="009F3665" w14:paraId="4E993567" w14:textId="77777777" w:rsidTr="00473D6D">
        <w:trPr>
          <w:trHeight w:val="348"/>
        </w:trPr>
        <w:tc>
          <w:tcPr>
            <w:tcW w:w="1113" w:type="dxa"/>
            <w:tcBorders>
              <w:top w:val="nil"/>
              <w:left w:val="single" w:sz="4" w:space="0" w:color="auto"/>
              <w:bottom w:val="single" w:sz="4" w:space="0" w:color="auto"/>
              <w:right w:val="single" w:sz="4" w:space="0" w:color="auto"/>
            </w:tcBorders>
            <w:noWrap/>
            <w:vAlign w:val="bottom"/>
            <w:hideMark/>
          </w:tcPr>
          <w:p w14:paraId="5D06006F" w14:textId="3A53CB89" w:rsidR="009F3665" w:rsidRPr="009F3665" w:rsidRDefault="00F81709" w:rsidP="009F3665">
            <w:pPr>
              <w:spacing w:after="0" w:line="240" w:lineRule="auto"/>
              <w:jc w:val="center"/>
              <w:rPr>
                <w:rFonts w:ascii="Aptos Narrow" w:eastAsia="Times New Roman" w:hAnsi="Aptos Narrow" w:cs="Times New Roman"/>
                <w:b/>
                <w:bCs/>
                <w:color w:val="000000"/>
                <w:lang w:eastAsia="pt-BR"/>
              </w:rPr>
            </w:pPr>
            <w:r>
              <w:rPr>
                <w:rFonts w:eastAsia="Times New Roman" w:cs="Poppins"/>
                <w:b/>
                <w:bCs/>
                <w:color w:val="000000"/>
                <w:lang w:eastAsia="pt-BR"/>
              </w:rPr>
              <w:t>∆</w:t>
            </w:r>
            <w:r w:rsidR="009F3665" w:rsidRPr="009F3665">
              <w:rPr>
                <w:rFonts w:ascii="Aptos Narrow" w:eastAsia="Times New Roman" w:hAnsi="Aptos Narrow" w:cs="Times New Roman"/>
                <w:b/>
                <w:bCs/>
                <w:color w:val="000000"/>
                <w:lang w:eastAsia="pt-BR"/>
              </w:rPr>
              <w:t>Selic</w:t>
            </w:r>
          </w:p>
        </w:tc>
        <w:tc>
          <w:tcPr>
            <w:tcW w:w="5454" w:type="dxa"/>
            <w:tcBorders>
              <w:top w:val="nil"/>
              <w:left w:val="nil"/>
              <w:bottom w:val="single" w:sz="4" w:space="0" w:color="auto"/>
              <w:right w:val="single" w:sz="4" w:space="0" w:color="auto"/>
            </w:tcBorders>
            <w:noWrap/>
            <w:vAlign w:val="bottom"/>
            <w:hideMark/>
          </w:tcPr>
          <w:p w14:paraId="4A4B877A" w14:textId="77777777" w:rsidR="009F3665" w:rsidRPr="009F3665" w:rsidRDefault="009F3665" w:rsidP="009F3665">
            <w:pPr>
              <w:spacing w:after="0" w:line="240" w:lineRule="auto"/>
              <w:jc w:val="center"/>
              <w:rPr>
                <w:rFonts w:ascii="Aptos Narrow" w:eastAsia="Times New Roman" w:hAnsi="Aptos Narrow" w:cs="Times New Roman"/>
                <w:b/>
                <w:bCs/>
                <w:color w:val="000000"/>
                <w:lang w:eastAsia="pt-BR"/>
              </w:rPr>
            </w:pPr>
            <w:r w:rsidRPr="009F3665">
              <w:rPr>
                <w:rFonts w:ascii="Aptos Narrow" w:eastAsia="Times New Roman" w:hAnsi="Aptos Narrow" w:cs="Times New Roman"/>
                <w:b/>
                <w:bCs/>
                <w:color w:val="000000"/>
                <w:lang w:eastAsia="pt-BR"/>
              </w:rPr>
              <w:t>0,05048</w:t>
            </w:r>
          </w:p>
        </w:tc>
      </w:tr>
    </w:tbl>
    <w:p w14:paraId="5069F987" w14:textId="3C79A07B" w:rsidR="009F3665" w:rsidRDefault="009F3665" w:rsidP="008955CA">
      <w:pPr>
        <w:tabs>
          <w:tab w:val="left" w:pos="5245"/>
        </w:tabs>
        <w:ind w:left="993"/>
        <w:rPr>
          <w:rFonts w:eastAsiaTheme="minorEastAsia" w:cs="Poppins"/>
          <w:sz w:val="16"/>
          <w:szCs w:val="16"/>
        </w:rPr>
      </w:pPr>
      <w:r>
        <w:rPr>
          <w:rFonts w:eastAsiaTheme="minorEastAsia" w:cs="Poppins"/>
          <w:sz w:val="16"/>
          <w:szCs w:val="16"/>
        </w:rPr>
        <w:t>Elaboração: FECAP</w:t>
      </w:r>
    </w:p>
    <w:p w14:paraId="666B89FC" w14:textId="1F3353F4" w:rsidR="00211B62" w:rsidRPr="004B5354" w:rsidRDefault="00ED08D1" w:rsidP="00851964">
      <w:pPr>
        <w:tabs>
          <w:tab w:val="left" w:pos="5245"/>
        </w:tabs>
        <w:rPr>
          <w:rFonts w:eastAsiaTheme="minorEastAsia" w:cs="Poppins"/>
        </w:rPr>
      </w:pPr>
      <w:r>
        <w:rPr>
          <w:rFonts w:eastAsiaTheme="minorEastAsia" w:cs="Poppins"/>
        </w:rPr>
        <w:lastRenderedPageBreak/>
        <w:t>Sendo</w:t>
      </w:r>
      <w:r w:rsidR="00211B62">
        <w:rPr>
          <w:rFonts w:eastAsiaTheme="minorEastAsia" w:cs="Poppins"/>
        </w:rPr>
        <w:t xml:space="preserve"> ∆</w:t>
      </w:r>
      <w:r w:rsidR="00211B62" w:rsidRPr="004B5354">
        <w:rPr>
          <w:rFonts w:eastAsiaTheme="minorEastAsia" w:cs="Poppins"/>
        </w:rPr>
        <w:t>π</w:t>
      </w:r>
      <w:r w:rsidR="00211B62">
        <w:rPr>
          <w:rFonts w:eastAsiaTheme="minorEastAsia" w:cs="Poppins"/>
        </w:rPr>
        <w:t xml:space="preserve"> </w:t>
      </w:r>
      <w:r w:rsidR="008F2800">
        <w:rPr>
          <w:rFonts w:eastAsiaTheme="minorEastAsia" w:cs="Poppins"/>
        </w:rPr>
        <w:t xml:space="preserve">= </w:t>
      </w:r>
      <w:r w:rsidR="008F2800" w:rsidRPr="004B5354">
        <w:rPr>
          <w:rFonts w:eastAsiaTheme="minorEastAsia" w:cs="Poppins"/>
        </w:rPr>
        <w:t>π</w:t>
      </w:r>
      <w:r w:rsidR="00123CD1" w:rsidRPr="004B5354">
        <w:rPr>
          <w:rFonts w:eastAsiaTheme="minorEastAsia" w:cs="Poppins"/>
          <w:vertAlign w:val="subscript"/>
        </w:rPr>
        <w:t>t</w:t>
      </w:r>
      <w:r w:rsidR="00123CD1" w:rsidRPr="004B5354">
        <w:rPr>
          <w:rFonts w:eastAsiaTheme="minorEastAsia" w:cs="Poppins"/>
        </w:rPr>
        <w:t xml:space="preserve"> – π</w:t>
      </w:r>
      <w:r w:rsidR="00123CD1" w:rsidRPr="004B5354">
        <w:rPr>
          <w:rFonts w:eastAsiaTheme="minorEastAsia" w:cs="Poppins"/>
          <w:vertAlign w:val="subscript"/>
        </w:rPr>
        <w:t>t-</w:t>
      </w:r>
      <w:r w:rsidR="008F2800" w:rsidRPr="004B5354">
        <w:rPr>
          <w:rFonts w:eastAsiaTheme="minorEastAsia" w:cs="Poppins"/>
          <w:vertAlign w:val="subscript"/>
        </w:rPr>
        <w:t>1</w:t>
      </w:r>
      <w:r w:rsidRPr="004B5354">
        <w:rPr>
          <w:rFonts w:eastAsiaTheme="minorEastAsia" w:cs="Poppins"/>
          <w:vertAlign w:val="subscript"/>
        </w:rPr>
        <w:t xml:space="preserve"> </w:t>
      </w:r>
      <w:r w:rsidR="008F2800" w:rsidRPr="004B5354">
        <w:rPr>
          <w:rFonts w:eastAsiaTheme="minorEastAsia" w:cs="Poppins"/>
          <w:vertAlign w:val="subscript"/>
        </w:rPr>
        <w:t xml:space="preserve"> </w:t>
      </w:r>
      <w:r w:rsidR="007D442B">
        <w:rPr>
          <w:rFonts w:eastAsiaTheme="minorEastAsia" w:cs="Poppins"/>
          <w:vertAlign w:val="subscript"/>
        </w:rPr>
        <w:t xml:space="preserve"> </w:t>
      </w:r>
      <w:r w:rsidR="008F2800" w:rsidRPr="004B5354">
        <w:rPr>
          <w:rFonts w:eastAsiaTheme="minorEastAsia" w:cs="Poppins"/>
        </w:rPr>
        <w:t>e</w:t>
      </w:r>
      <w:r w:rsidR="00123CD1" w:rsidRPr="004B5354">
        <w:rPr>
          <w:rFonts w:eastAsiaTheme="minorEastAsia" w:cs="Poppins"/>
        </w:rPr>
        <w:t xml:space="preserve"> ∆Selic = </w:t>
      </w:r>
      <w:proofErr w:type="spellStart"/>
      <w:r w:rsidR="00123CD1" w:rsidRPr="004B5354">
        <w:rPr>
          <w:rFonts w:eastAsiaTheme="minorEastAsia" w:cs="Poppins"/>
        </w:rPr>
        <w:t>Selic</w:t>
      </w:r>
      <w:r w:rsidR="00123CD1" w:rsidRPr="004B5354">
        <w:rPr>
          <w:rFonts w:eastAsiaTheme="minorEastAsia" w:cs="Poppins"/>
          <w:vertAlign w:val="subscript"/>
        </w:rPr>
        <w:t>t</w:t>
      </w:r>
      <w:proofErr w:type="spellEnd"/>
      <w:r w:rsidR="00123CD1" w:rsidRPr="004B5354">
        <w:rPr>
          <w:rFonts w:eastAsiaTheme="minorEastAsia" w:cs="Poppins"/>
        </w:rPr>
        <w:t xml:space="preserve"> – Selic</w:t>
      </w:r>
      <w:r w:rsidR="00123CD1" w:rsidRPr="004B5354">
        <w:rPr>
          <w:rFonts w:eastAsiaTheme="minorEastAsia" w:cs="Poppins"/>
          <w:vertAlign w:val="subscript"/>
        </w:rPr>
        <w:t>t-1</w:t>
      </w:r>
    </w:p>
    <w:p w14:paraId="030B9380" w14:textId="222C968D" w:rsidR="006F4F94" w:rsidRPr="00DF13F0" w:rsidRDefault="004306B5" w:rsidP="00481B7D">
      <w:pPr>
        <w:tabs>
          <w:tab w:val="left" w:pos="5245"/>
        </w:tabs>
        <w:jc w:val="both"/>
        <w:rPr>
          <w:rFonts w:eastAsiaTheme="minorEastAsia" w:cs="Poppins"/>
        </w:rPr>
      </w:pPr>
      <w:r>
        <w:rPr>
          <w:rFonts w:eastAsiaTheme="minorEastAsia" w:cs="Poppins"/>
        </w:rPr>
        <w:t>Analisando o</w:t>
      </w:r>
      <w:r w:rsidR="00E056A3">
        <w:rPr>
          <w:rFonts w:eastAsiaTheme="minorEastAsia" w:cs="Poppins"/>
        </w:rPr>
        <w:t>s</w:t>
      </w:r>
      <w:r>
        <w:rPr>
          <w:rFonts w:eastAsiaTheme="minorEastAsia" w:cs="Poppins"/>
        </w:rPr>
        <w:t xml:space="preserve"> p-valores dos testes DF, podemos rejeitar a hipótese nula ao nível</w:t>
      </w:r>
      <w:r w:rsidR="0063503B">
        <w:rPr>
          <w:rFonts w:eastAsiaTheme="minorEastAsia" w:cs="Poppins"/>
        </w:rPr>
        <w:t xml:space="preserve"> de significância de 5% para ambas as variáveis, ou seja, a primeira diferença da taxa de inflação de artigos de residência e a primeira diferença da taxa Selic são séries estacionárias e podem ser utilizadas para a estimação do modelo ARDL.</w:t>
      </w:r>
    </w:p>
    <w:p w14:paraId="6C1347B4" w14:textId="63104A9F" w:rsidR="0063503B" w:rsidRPr="00C467EA" w:rsidRDefault="0063503B" w:rsidP="0063503B">
      <w:pPr>
        <w:tabs>
          <w:tab w:val="left" w:pos="5245"/>
        </w:tabs>
        <w:jc w:val="both"/>
        <w:rPr>
          <w:rFonts w:ascii="Dosis" w:eastAsiaTheme="minorEastAsia" w:hAnsi="Dosis" w:cs="Poppins"/>
          <w:color w:val="01A77F"/>
          <w:sz w:val="24"/>
          <w:szCs w:val="24"/>
        </w:rPr>
      </w:pPr>
      <w:r w:rsidRPr="00C467EA">
        <w:rPr>
          <w:rFonts w:ascii="Dosis" w:eastAsiaTheme="minorEastAsia" w:hAnsi="Dosis" w:cs="Poppins"/>
          <w:color w:val="01A77F"/>
          <w:sz w:val="24"/>
          <w:szCs w:val="24"/>
        </w:rPr>
        <w:t>Estimação do Modelo ARDL</w:t>
      </w:r>
    </w:p>
    <w:p w14:paraId="4650811C" w14:textId="44C563FF" w:rsidR="00EC1459" w:rsidRDefault="001E32C3" w:rsidP="00481B7D">
      <w:pPr>
        <w:tabs>
          <w:tab w:val="left" w:pos="5245"/>
        </w:tabs>
        <w:jc w:val="both"/>
        <w:rPr>
          <w:rFonts w:eastAsiaTheme="minorEastAsia" w:cs="Poppins"/>
        </w:rPr>
      </w:pPr>
      <w:r>
        <w:rPr>
          <w:rFonts w:eastAsiaTheme="minorEastAsia" w:cs="Poppins"/>
        </w:rPr>
        <w:t xml:space="preserve">A estimação do Modelo </w:t>
      </w:r>
      <w:r w:rsidR="00786195">
        <w:rPr>
          <w:rFonts w:eastAsiaTheme="minorEastAsia" w:cs="Poppins"/>
        </w:rPr>
        <w:t>de Defasagem</w:t>
      </w:r>
      <w:r w:rsidR="00F456C0">
        <w:rPr>
          <w:rFonts w:eastAsiaTheme="minorEastAsia" w:cs="Poppins"/>
        </w:rPr>
        <w:t xml:space="preserve"> Distribuída</w:t>
      </w:r>
      <w:r w:rsidR="00786195">
        <w:rPr>
          <w:rFonts w:eastAsiaTheme="minorEastAsia" w:cs="Poppins"/>
        </w:rPr>
        <w:t xml:space="preserve"> </w:t>
      </w:r>
      <w:proofErr w:type="spellStart"/>
      <w:r w:rsidR="00786195">
        <w:rPr>
          <w:rFonts w:eastAsiaTheme="minorEastAsia" w:cs="Poppins"/>
        </w:rPr>
        <w:t>Autoregressivo</w:t>
      </w:r>
      <w:proofErr w:type="spellEnd"/>
      <w:r w:rsidR="00786195">
        <w:rPr>
          <w:rFonts w:eastAsiaTheme="minorEastAsia" w:cs="Poppins"/>
        </w:rPr>
        <w:t xml:space="preserve"> é </w:t>
      </w:r>
      <w:r w:rsidR="003F79F5">
        <w:rPr>
          <w:rFonts w:eastAsiaTheme="minorEastAsia" w:cs="Poppins"/>
        </w:rPr>
        <w:t>feita</w:t>
      </w:r>
      <w:r w:rsidR="00786195">
        <w:rPr>
          <w:rFonts w:eastAsiaTheme="minorEastAsia" w:cs="Poppins"/>
        </w:rPr>
        <w:t xml:space="preserve"> através do conhecido método de </w:t>
      </w:r>
      <w:r w:rsidR="003D66CA">
        <w:rPr>
          <w:rFonts w:eastAsiaTheme="minorEastAsia" w:cs="Poppins"/>
        </w:rPr>
        <w:t>Mínimos Quadrados Ordinários, com o acréscimo das defasagens das variáveis dependentes e independentes envolvidas na regressão</w:t>
      </w:r>
      <w:r w:rsidR="006538E9">
        <w:rPr>
          <w:rFonts w:eastAsiaTheme="minorEastAsia" w:cs="Poppins"/>
        </w:rPr>
        <w:t xml:space="preserve">. Como citado anteriormente, o objetivo é explicar </w:t>
      </w:r>
      <w:r w:rsidR="007B1A35">
        <w:rPr>
          <w:rFonts w:eastAsiaTheme="minorEastAsia" w:cs="Poppins"/>
        </w:rPr>
        <w:t>a taxa de variação do IPCA</w:t>
      </w:r>
      <w:r w:rsidR="006538E9">
        <w:rPr>
          <w:rFonts w:eastAsiaTheme="minorEastAsia" w:cs="Poppins"/>
        </w:rPr>
        <w:t xml:space="preserve"> </w:t>
      </w:r>
      <w:r w:rsidR="008A3AC4">
        <w:rPr>
          <w:rFonts w:eastAsiaTheme="minorEastAsia" w:cs="Poppins"/>
        </w:rPr>
        <w:t>de artigos de residência contemporânea (hoje), através de seu passado e do passado</w:t>
      </w:r>
      <w:r w:rsidR="00EC1459">
        <w:rPr>
          <w:rFonts w:eastAsiaTheme="minorEastAsia" w:cs="Poppins"/>
        </w:rPr>
        <w:t xml:space="preserve"> e</w:t>
      </w:r>
      <w:r w:rsidR="00D81629">
        <w:rPr>
          <w:rFonts w:eastAsiaTheme="minorEastAsia" w:cs="Poppins"/>
        </w:rPr>
        <w:t xml:space="preserve"> do</w:t>
      </w:r>
      <w:r w:rsidR="00EC1459">
        <w:rPr>
          <w:rFonts w:eastAsiaTheme="minorEastAsia" w:cs="Poppins"/>
        </w:rPr>
        <w:t xml:space="preserve"> presente das outras variáveis </w:t>
      </w:r>
      <w:r w:rsidR="002662D3">
        <w:rPr>
          <w:rFonts w:eastAsiaTheme="minorEastAsia" w:cs="Poppins"/>
        </w:rPr>
        <w:t xml:space="preserve">existentes </w:t>
      </w:r>
      <w:r w:rsidR="00EC1459">
        <w:rPr>
          <w:rFonts w:eastAsiaTheme="minorEastAsia" w:cs="Poppins"/>
        </w:rPr>
        <w:t>em nosso modelo.</w:t>
      </w:r>
    </w:p>
    <w:p w14:paraId="04574899" w14:textId="73E2FCD9" w:rsidR="00930482" w:rsidRDefault="00433365" w:rsidP="00481B7D">
      <w:pPr>
        <w:autoSpaceDE w:val="0"/>
        <w:autoSpaceDN w:val="0"/>
        <w:adjustRightInd w:val="0"/>
        <w:spacing w:after="0" w:line="240" w:lineRule="auto"/>
        <w:jc w:val="both"/>
        <w:rPr>
          <w:rFonts w:eastAsiaTheme="minorEastAsia" w:cs="Poppins"/>
        </w:rPr>
      </w:pPr>
      <w:r>
        <w:rPr>
          <w:rFonts w:eastAsiaTheme="minorEastAsia" w:cs="Poppins"/>
        </w:rPr>
        <w:t>O primeiro</w:t>
      </w:r>
      <w:r w:rsidR="00EC1459">
        <w:rPr>
          <w:rFonts w:eastAsiaTheme="minorEastAsia" w:cs="Poppins"/>
        </w:rPr>
        <w:t xml:space="preserve"> passo foi realizar a estimação </w:t>
      </w:r>
      <w:r w:rsidR="00D81BBF">
        <w:rPr>
          <w:rFonts w:eastAsiaTheme="minorEastAsia" w:cs="Poppins"/>
        </w:rPr>
        <w:t xml:space="preserve">utilizando 6 </w:t>
      </w:r>
      <w:proofErr w:type="spellStart"/>
      <w:r w:rsidR="00D81BBF">
        <w:rPr>
          <w:rFonts w:eastAsiaTheme="minorEastAsia" w:cs="Poppins"/>
          <w:i/>
          <w:iCs/>
        </w:rPr>
        <w:t>lags</w:t>
      </w:r>
      <w:proofErr w:type="spellEnd"/>
      <w:r w:rsidR="00D81BBF">
        <w:rPr>
          <w:rFonts w:eastAsiaTheme="minorEastAsia" w:cs="Poppins"/>
        </w:rPr>
        <w:t xml:space="preserve"> em cada uma d</w:t>
      </w:r>
      <w:r w:rsidR="00752052">
        <w:rPr>
          <w:rFonts w:eastAsiaTheme="minorEastAsia" w:cs="Poppins"/>
        </w:rPr>
        <w:t>as</w:t>
      </w:r>
      <w:r w:rsidR="00D81BBF">
        <w:rPr>
          <w:rFonts w:eastAsiaTheme="minorEastAsia" w:cs="Poppins"/>
        </w:rPr>
        <w:t xml:space="preserve"> nossas variáveis</w:t>
      </w:r>
      <w:r w:rsidR="007A4E52">
        <w:rPr>
          <w:rFonts w:eastAsiaTheme="minorEastAsia" w:cs="Poppins"/>
        </w:rPr>
        <w:t>, de modo que fosse incluída na equação</w:t>
      </w:r>
      <w:r w:rsidR="00CD3EE6">
        <w:rPr>
          <w:rFonts w:eastAsiaTheme="minorEastAsia" w:cs="Poppins"/>
        </w:rPr>
        <w:t xml:space="preserve"> o valor de</w:t>
      </w:r>
      <w:r w:rsidR="007A4E52">
        <w:rPr>
          <w:rFonts w:eastAsiaTheme="minorEastAsia" w:cs="Poppins"/>
        </w:rPr>
        <w:t xml:space="preserve"> </w:t>
      </w:r>
      <w:r w:rsidR="00CD3EE6">
        <w:rPr>
          <w:rFonts w:eastAsiaTheme="minorEastAsia" w:cs="Poppins"/>
        </w:rPr>
        <w:t>6 meses (períodos) no passado de cada uma delas</w:t>
      </w:r>
      <w:r w:rsidR="004026E6">
        <w:rPr>
          <w:rFonts w:eastAsiaTheme="minorEastAsia" w:cs="Poppins"/>
        </w:rPr>
        <w:t xml:space="preserve">. </w:t>
      </w:r>
      <w:r w:rsidR="00D80A9A">
        <w:rPr>
          <w:rFonts w:eastAsiaTheme="minorEastAsia" w:cs="Poppins"/>
        </w:rPr>
        <w:t>Ao estimar esses</w:t>
      </w:r>
      <w:r w:rsidR="00920F41">
        <w:rPr>
          <w:rFonts w:eastAsiaTheme="minorEastAsia" w:cs="Poppins"/>
        </w:rPr>
        <w:t xml:space="preserve"> </w:t>
      </w:r>
      <w:proofErr w:type="spellStart"/>
      <w:r w:rsidR="00920F41">
        <w:rPr>
          <w:rFonts w:eastAsiaTheme="minorEastAsia" w:cs="Poppins"/>
        </w:rPr>
        <w:t>defasamentos</w:t>
      </w:r>
      <w:proofErr w:type="spellEnd"/>
      <w:r w:rsidR="00920F41">
        <w:rPr>
          <w:rFonts w:eastAsiaTheme="minorEastAsia" w:cs="Poppins"/>
        </w:rPr>
        <w:t>, obtemos a seguinte saída de regressão:</w:t>
      </w:r>
    </w:p>
    <w:p w14:paraId="529E712A" w14:textId="77777777" w:rsidR="003E7AD0" w:rsidRDefault="003E7AD0" w:rsidP="003E7AD0">
      <w:pPr>
        <w:autoSpaceDE w:val="0"/>
        <w:autoSpaceDN w:val="0"/>
        <w:adjustRightInd w:val="0"/>
        <w:spacing w:after="0" w:line="240" w:lineRule="auto"/>
        <w:rPr>
          <w:rFonts w:ascii="Times New Roman" w:hAnsi="Times New Roman" w:cs="Times New Roman"/>
          <w:sz w:val="24"/>
          <w:szCs w:val="24"/>
        </w:rPr>
      </w:pPr>
    </w:p>
    <w:p w14:paraId="236831B9" w14:textId="77777777" w:rsidR="003E7AD0" w:rsidRDefault="003E7AD0" w:rsidP="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Modelo </w:t>
      </w:r>
      <w:proofErr w:type="spellStart"/>
      <w:r>
        <w:rPr>
          <w:rFonts w:ascii="Times New Roman" w:hAnsi="Times New Roman" w:cs="Times New Roman"/>
          <w:sz w:val="24"/>
          <w:szCs w:val="24"/>
        </w:rPr>
        <w:t>Inicial:MQO</w:t>
      </w:r>
      <w:proofErr w:type="spellEnd"/>
      <w:r>
        <w:rPr>
          <w:rFonts w:ascii="Times New Roman" w:hAnsi="Times New Roman" w:cs="Times New Roman"/>
          <w:sz w:val="24"/>
          <w:szCs w:val="24"/>
        </w:rPr>
        <w:t>, usando as observações 2015:08-2026:04 (T = 129)</w:t>
      </w:r>
    </w:p>
    <w:p w14:paraId="6F485B66" w14:textId="77777777" w:rsidR="003E7AD0" w:rsidRDefault="003E7AD0" w:rsidP="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Variável dependente: </w:t>
      </w:r>
      <w:proofErr w:type="spellStart"/>
      <w:r>
        <w:rPr>
          <w:rFonts w:ascii="Times New Roman" w:hAnsi="Times New Roman" w:cs="Times New Roman"/>
          <w:sz w:val="24"/>
          <w:szCs w:val="24"/>
        </w:rPr>
        <w:t>d_InflaAAoArtigosdeResidAnc</w:t>
      </w:r>
      <w:proofErr w:type="spellEnd"/>
    </w:p>
    <w:p w14:paraId="45E7460D" w14:textId="77777777" w:rsidR="003E7AD0" w:rsidRDefault="003E7AD0" w:rsidP="003E7AD0">
      <w:pPr>
        <w:autoSpaceDE w:val="0"/>
        <w:autoSpaceDN w:val="0"/>
        <w:adjustRightInd w:val="0"/>
        <w:spacing w:after="0" w:line="240" w:lineRule="auto"/>
        <w:jc w:val="center"/>
        <w:rPr>
          <w:rFonts w:ascii="Times New Roman" w:hAnsi="Times New Roman" w:cs="Times New Roman"/>
          <w:sz w:val="24"/>
          <w:szCs w:val="24"/>
        </w:rPr>
      </w:pPr>
    </w:p>
    <w:tbl>
      <w:tblPr>
        <w:tblW w:w="0" w:type="auto"/>
        <w:jc w:val="center"/>
        <w:tblLayout w:type="fixed"/>
        <w:tblCellMar>
          <w:left w:w="30" w:type="dxa"/>
          <w:right w:w="30" w:type="dxa"/>
        </w:tblCellMar>
        <w:tblLook w:val="0000" w:firstRow="0" w:lastRow="0" w:firstColumn="0" w:lastColumn="0" w:noHBand="0" w:noVBand="0"/>
      </w:tblPr>
      <w:tblGrid>
        <w:gridCol w:w="1930"/>
        <w:gridCol w:w="1400"/>
        <w:gridCol w:w="1400"/>
        <w:gridCol w:w="1400"/>
        <w:gridCol w:w="1400"/>
        <w:gridCol w:w="500"/>
      </w:tblGrid>
      <w:tr w:rsidR="003E7AD0" w14:paraId="7091F4C8" w14:textId="77777777">
        <w:trPr>
          <w:trHeight w:val="262"/>
          <w:jc w:val="center"/>
        </w:trPr>
        <w:tc>
          <w:tcPr>
            <w:tcW w:w="1930" w:type="dxa"/>
            <w:tcBorders>
              <w:top w:val="nil"/>
              <w:left w:val="nil"/>
              <w:bottom w:val="nil"/>
              <w:right w:val="nil"/>
            </w:tcBorders>
          </w:tcPr>
          <w:p w14:paraId="54772D13"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 xml:space="preserve"> </w:t>
            </w:r>
          </w:p>
        </w:tc>
        <w:tc>
          <w:tcPr>
            <w:tcW w:w="1400" w:type="dxa"/>
            <w:tcBorders>
              <w:top w:val="nil"/>
              <w:left w:val="nil"/>
              <w:bottom w:val="nil"/>
              <w:right w:val="nil"/>
            </w:tcBorders>
          </w:tcPr>
          <w:p w14:paraId="7B090F42"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Coeficiente</w:t>
            </w:r>
          </w:p>
        </w:tc>
        <w:tc>
          <w:tcPr>
            <w:tcW w:w="1400" w:type="dxa"/>
            <w:tcBorders>
              <w:top w:val="nil"/>
              <w:left w:val="nil"/>
              <w:bottom w:val="nil"/>
              <w:right w:val="nil"/>
            </w:tcBorders>
          </w:tcPr>
          <w:p w14:paraId="259B639E"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Erro Padrão</w:t>
            </w:r>
          </w:p>
        </w:tc>
        <w:tc>
          <w:tcPr>
            <w:tcW w:w="1400" w:type="dxa"/>
            <w:tcBorders>
              <w:top w:val="nil"/>
              <w:left w:val="nil"/>
              <w:bottom w:val="nil"/>
              <w:right w:val="nil"/>
            </w:tcBorders>
          </w:tcPr>
          <w:p w14:paraId="55497BFD"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razão-t</w:t>
            </w:r>
          </w:p>
        </w:tc>
        <w:tc>
          <w:tcPr>
            <w:tcW w:w="1400" w:type="dxa"/>
            <w:tcBorders>
              <w:top w:val="nil"/>
              <w:left w:val="nil"/>
              <w:bottom w:val="nil"/>
              <w:right w:val="nil"/>
            </w:tcBorders>
          </w:tcPr>
          <w:p w14:paraId="7F267FB5"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p-valor</w:t>
            </w:r>
          </w:p>
        </w:tc>
        <w:tc>
          <w:tcPr>
            <w:tcW w:w="500" w:type="dxa"/>
            <w:tcBorders>
              <w:top w:val="nil"/>
              <w:left w:val="nil"/>
              <w:bottom w:val="nil"/>
              <w:right w:val="nil"/>
            </w:tcBorders>
          </w:tcPr>
          <w:p w14:paraId="02FE4B0D" w14:textId="77777777" w:rsidR="003E7AD0" w:rsidRDefault="003E7AD0">
            <w:pPr>
              <w:autoSpaceDE w:val="0"/>
              <w:autoSpaceDN w:val="0"/>
              <w:adjustRightInd w:val="0"/>
              <w:spacing w:after="0" w:line="240" w:lineRule="auto"/>
              <w:rPr>
                <w:rFonts w:ascii="Times New Roman" w:hAnsi="Times New Roman" w:cs="Times New Roman"/>
                <w:sz w:val="24"/>
                <w:szCs w:val="24"/>
              </w:rPr>
            </w:pPr>
          </w:p>
        </w:tc>
      </w:tr>
      <w:tr w:rsidR="003E7AD0" w14:paraId="7B5A2F13" w14:textId="77777777">
        <w:trPr>
          <w:trHeight w:val="262"/>
          <w:jc w:val="center"/>
        </w:trPr>
        <w:tc>
          <w:tcPr>
            <w:tcW w:w="1930" w:type="dxa"/>
            <w:tcBorders>
              <w:top w:val="nil"/>
              <w:left w:val="nil"/>
              <w:bottom w:val="nil"/>
              <w:right w:val="nil"/>
            </w:tcBorders>
          </w:tcPr>
          <w:p w14:paraId="2A688C4E" w14:textId="77777777" w:rsidR="003E7AD0" w:rsidRDefault="003E7AD0">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p>
        </w:tc>
        <w:tc>
          <w:tcPr>
            <w:tcW w:w="1400" w:type="dxa"/>
            <w:tcBorders>
              <w:top w:val="nil"/>
              <w:left w:val="nil"/>
              <w:bottom w:val="nil"/>
              <w:right w:val="nil"/>
            </w:tcBorders>
          </w:tcPr>
          <w:p w14:paraId="07DB4942"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−0,0337631</w:t>
            </w:r>
          </w:p>
        </w:tc>
        <w:tc>
          <w:tcPr>
            <w:tcW w:w="1400" w:type="dxa"/>
            <w:tcBorders>
              <w:top w:val="nil"/>
              <w:left w:val="nil"/>
              <w:bottom w:val="nil"/>
              <w:right w:val="nil"/>
            </w:tcBorders>
          </w:tcPr>
          <w:p w14:paraId="02960FF1"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0,0388452</w:t>
            </w:r>
          </w:p>
        </w:tc>
        <w:tc>
          <w:tcPr>
            <w:tcW w:w="1400" w:type="dxa"/>
            <w:tcBorders>
              <w:top w:val="nil"/>
              <w:left w:val="nil"/>
              <w:bottom w:val="nil"/>
              <w:right w:val="nil"/>
            </w:tcBorders>
          </w:tcPr>
          <w:p w14:paraId="51EE5569"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−0,8692</w:t>
            </w:r>
          </w:p>
        </w:tc>
        <w:tc>
          <w:tcPr>
            <w:tcW w:w="1400" w:type="dxa"/>
            <w:tcBorders>
              <w:top w:val="nil"/>
              <w:left w:val="nil"/>
              <w:bottom w:val="nil"/>
              <w:right w:val="nil"/>
            </w:tcBorders>
          </w:tcPr>
          <w:p w14:paraId="3F4F7437"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0,3867</w:t>
            </w:r>
          </w:p>
        </w:tc>
        <w:tc>
          <w:tcPr>
            <w:tcW w:w="500" w:type="dxa"/>
            <w:tcBorders>
              <w:top w:val="nil"/>
              <w:left w:val="nil"/>
              <w:bottom w:val="nil"/>
              <w:right w:val="nil"/>
            </w:tcBorders>
          </w:tcPr>
          <w:p w14:paraId="662A2F01" w14:textId="77777777" w:rsidR="003E7AD0" w:rsidRDefault="003E7AD0">
            <w:pPr>
              <w:autoSpaceDE w:val="0"/>
              <w:autoSpaceDN w:val="0"/>
              <w:adjustRightInd w:val="0"/>
              <w:spacing w:after="0" w:line="240" w:lineRule="auto"/>
              <w:rPr>
                <w:rFonts w:ascii="Times New Roman" w:hAnsi="Times New Roman" w:cs="Times New Roman"/>
                <w:sz w:val="24"/>
                <w:szCs w:val="24"/>
              </w:rPr>
            </w:pPr>
          </w:p>
        </w:tc>
      </w:tr>
      <w:tr w:rsidR="003E7AD0" w14:paraId="55D499E1" w14:textId="77777777">
        <w:trPr>
          <w:trHeight w:val="262"/>
          <w:jc w:val="center"/>
        </w:trPr>
        <w:tc>
          <w:tcPr>
            <w:tcW w:w="1930" w:type="dxa"/>
            <w:tcBorders>
              <w:top w:val="nil"/>
              <w:left w:val="nil"/>
              <w:bottom w:val="nil"/>
              <w:right w:val="nil"/>
            </w:tcBorders>
          </w:tcPr>
          <w:p w14:paraId="4DCCD374" w14:textId="77777777" w:rsidR="003E7AD0" w:rsidRDefault="003E7AD0">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d_Selic</w:t>
            </w:r>
            <w:proofErr w:type="spellEnd"/>
          </w:p>
        </w:tc>
        <w:tc>
          <w:tcPr>
            <w:tcW w:w="1400" w:type="dxa"/>
            <w:tcBorders>
              <w:top w:val="nil"/>
              <w:left w:val="nil"/>
              <w:bottom w:val="nil"/>
              <w:right w:val="nil"/>
            </w:tcBorders>
          </w:tcPr>
          <w:p w14:paraId="45D8E42E"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0,778421</w:t>
            </w:r>
          </w:p>
        </w:tc>
        <w:tc>
          <w:tcPr>
            <w:tcW w:w="1400" w:type="dxa"/>
            <w:tcBorders>
              <w:top w:val="nil"/>
              <w:left w:val="nil"/>
              <w:bottom w:val="nil"/>
              <w:right w:val="nil"/>
            </w:tcBorders>
          </w:tcPr>
          <w:p w14:paraId="2CB686CA"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0,531105</w:t>
            </w:r>
          </w:p>
        </w:tc>
        <w:tc>
          <w:tcPr>
            <w:tcW w:w="1400" w:type="dxa"/>
            <w:tcBorders>
              <w:top w:val="nil"/>
              <w:left w:val="nil"/>
              <w:bottom w:val="nil"/>
              <w:right w:val="nil"/>
            </w:tcBorders>
          </w:tcPr>
          <w:p w14:paraId="715DB132"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1,466</w:t>
            </w:r>
          </w:p>
        </w:tc>
        <w:tc>
          <w:tcPr>
            <w:tcW w:w="1400" w:type="dxa"/>
            <w:tcBorders>
              <w:top w:val="nil"/>
              <w:left w:val="nil"/>
              <w:bottom w:val="nil"/>
              <w:right w:val="nil"/>
            </w:tcBorders>
          </w:tcPr>
          <w:p w14:paraId="3263C5BF"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0,1456</w:t>
            </w:r>
          </w:p>
        </w:tc>
        <w:tc>
          <w:tcPr>
            <w:tcW w:w="500" w:type="dxa"/>
            <w:tcBorders>
              <w:top w:val="nil"/>
              <w:left w:val="nil"/>
              <w:bottom w:val="nil"/>
              <w:right w:val="nil"/>
            </w:tcBorders>
          </w:tcPr>
          <w:p w14:paraId="38A61085" w14:textId="77777777" w:rsidR="003E7AD0" w:rsidRDefault="003E7AD0">
            <w:pPr>
              <w:autoSpaceDE w:val="0"/>
              <w:autoSpaceDN w:val="0"/>
              <w:adjustRightInd w:val="0"/>
              <w:spacing w:after="0" w:line="240" w:lineRule="auto"/>
              <w:rPr>
                <w:rFonts w:ascii="Times New Roman" w:hAnsi="Times New Roman" w:cs="Times New Roman"/>
                <w:sz w:val="24"/>
                <w:szCs w:val="24"/>
              </w:rPr>
            </w:pPr>
          </w:p>
        </w:tc>
      </w:tr>
      <w:tr w:rsidR="003E7AD0" w14:paraId="39BD89EB" w14:textId="77777777">
        <w:trPr>
          <w:trHeight w:val="262"/>
          <w:jc w:val="center"/>
        </w:trPr>
        <w:tc>
          <w:tcPr>
            <w:tcW w:w="1930" w:type="dxa"/>
            <w:tcBorders>
              <w:top w:val="nil"/>
              <w:left w:val="nil"/>
              <w:bottom w:val="nil"/>
              <w:right w:val="nil"/>
            </w:tcBorders>
          </w:tcPr>
          <w:p w14:paraId="5820253A"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d_Selic_1</w:t>
            </w:r>
          </w:p>
        </w:tc>
        <w:tc>
          <w:tcPr>
            <w:tcW w:w="1400" w:type="dxa"/>
            <w:tcBorders>
              <w:top w:val="nil"/>
              <w:left w:val="nil"/>
              <w:bottom w:val="nil"/>
              <w:right w:val="nil"/>
            </w:tcBorders>
          </w:tcPr>
          <w:p w14:paraId="64410FC3"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0,449086</w:t>
            </w:r>
          </w:p>
        </w:tc>
        <w:tc>
          <w:tcPr>
            <w:tcW w:w="1400" w:type="dxa"/>
            <w:tcBorders>
              <w:top w:val="nil"/>
              <w:left w:val="nil"/>
              <w:bottom w:val="nil"/>
              <w:right w:val="nil"/>
            </w:tcBorders>
          </w:tcPr>
          <w:p w14:paraId="2F06A90C"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0,622314</w:t>
            </w:r>
          </w:p>
        </w:tc>
        <w:tc>
          <w:tcPr>
            <w:tcW w:w="1400" w:type="dxa"/>
            <w:tcBorders>
              <w:top w:val="nil"/>
              <w:left w:val="nil"/>
              <w:bottom w:val="nil"/>
              <w:right w:val="nil"/>
            </w:tcBorders>
          </w:tcPr>
          <w:p w14:paraId="2D8FF8D8"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0,7216</w:t>
            </w:r>
          </w:p>
        </w:tc>
        <w:tc>
          <w:tcPr>
            <w:tcW w:w="1400" w:type="dxa"/>
            <w:tcBorders>
              <w:top w:val="nil"/>
              <w:left w:val="nil"/>
              <w:bottom w:val="nil"/>
              <w:right w:val="nil"/>
            </w:tcBorders>
          </w:tcPr>
          <w:p w14:paraId="074A34E3"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0,4721</w:t>
            </w:r>
          </w:p>
        </w:tc>
        <w:tc>
          <w:tcPr>
            <w:tcW w:w="500" w:type="dxa"/>
            <w:tcBorders>
              <w:top w:val="nil"/>
              <w:left w:val="nil"/>
              <w:bottom w:val="nil"/>
              <w:right w:val="nil"/>
            </w:tcBorders>
          </w:tcPr>
          <w:p w14:paraId="44DBA7B4" w14:textId="77777777" w:rsidR="003E7AD0" w:rsidRDefault="003E7AD0">
            <w:pPr>
              <w:autoSpaceDE w:val="0"/>
              <w:autoSpaceDN w:val="0"/>
              <w:adjustRightInd w:val="0"/>
              <w:spacing w:after="0" w:line="240" w:lineRule="auto"/>
              <w:rPr>
                <w:rFonts w:ascii="Times New Roman" w:hAnsi="Times New Roman" w:cs="Times New Roman"/>
                <w:sz w:val="24"/>
                <w:szCs w:val="24"/>
              </w:rPr>
            </w:pPr>
          </w:p>
        </w:tc>
      </w:tr>
      <w:tr w:rsidR="003E7AD0" w14:paraId="5E82DCFD" w14:textId="77777777">
        <w:trPr>
          <w:trHeight w:val="262"/>
          <w:jc w:val="center"/>
        </w:trPr>
        <w:tc>
          <w:tcPr>
            <w:tcW w:w="1930" w:type="dxa"/>
            <w:tcBorders>
              <w:top w:val="nil"/>
              <w:left w:val="nil"/>
              <w:bottom w:val="nil"/>
              <w:right w:val="nil"/>
            </w:tcBorders>
          </w:tcPr>
          <w:p w14:paraId="3760DAEE"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d_Selic_2</w:t>
            </w:r>
          </w:p>
        </w:tc>
        <w:tc>
          <w:tcPr>
            <w:tcW w:w="1400" w:type="dxa"/>
            <w:tcBorders>
              <w:top w:val="nil"/>
              <w:left w:val="nil"/>
              <w:bottom w:val="nil"/>
              <w:right w:val="nil"/>
            </w:tcBorders>
          </w:tcPr>
          <w:p w14:paraId="19BBBF25"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0,274013</w:t>
            </w:r>
          </w:p>
        </w:tc>
        <w:tc>
          <w:tcPr>
            <w:tcW w:w="1400" w:type="dxa"/>
            <w:tcBorders>
              <w:top w:val="nil"/>
              <w:left w:val="nil"/>
              <w:bottom w:val="nil"/>
              <w:right w:val="nil"/>
            </w:tcBorders>
          </w:tcPr>
          <w:p w14:paraId="52A0AA62"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0,599209</w:t>
            </w:r>
          </w:p>
        </w:tc>
        <w:tc>
          <w:tcPr>
            <w:tcW w:w="1400" w:type="dxa"/>
            <w:tcBorders>
              <w:top w:val="nil"/>
              <w:left w:val="nil"/>
              <w:bottom w:val="nil"/>
              <w:right w:val="nil"/>
            </w:tcBorders>
          </w:tcPr>
          <w:p w14:paraId="78B5576D"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0,4573</w:t>
            </w:r>
          </w:p>
        </w:tc>
        <w:tc>
          <w:tcPr>
            <w:tcW w:w="1400" w:type="dxa"/>
            <w:tcBorders>
              <w:top w:val="nil"/>
              <w:left w:val="nil"/>
              <w:bottom w:val="nil"/>
              <w:right w:val="nil"/>
            </w:tcBorders>
          </w:tcPr>
          <w:p w14:paraId="5FE7EB07"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0,6484</w:t>
            </w:r>
          </w:p>
        </w:tc>
        <w:tc>
          <w:tcPr>
            <w:tcW w:w="500" w:type="dxa"/>
            <w:tcBorders>
              <w:top w:val="nil"/>
              <w:left w:val="nil"/>
              <w:bottom w:val="nil"/>
              <w:right w:val="nil"/>
            </w:tcBorders>
          </w:tcPr>
          <w:p w14:paraId="5F306440" w14:textId="77777777" w:rsidR="003E7AD0" w:rsidRDefault="003E7AD0">
            <w:pPr>
              <w:autoSpaceDE w:val="0"/>
              <w:autoSpaceDN w:val="0"/>
              <w:adjustRightInd w:val="0"/>
              <w:spacing w:after="0" w:line="240" w:lineRule="auto"/>
              <w:rPr>
                <w:rFonts w:ascii="Times New Roman" w:hAnsi="Times New Roman" w:cs="Times New Roman"/>
                <w:sz w:val="24"/>
                <w:szCs w:val="24"/>
              </w:rPr>
            </w:pPr>
          </w:p>
        </w:tc>
      </w:tr>
      <w:tr w:rsidR="003E7AD0" w14:paraId="2A1A85BA" w14:textId="77777777">
        <w:trPr>
          <w:trHeight w:val="262"/>
          <w:jc w:val="center"/>
        </w:trPr>
        <w:tc>
          <w:tcPr>
            <w:tcW w:w="1930" w:type="dxa"/>
            <w:tcBorders>
              <w:top w:val="nil"/>
              <w:left w:val="nil"/>
              <w:bottom w:val="nil"/>
              <w:right w:val="nil"/>
            </w:tcBorders>
          </w:tcPr>
          <w:p w14:paraId="5D64CBC5"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d_Selic_3</w:t>
            </w:r>
          </w:p>
        </w:tc>
        <w:tc>
          <w:tcPr>
            <w:tcW w:w="1400" w:type="dxa"/>
            <w:tcBorders>
              <w:top w:val="nil"/>
              <w:left w:val="nil"/>
              <w:bottom w:val="nil"/>
              <w:right w:val="nil"/>
            </w:tcBorders>
          </w:tcPr>
          <w:p w14:paraId="7EEA3A0D"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−0,764943</w:t>
            </w:r>
          </w:p>
        </w:tc>
        <w:tc>
          <w:tcPr>
            <w:tcW w:w="1400" w:type="dxa"/>
            <w:tcBorders>
              <w:top w:val="nil"/>
              <w:left w:val="nil"/>
              <w:bottom w:val="nil"/>
              <w:right w:val="nil"/>
            </w:tcBorders>
          </w:tcPr>
          <w:p w14:paraId="7AC1FDBB"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0,632679</w:t>
            </w:r>
          </w:p>
        </w:tc>
        <w:tc>
          <w:tcPr>
            <w:tcW w:w="1400" w:type="dxa"/>
            <w:tcBorders>
              <w:top w:val="nil"/>
              <w:left w:val="nil"/>
              <w:bottom w:val="nil"/>
              <w:right w:val="nil"/>
            </w:tcBorders>
          </w:tcPr>
          <w:p w14:paraId="7F2FD642"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−1,209</w:t>
            </w:r>
          </w:p>
        </w:tc>
        <w:tc>
          <w:tcPr>
            <w:tcW w:w="1400" w:type="dxa"/>
            <w:tcBorders>
              <w:top w:val="nil"/>
              <w:left w:val="nil"/>
              <w:bottom w:val="nil"/>
              <w:right w:val="nil"/>
            </w:tcBorders>
          </w:tcPr>
          <w:p w14:paraId="693B8E65"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0,2293</w:t>
            </w:r>
          </w:p>
        </w:tc>
        <w:tc>
          <w:tcPr>
            <w:tcW w:w="500" w:type="dxa"/>
            <w:tcBorders>
              <w:top w:val="nil"/>
              <w:left w:val="nil"/>
              <w:bottom w:val="nil"/>
              <w:right w:val="nil"/>
            </w:tcBorders>
          </w:tcPr>
          <w:p w14:paraId="2CD2B29A" w14:textId="77777777" w:rsidR="003E7AD0" w:rsidRDefault="003E7AD0">
            <w:pPr>
              <w:autoSpaceDE w:val="0"/>
              <w:autoSpaceDN w:val="0"/>
              <w:adjustRightInd w:val="0"/>
              <w:spacing w:after="0" w:line="240" w:lineRule="auto"/>
              <w:rPr>
                <w:rFonts w:ascii="Times New Roman" w:hAnsi="Times New Roman" w:cs="Times New Roman"/>
                <w:sz w:val="24"/>
                <w:szCs w:val="24"/>
              </w:rPr>
            </w:pPr>
          </w:p>
        </w:tc>
      </w:tr>
      <w:tr w:rsidR="003E7AD0" w14:paraId="6EB3DD6C" w14:textId="77777777">
        <w:trPr>
          <w:trHeight w:val="262"/>
          <w:jc w:val="center"/>
        </w:trPr>
        <w:tc>
          <w:tcPr>
            <w:tcW w:w="1930" w:type="dxa"/>
            <w:tcBorders>
              <w:top w:val="nil"/>
              <w:left w:val="nil"/>
              <w:bottom w:val="nil"/>
              <w:right w:val="nil"/>
            </w:tcBorders>
          </w:tcPr>
          <w:p w14:paraId="56890ADC"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d_Selic_4</w:t>
            </w:r>
          </w:p>
        </w:tc>
        <w:tc>
          <w:tcPr>
            <w:tcW w:w="1400" w:type="dxa"/>
            <w:tcBorders>
              <w:top w:val="nil"/>
              <w:left w:val="nil"/>
              <w:bottom w:val="nil"/>
              <w:right w:val="nil"/>
            </w:tcBorders>
          </w:tcPr>
          <w:p w14:paraId="62726F0A"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−1,46534</w:t>
            </w:r>
          </w:p>
        </w:tc>
        <w:tc>
          <w:tcPr>
            <w:tcW w:w="1400" w:type="dxa"/>
            <w:tcBorders>
              <w:top w:val="nil"/>
              <w:left w:val="nil"/>
              <w:bottom w:val="nil"/>
              <w:right w:val="nil"/>
            </w:tcBorders>
          </w:tcPr>
          <w:p w14:paraId="5B1AB9A8"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0,612406</w:t>
            </w:r>
          </w:p>
        </w:tc>
        <w:tc>
          <w:tcPr>
            <w:tcW w:w="1400" w:type="dxa"/>
            <w:tcBorders>
              <w:top w:val="nil"/>
              <w:left w:val="nil"/>
              <w:bottom w:val="nil"/>
              <w:right w:val="nil"/>
            </w:tcBorders>
          </w:tcPr>
          <w:p w14:paraId="2B5158DE"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−2,393</w:t>
            </w:r>
          </w:p>
        </w:tc>
        <w:tc>
          <w:tcPr>
            <w:tcW w:w="1400" w:type="dxa"/>
            <w:tcBorders>
              <w:top w:val="nil"/>
              <w:left w:val="nil"/>
              <w:bottom w:val="nil"/>
              <w:right w:val="nil"/>
            </w:tcBorders>
          </w:tcPr>
          <w:p w14:paraId="6ACB19A2"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0,0184</w:t>
            </w:r>
          </w:p>
        </w:tc>
        <w:tc>
          <w:tcPr>
            <w:tcW w:w="500" w:type="dxa"/>
            <w:tcBorders>
              <w:top w:val="nil"/>
              <w:left w:val="nil"/>
              <w:bottom w:val="nil"/>
              <w:right w:val="nil"/>
            </w:tcBorders>
          </w:tcPr>
          <w:p w14:paraId="0CA345A7"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3E7AD0" w14:paraId="059D997F" w14:textId="77777777">
        <w:trPr>
          <w:trHeight w:val="262"/>
          <w:jc w:val="center"/>
        </w:trPr>
        <w:tc>
          <w:tcPr>
            <w:tcW w:w="1930" w:type="dxa"/>
            <w:tcBorders>
              <w:top w:val="nil"/>
              <w:left w:val="nil"/>
              <w:bottom w:val="nil"/>
              <w:right w:val="nil"/>
            </w:tcBorders>
          </w:tcPr>
          <w:p w14:paraId="05427C90"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d_Selic_5</w:t>
            </w:r>
          </w:p>
        </w:tc>
        <w:tc>
          <w:tcPr>
            <w:tcW w:w="1400" w:type="dxa"/>
            <w:tcBorders>
              <w:top w:val="nil"/>
              <w:left w:val="nil"/>
              <w:bottom w:val="nil"/>
              <w:right w:val="nil"/>
            </w:tcBorders>
          </w:tcPr>
          <w:p w14:paraId="62B14B65"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−1,05922</w:t>
            </w:r>
          </w:p>
        </w:tc>
        <w:tc>
          <w:tcPr>
            <w:tcW w:w="1400" w:type="dxa"/>
            <w:tcBorders>
              <w:top w:val="nil"/>
              <w:left w:val="nil"/>
              <w:bottom w:val="nil"/>
              <w:right w:val="nil"/>
            </w:tcBorders>
          </w:tcPr>
          <w:p w14:paraId="46A64C8A"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0,635146</w:t>
            </w:r>
          </w:p>
        </w:tc>
        <w:tc>
          <w:tcPr>
            <w:tcW w:w="1400" w:type="dxa"/>
            <w:tcBorders>
              <w:top w:val="nil"/>
              <w:left w:val="nil"/>
              <w:bottom w:val="nil"/>
              <w:right w:val="nil"/>
            </w:tcBorders>
          </w:tcPr>
          <w:p w14:paraId="74D324B8"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−1,668</w:t>
            </w:r>
          </w:p>
        </w:tc>
        <w:tc>
          <w:tcPr>
            <w:tcW w:w="1400" w:type="dxa"/>
            <w:tcBorders>
              <w:top w:val="nil"/>
              <w:left w:val="nil"/>
              <w:bottom w:val="nil"/>
              <w:right w:val="nil"/>
            </w:tcBorders>
          </w:tcPr>
          <w:p w14:paraId="633497D5"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0,0983</w:t>
            </w:r>
          </w:p>
        </w:tc>
        <w:tc>
          <w:tcPr>
            <w:tcW w:w="500" w:type="dxa"/>
            <w:tcBorders>
              <w:top w:val="nil"/>
              <w:left w:val="nil"/>
              <w:bottom w:val="nil"/>
              <w:right w:val="nil"/>
            </w:tcBorders>
          </w:tcPr>
          <w:p w14:paraId="73B1C348"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3E7AD0" w14:paraId="0B656157" w14:textId="77777777">
        <w:trPr>
          <w:trHeight w:val="262"/>
          <w:jc w:val="center"/>
        </w:trPr>
        <w:tc>
          <w:tcPr>
            <w:tcW w:w="1930" w:type="dxa"/>
            <w:tcBorders>
              <w:top w:val="nil"/>
              <w:left w:val="nil"/>
              <w:bottom w:val="nil"/>
              <w:right w:val="nil"/>
            </w:tcBorders>
          </w:tcPr>
          <w:p w14:paraId="0A1645D4"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d_Selic_6</w:t>
            </w:r>
          </w:p>
        </w:tc>
        <w:tc>
          <w:tcPr>
            <w:tcW w:w="1400" w:type="dxa"/>
            <w:tcBorders>
              <w:top w:val="nil"/>
              <w:left w:val="nil"/>
              <w:bottom w:val="nil"/>
              <w:right w:val="nil"/>
            </w:tcBorders>
          </w:tcPr>
          <w:p w14:paraId="13817B55"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−1,03324</w:t>
            </w:r>
          </w:p>
        </w:tc>
        <w:tc>
          <w:tcPr>
            <w:tcW w:w="1400" w:type="dxa"/>
            <w:tcBorders>
              <w:top w:val="nil"/>
              <w:left w:val="nil"/>
              <w:bottom w:val="nil"/>
              <w:right w:val="nil"/>
            </w:tcBorders>
          </w:tcPr>
          <w:p w14:paraId="696530E3"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0,540830</w:t>
            </w:r>
          </w:p>
        </w:tc>
        <w:tc>
          <w:tcPr>
            <w:tcW w:w="1400" w:type="dxa"/>
            <w:tcBorders>
              <w:top w:val="nil"/>
              <w:left w:val="nil"/>
              <w:bottom w:val="nil"/>
              <w:right w:val="nil"/>
            </w:tcBorders>
          </w:tcPr>
          <w:p w14:paraId="6A115977"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−1,910</w:t>
            </w:r>
          </w:p>
        </w:tc>
        <w:tc>
          <w:tcPr>
            <w:tcW w:w="1400" w:type="dxa"/>
            <w:tcBorders>
              <w:top w:val="nil"/>
              <w:left w:val="nil"/>
              <w:bottom w:val="nil"/>
              <w:right w:val="nil"/>
            </w:tcBorders>
          </w:tcPr>
          <w:p w14:paraId="36A224BD"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0,0587</w:t>
            </w:r>
          </w:p>
        </w:tc>
        <w:tc>
          <w:tcPr>
            <w:tcW w:w="500" w:type="dxa"/>
            <w:tcBorders>
              <w:top w:val="nil"/>
              <w:left w:val="nil"/>
              <w:bottom w:val="nil"/>
              <w:right w:val="nil"/>
            </w:tcBorders>
          </w:tcPr>
          <w:p w14:paraId="05683FD4"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3E7AD0" w14:paraId="62DBE126" w14:textId="77777777">
        <w:trPr>
          <w:trHeight w:val="262"/>
          <w:jc w:val="center"/>
        </w:trPr>
        <w:tc>
          <w:tcPr>
            <w:tcW w:w="1930" w:type="dxa"/>
            <w:tcBorders>
              <w:top w:val="nil"/>
              <w:left w:val="nil"/>
              <w:bottom w:val="nil"/>
              <w:right w:val="nil"/>
            </w:tcBorders>
          </w:tcPr>
          <w:p w14:paraId="4B53F85C" w14:textId="77777777" w:rsidR="003E7AD0" w:rsidRDefault="003E7AD0">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TaxadeCAmbio</w:t>
            </w:r>
            <w:proofErr w:type="spellEnd"/>
          </w:p>
        </w:tc>
        <w:tc>
          <w:tcPr>
            <w:tcW w:w="1400" w:type="dxa"/>
            <w:tcBorders>
              <w:top w:val="nil"/>
              <w:left w:val="nil"/>
              <w:bottom w:val="nil"/>
              <w:right w:val="nil"/>
            </w:tcBorders>
          </w:tcPr>
          <w:p w14:paraId="6F6BAC46"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−2,47950</w:t>
            </w:r>
          </w:p>
        </w:tc>
        <w:tc>
          <w:tcPr>
            <w:tcW w:w="1400" w:type="dxa"/>
            <w:tcBorders>
              <w:top w:val="nil"/>
              <w:left w:val="nil"/>
              <w:bottom w:val="nil"/>
              <w:right w:val="nil"/>
            </w:tcBorders>
          </w:tcPr>
          <w:p w14:paraId="10BCE4E1"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1,12989</w:t>
            </w:r>
          </w:p>
        </w:tc>
        <w:tc>
          <w:tcPr>
            <w:tcW w:w="1400" w:type="dxa"/>
            <w:tcBorders>
              <w:top w:val="nil"/>
              <w:left w:val="nil"/>
              <w:bottom w:val="nil"/>
              <w:right w:val="nil"/>
            </w:tcBorders>
          </w:tcPr>
          <w:p w14:paraId="39A5517F"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−2,194</w:t>
            </w:r>
          </w:p>
        </w:tc>
        <w:tc>
          <w:tcPr>
            <w:tcW w:w="1400" w:type="dxa"/>
            <w:tcBorders>
              <w:top w:val="nil"/>
              <w:left w:val="nil"/>
              <w:bottom w:val="nil"/>
              <w:right w:val="nil"/>
            </w:tcBorders>
          </w:tcPr>
          <w:p w14:paraId="1634531A"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0,0303</w:t>
            </w:r>
          </w:p>
        </w:tc>
        <w:tc>
          <w:tcPr>
            <w:tcW w:w="500" w:type="dxa"/>
            <w:tcBorders>
              <w:top w:val="nil"/>
              <w:left w:val="nil"/>
              <w:bottom w:val="nil"/>
              <w:right w:val="nil"/>
            </w:tcBorders>
          </w:tcPr>
          <w:p w14:paraId="7064B760"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3E7AD0" w14:paraId="1304430C" w14:textId="77777777">
        <w:trPr>
          <w:trHeight w:val="262"/>
          <w:jc w:val="center"/>
        </w:trPr>
        <w:tc>
          <w:tcPr>
            <w:tcW w:w="1930" w:type="dxa"/>
            <w:tcBorders>
              <w:top w:val="nil"/>
              <w:left w:val="nil"/>
              <w:bottom w:val="nil"/>
              <w:right w:val="nil"/>
            </w:tcBorders>
          </w:tcPr>
          <w:p w14:paraId="285951A3"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TaxadeCAmbio_1</w:t>
            </w:r>
          </w:p>
        </w:tc>
        <w:tc>
          <w:tcPr>
            <w:tcW w:w="1400" w:type="dxa"/>
            <w:tcBorders>
              <w:top w:val="nil"/>
              <w:left w:val="nil"/>
              <w:bottom w:val="nil"/>
              <w:right w:val="nil"/>
            </w:tcBorders>
          </w:tcPr>
          <w:p w14:paraId="059DA419"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−1,03168</w:t>
            </w:r>
          </w:p>
        </w:tc>
        <w:tc>
          <w:tcPr>
            <w:tcW w:w="1400" w:type="dxa"/>
            <w:tcBorders>
              <w:top w:val="nil"/>
              <w:left w:val="nil"/>
              <w:bottom w:val="nil"/>
              <w:right w:val="nil"/>
            </w:tcBorders>
          </w:tcPr>
          <w:p w14:paraId="0BAD0A4F"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1,18135</w:t>
            </w:r>
          </w:p>
        </w:tc>
        <w:tc>
          <w:tcPr>
            <w:tcW w:w="1400" w:type="dxa"/>
            <w:tcBorders>
              <w:top w:val="nil"/>
              <w:left w:val="nil"/>
              <w:bottom w:val="nil"/>
              <w:right w:val="nil"/>
            </w:tcBorders>
          </w:tcPr>
          <w:p w14:paraId="08712729"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−0,8733</w:t>
            </w:r>
          </w:p>
        </w:tc>
        <w:tc>
          <w:tcPr>
            <w:tcW w:w="1400" w:type="dxa"/>
            <w:tcBorders>
              <w:top w:val="nil"/>
              <w:left w:val="nil"/>
              <w:bottom w:val="nil"/>
              <w:right w:val="nil"/>
            </w:tcBorders>
          </w:tcPr>
          <w:p w14:paraId="77F7F4AE"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0,3844</w:t>
            </w:r>
          </w:p>
        </w:tc>
        <w:tc>
          <w:tcPr>
            <w:tcW w:w="500" w:type="dxa"/>
            <w:tcBorders>
              <w:top w:val="nil"/>
              <w:left w:val="nil"/>
              <w:bottom w:val="nil"/>
              <w:right w:val="nil"/>
            </w:tcBorders>
          </w:tcPr>
          <w:p w14:paraId="7E72BE87" w14:textId="77777777" w:rsidR="003E7AD0" w:rsidRDefault="003E7AD0">
            <w:pPr>
              <w:autoSpaceDE w:val="0"/>
              <w:autoSpaceDN w:val="0"/>
              <w:adjustRightInd w:val="0"/>
              <w:spacing w:after="0" w:line="240" w:lineRule="auto"/>
              <w:rPr>
                <w:rFonts w:ascii="Times New Roman" w:hAnsi="Times New Roman" w:cs="Times New Roman"/>
                <w:sz w:val="24"/>
                <w:szCs w:val="24"/>
              </w:rPr>
            </w:pPr>
          </w:p>
        </w:tc>
      </w:tr>
      <w:tr w:rsidR="003E7AD0" w14:paraId="76322AFE" w14:textId="77777777">
        <w:trPr>
          <w:trHeight w:val="262"/>
          <w:jc w:val="center"/>
        </w:trPr>
        <w:tc>
          <w:tcPr>
            <w:tcW w:w="1930" w:type="dxa"/>
            <w:tcBorders>
              <w:top w:val="nil"/>
              <w:left w:val="nil"/>
              <w:bottom w:val="nil"/>
              <w:right w:val="nil"/>
            </w:tcBorders>
          </w:tcPr>
          <w:p w14:paraId="258CDC88"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TaxadeCAmbio_2</w:t>
            </w:r>
          </w:p>
        </w:tc>
        <w:tc>
          <w:tcPr>
            <w:tcW w:w="1400" w:type="dxa"/>
            <w:tcBorders>
              <w:top w:val="nil"/>
              <w:left w:val="nil"/>
              <w:bottom w:val="nil"/>
              <w:right w:val="nil"/>
            </w:tcBorders>
          </w:tcPr>
          <w:p w14:paraId="27F51796"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3,14542</w:t>
            </w:r>
          </w:p>
        </w:tc>
        <w:tc>
          <w:tcPr>
            <w:tcW w:w="1400" w:type="dxa"/>
            <w:tcBorders>
              <w:top w:val="nil"/>
              <w:left w:val="nil"/>
              <w:bottom w:val="nil"/>
              <w:right w:val="nil"/>
            </w:tcBorders>
          </w:tcPr>
          <w:p w14:paraId="0096A898"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1,17877</w:t>
            </w:r>
          </w:p>
        </w:tc>
        <w:tc>
          <w:tcPr>
            <w:tcW w:w="1400" w:type="dxa"/>
            <w:tcBorders>
              <w:top w:val="nil"/>
              <w:left w:val="nil"/>
              <w:bottom w:val="nil"/>
              <w:right w:val="nil"/>
            </w:tcBorders>
          </w:tcPr>
          <w:p w14:paraId="2ECE6D31"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2,668</w:t>
            </w:r>
          </w:p>
        </w:tc>
        <w:tc>
          <w:tcPr>
            <w:tcW w:w="1400" w:type="dxa"/>
            <w:tcBorders>
              <w:top w:val="nil"/>
              <w:left w:val="nil"/>
              <w:bottom w:val="nil"/>
              <w:right w:val="nil"/>
            </w:tcBorders>
          </w:tcPr>
          <w:p w14:paraId="403FBD74"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0,0088</w:t>
            </w:r>
          </w:p>
        </w:tc>
        <w:tc>
          <w:tcPr>
            <w:tcW w:w="500" w:type="dxa"/>
            <w:tcBorders>
              <w:top w:val="nil"/>
              <w:left w:val="nil"/>
              <w:bottom w:val="nil"/>
              <w:right w:val="nil"/>
            </w:tcBorders>
          </w:tcPr>
          <w:p w14:paraId="6853E983"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3E7AD0" w14:paraId="032A992A" w14:textId="77777777">
        <w:trPr>
          <w:trHeight w:val="262"/>
          <w:jc w:val="center"/>
        </w:trPr>
        <w:tc>
          <w:tcPr>
            <w:tcW w:w="1930" w:type="dxa"/>
            <w:tcBorders>
              <w:top w:val="nil"/>
              <w:left w:val="nil"/>
              <w:bottom w:val="nil"/>
              <w:right w:val="nil"/>
            </w:tcBorders>
          </w:tcPr>
          <w:p w14:paraId="7DA83B65"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TaxadeCAmbio_3</w:t>
            </w:r>
          </w:p>
        </w:tc>
        <w:tc>
          <w:tcPr>
            <w:tcW w:w="1400" w:type="dxa"/>
            <w:tcBorders>
              <w:top w:val="nil"/>
              <w:left w:val="nil"/>
              <w:bottom w:val="nil"/>
              <w:right w:val="nil"/>
            </w:tcBorders>
          </w:tcPr>
          <w:p w14:paraId="39FB8BE6"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3,02954</w:t>
            </w:r>
          </w:p>
        </w:tc>
        <w:tc>
          <w:tcPr>
            <w:tcW w:w="1400" w:type="dxa"/>
            <w:tcBorders>
              <w:top w:val="nil"/>
              <w:left w:val="nil"/>
              <w:bottom w:val="nil"/>
              <w:right w:val="nil"/>
            </w:tcBorders>
          </w:tcPr>
          <w:p w14:paraId="0232DA4A"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1,21995</w:t>
            </w:r>
          </w:p>
        </w:tc>
        <w:tc>
          <w:tcPr>
            <w:tcW w:w="1400" w:type="dxa"/>
            <w:tcBorders>
              <w:top w:val="nil"/>
              <w:left w:val="nil"/>
              <w:bottom w:val="nil"/>
              <w:right w:val="nil"/>
            </w:tcBorders>
          </w:tcPr>
          <w:p w14:paraId="73ECF34A"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2,483</w:t>
            </w:r>
          </w:p>
        </w:tc>
        <w:tc>
          <w:tcPr>
            <w:tcW w:w="1400" w:type="dxa"/>
            <w:tcBorders>
              <w:top w:val="nil"/>
              <w:left w:val="nil"/>
              <w:bottom w:val="nil"/>
              <w:right w:val="nil"/>
            </w:tcBorders>
          </w:tcPr>
          <w:p w14:paraId="643E56BE"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0,0146</w:t>
            </w:r>
          </w:p>
        </w:tc>
        <w:tc>
          <w:tcPr>
            <w:tcW w:w="500" w:type="dxa"/>
            <w:tcBorders>
              <w:top w:val="nil"/>
              <w:left w:val="nil"/>
              <w:bottom w:val="nil"/>
              <w:right w:val="nil"/>
            </w:tcBorders>
          </w:tcPr>
          <w:p w14:paraId="4692A757"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3E7AD0" w14:paraId="1A06E91F" w14:textId="77777777">
        <w:trPr>
          <w:trHeight w:val="262"/>
          <w:jc w:val="center"/>
        </w:trPr>
        <w:tc>
          <w:tcPr>
            <w:tcW w:w="1930" w:type="dxa"/>
            <w:tcBorders>
              <w:top w:val="nil"/>
              <w:left w:val="nil"/>
              <w:bottom w:val="nil"/>
              <w:right w:val="nil"/>
            </w:tcBorders>
          </w:tcPr>
          <w:p w14:paraId="14428A98"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TaxadeCAmbio_4</w:t>
            </w:r>
          </w:p>
        </w:tc>
        <w:tc>
          <w:tcPr>
            <w:tcW w:w="1400" w:type="dxa"/>
            <w:tcBorders>
              <w:top w:val="nil"/>
              <w:left w:val="nil"/>
              <w:bottom w:val="nil"/>
              <w:right w:val="nil"/>
            </w:tcBorders>
          </w:tcPr>
          <w:p w14:paraId="57CBB4BF"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1,14585</w:t>
            </w:r>
          </w:p>
        </w:tc>
        <w:tc>
          <w:tcPr>
            <w:tcW w:w="1400" w:type="dxa"/>
            <w:tcBorders>
              <w:top w:val="nil"/>
              <w:left w:val="nil"/>
              <w:bottom w:val="nil"/>
              <w:right w:val="nil"/>
            </w:tcBorders>
          </w:tcPr>
          <w:p w14:paraId="3CE1F7D3"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1,24455</w:t>
            </w:r>
          </w:p>
        </w:tc>
        <w:tc>
          <w:tcPr>
            <w:tcW w:w="1400" w:type="dxa"/>
            <w:tcBorders>
              <w:top w:val="nil"/>
              <w:left w:val="nil"/>
              <w:bottom w:val="nil"/>
              <w:right w:val="nil"/>
            </w:tcBorders>
          </w:tcPr>
          <w:p w14:paraId="43ED3DD5"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0,9207</w:t>
            </w:r>
          </w:p>
        </w:tc>
        <w:tc>
          <w:tcPr>
            <w:tcW w:w="1400" w:type="dxa"/>
            <w:tcBorders>
              <w:top w:val="nil"/>
              <w:left w:val="nil"/>
              <w:bottom w:val="nil"/>
              <w:right w:val="nil"/>
            </w:tcBorders>
          </w:tcPr>
          <w:p w14:paraId="7F69E898"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0,3593</w:t>
            </w:r>
          </w:p>
        </w:tc>
        <w:tc>
          <w:tcPr>
            <w:tcW w:w="500" w:type="dxa"/>
            <w:tcBorders>
              <w:top w:val="nil"/>
              <w:left w:val="nil"/>
              <w:bottom w:val="nil"/>
              <w:right w:val="nil"/>
            </w:tcBorders>
          </w:tcPr>
          <w:p w14:paraId="1D0D15B8" w14:textId="77777777" w:rsidR="003E7AD0" w:rsidRDefault="003E7AD0">
            <w:pPr>
              <w:autoSpaceDE w:val="0"/>
              <w:autoSpaceDN w:val="0"/>
              <w:adjustRightInd w:val="0"/>
              <w:spacing w:after="0" w:line="240" w:lineRule="auto"/>
              <w:rPr>
                <w:rFonts w:ascii="Times New Roman" w:hAnsi="Times New Roman" w:cs="Times New Roman"/>
                <w:sz w:val="24"/>
                <w:szCs w:val="24"/>
              </w:rPr>
            </w:pPr>
          </w:p>
        </w:tc>
      </w:tr>
      <w:tr w:rsidR="003E7AD0" w14:paraId="725BAB49" w14:textId="77777777">
        <w:trPr>
          <w:trHeight w:val="262"/>
          <w:jc w:val="center"/>
        </w:trPr>
        <w:tc>
          <w:tcPr>
            <w:tcW w:w="1930" w:type="dxa"/>
            <w:tcBorders>
              <w:top w:val="nil"/>
              <w:left w:val="nil"/>
              <w:bottom w:val="nil"/>
              <w:right w:val="nil"/>
            </w:tcBorders>
          </w:tcPr>
          <w:p w14:paraId="162A035C"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TaxadeCAmbio_5</w:t>
            </w:r>
          </w:p>
        </w:tc>
        <w:tc>
          <w:tcPr>
            <w:tcW w:w="1400" w:type="dxa"/>
            <w:tcBorders>
              <w:top w:val="nil"/>
              <w:left w:val="nil"/>
              <w:bottom w:val="nil"/>
              <w:right w:val="nil"/>
            </w:tcBorders>
          </w:tcPr>
          <w:p w14:paraId="64CFA3A1"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1,67405</w:t>
            </w:r>
          </w:p>
        </w:tc>
        <w:tc>
          <w:tcPr>
            <w:tcW w:w="1400" w:type="dxa"/>
            <w:tcBorders>
              <w:top w:val="nil"/>
              <w:left w:val="nil"/>
              <w:bottom w:val="nil"/>
              <w:right w:val="nil"/>
            </w:tcBorders>
          </w:tcPr>
          <w:p w14:paraId="0CC55512"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1,18347</w:t>
            </w:r>
          </w:p>
        </w:tc>
        <w:tc>
          <w:tcPr>
            <w:tcW w:w="1400" w:type="dxa"/>
            <w:tcBorders>
              <w:top w:val="nil"/>
              <w:left w:val="nil"/>
              <w:bottom w:val="nil"/>
              <w:right w:val="nil"/>
            </w:tcBorders>
          </w:tcPr>
          <w:p w14:paraId="095D5781"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1,415</w:t>
            </w:r>
          </w:p>
        </w:tc>
        <w:tc>
          <w:tcPr>
            <w:tcW w:w="1400" w:type="dxa"/>
            <w:tcBorders>
              <w:top w:val="nil"/>
              <w:left w:val="nil"/>
              <w:bottom w:val="nil"/>
              <w:right w:val="nil"/>
            </w:tcBorders>
          </w:tcPr>
          <w:p w14:paraId="5CF299AC"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0,1601</w:t>
            </w:r>
          </w:p>
        </w:tc>
        <w:tc>
          <w:tcPr>
            <w:tcW w:w="500" w:type="dxa"/>
            <w:tcBorders>
              <w:top w:val="nil"/>
              <w:left w:val="nil"/>
              <w:bottom w:val="nil"/>
              <w:right w:val="nil"/>
            </w:tcBorders>
          </w:tcPr>
          <w:p w14:paraId="61FE42F5" w14:textId="77777777" w:rsidR="003E7AD0" w:rsidRDefault="003E7AD0">
            <w:pPr>
              <w:autoSpaceDE w:val="0"/>
              <w:autoSpaceDN w:val="0"/>
              <w:adjustRightInd w:val="0"/>
              <w:spacing w:after="0" w:line="240" w:lineRule="auto"/>
              <w:rPr>
                <w:rFonts w:ascii="Times New Roman" w:hAnsi="Times New Roman" w:cs="Times New Roman"/>
                <w:sz w:val="24"/>
                <w:szCs w:val="24"/>
              </w:rPr>
            </w:pPr>
          </w:p>
        </w:tc>
      </w:tr>
      <w:tr w:rsidR="003E7AD0" w14:paraId="3D34F7BC" w14:textId="77777777">
        <w:trPr>
          <w:trHeight w:val="262"/>
          <w:jc w:val="center"/>
        </w:trPr>
        <w:tc>
          <w:tcPr>
            <w:tcW w:w="1930" w:type="dxa"/>
            <w:tcBorders>
              <w:top w:val="nil"/>
              <w:left w:val="nil"/>
              <w:bottom w:val="nil"/>
              <w:right w:val="nil"/>
            </w:tcBorders>
          </w:tcPr>
          <w:p w14:paraId="41C6FA25"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TaxadeCAmbio_6</w:t>
            </w:r>
          </w:p>
        </w:tc>
        <w:tc>
          <w:tcPr>
            <w:tcW w:w="1400" w:type="dxa"/>
            <w:tcBorders>
              <w:top w:val="nil"/>
              <w:left w:val="nil"/>
              <w:bottom w:val="nil"/>
              <w:right w:val="nil"/>
            </w:tcBorders>
          </w:tcPr>
          <w:p w14:paraId="09772334"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0,779352</w:t>
            </w:r>
          </w:p>
        </w:tc>
        <w:tc>
          <w:tcPr>
            <w:tcW w:w="1400" w:type="dxa"/>
            <w:tcBorders>
              <w:top w:val="nil"/>
              <w:left w:val="nil"/>
              <w:bottom w:val="nil"/>
              <w:right w:val="nil"/>
            </w:tcBorders>
          </w:tcPr>
          <w:p w14:paraId="3A8E397D"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1,19504</w:t>
            </w:r>
          </w:p>
        </w:tc>
        <w:tc>
          <w:tcPr>
            <w:tcW w:w="1400" w:type="dxa"/>
            <w:tcBorders>
              <w:top w:val="nil"/>
              <w:left w:val="nil"/>
              <w:bottom w:val="nil"/>
              <w:right w:val="nil"/>
            </w:tcBorders>
          </w:tcPr>
          <w:p w14:paraId="7D4041B4"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0,6522</w:t>
            </w:r>
          </w:p>
        </w:tc>
        <w:tc>
          <w:tcPr>
            <w:tcW w:w="1400" w:type="dxa"/>
            <w:tcBorders>
              <w:top w:val="nil"/>
              <w:left w:val="nil"/>
              <w:bottom w:val="nil"/>
              <w:right w:val="nil"/>
            </w:tcBorders>
          </w:tcPr>
          <w:p w14:paraId="252599AB"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0,5157</w:t>
            </w:r>
          </w:p>
        </w:tc>
        <w:tc>
          <w:tcPr>
            <w:tcW w:w="500" w:type="dxa"/>
            <w:tcBorders>
              <w:top w:val="nil"/>
              <w:left w:val="nil"/>
              <w:bottom w:val="nil"/>
              <w:right w:val="nil"/>
            </w:tcBorders>
          </w:tcPr>
          <w:p w14:paraId="2E84F197" w14:textId="77777777" w:rsidR="003E7AD0" w:rsidRDefault="003E7AD0">
            <w:pPr>
              <w:autoSpaceDE w:val="0"/>
              <w:autoSpaceDN w:val="0"/>
              <w:adjustRightInd w:val="0"/>
              <w:spacing w:after="0" w:line="240" w:lineRule="auto"/>
              <w:rPr>
                <w:rFonts w:ascii="Times New Roman" w:hAnsi="Times New Roman" w:cs="Times New Roman"/>
                <w:sz w:val="24"/>
                <w:szCs w:val="24"/>
              </w:rPr>
            </w:pPr>
          </w:p>
        </w:tc>
      </w:tr>
      <w:tr w:rsidR="003E7AD0" w14:paraId="620FD8D1" w14:textId="77777777">
        <w:trPr>
          <w:trHeight w:val="262"/>
          <w:jc w:val="center"/>
        </w:trPr>
        <w:tc>
          <w:tcPr>
            <w:tcW w:w="1930" w:type="dxa"/>
            <w:tcBorders>
              <w:top w:val="nil"/>
              <w:left w:val="nil"/>
              <w:bottom w:val="nil"/>
              <w:right w:val="nil"/>
            </w:tcBorders>
          </w:tcPr>
          <w:p w14:paraId="3410C4E2"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d_InflaAAoArtigosdeResidAnc_1</w:t>
            </w:r>
          </w:p>
        </w:tc>
        <w:tc>
          <w:tcPr>
            <w:tcW w:w="1400" w:type="dxa"/>
            <w:tcBorders>
              <w:top w:val="nil"/>
              <w:left w:val="nil"/>
              <w:bottom w:val="nil"/>
              <w:right w:val="nil"/>
            </w:tcBorders>
          </w:tcPr>
          <w:p w14:paraId="025DE6ED"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−0,750102</w:t>
            </w:r>
          </w:p>
        </w:tc>
        <w:tc>
          <w:tcPr>
            <w:tcW w:w="1400" w:type="dxa"/>
            <w:tcBorders>
              <w:top w:val="nil"/>
              <w:left w:val="nil"/>
              <w:bottom w:val="nil"/>
              <w:right w:val="nil"/>
            </w:tcBorders>
          </w:tcPr>
          <w:p w14:paraId="6770B6E3"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0,0954303</w:t>
            </w:r>
          </w:p>
        </w:tc>
        <w:tc>
          <w:tcPr>
            <w:tcW w:w="1400" w:type="dxa"/>
            <w:tcBorders>
              <w:top w:val="nil"/>
              <w:left w:val="nil"/>
              <w:bottom w:val="nil"/>
              <w:right w:val="nil"/>
            </w:tcBorders>
          </w:tcPr>
          <w:p w14:paraId="6A25036C"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−7,860</w:t>
            </w:r>
          </w:p>
        </w:tc>
        <w:tc>
          <w:tcPr>
            <w:tcW w:w="1400" w:type="dxa"/>
            <w:tcBorders>
              <w:top w:val="nil"/>
              <w:left w:val="nil"/>
              <w:bottom w:val="nil"/>
              <w:right w:val="nil"/>
            </w:tcBorders>
          </w:tcPr>
          <w:p w14:paraId="290138BA"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&lt;0,0001</w:t>
            </w:r>
          </w:p>
        </w:tc>
        <w:tc>
          <w:tcPr>
            <w:tcW w:w="500" w:type="dxa"/>
            <w:tcBorders>
              <w:top w:val="nil"/>
              <w:left w:val="nil"/>
              <w:bottom w:val="nil"/>
              <w:right w:val="nil"/>
            </w:tcBorders>
          </w:tcPr>
          <w:p w14:paraId="2EEA0007"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3E7AD0" w14:paraId="1E410E5E" w14:textId="77777777">
        <w:trPr>
          <w:trHeight w:val="262"/>
          <w:jc w:val="center"/>
        </w:trPr>
        <w:tc>
          <w:tcPr>
            <w:tcW w:w="1930" w:type="dxa"/>
            <w:tcBorders>
              <w:top w:val="nil"/>
              <w:left w:val="nil"/>
              <w:bottom w:val="nil"/>
              <w:right w:val="nil"/>
            </w:tcBorders>
          </w:tcPr>
          <w:p w14:paraId="14FDC6AF"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d_InflaAAoArtigosdeResidAnc_2</w:t>
            </w:r>
          </w:p>
        </w:tc>
        <w:tc>
          <w:tcPr>
            <w:tcW w:w="1400" w:type="dxa"/>
            <w:tcBorders>
              <w:top w:val="nil"/>
              <w:left w:val="nil"/>
              <w:bottom w:val="nil"/>
              <w:right w:val="nil"/>
            </w:tcBorders>
          </w:tcPr>
          <w:p w14:paraId="66BBEB9B"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−0,517958</w:t>
            </w:r>
          </w:p>
        </w:tc>
        <w:tc>
          <w:tcPr>
            <w:tcW w:w="1400" w:type="dxa"/>
            <w:tcBorders>
              <w:top w:val="nil"/>
              <w:left w:val="nil"/>
              <w:bottom w:val="nil"/>
              <w:right w:val="nil"/>
            </w:tcBorders>
          </w:tcPr>
          <w:p w14:paraId="524A96D0"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0,117327</w:t>
            </w:r>
          </w:p>
        </w:tc>
        <w:tc>
          <w:tcPr>
            <w:tcW w:w="1400" w:type="dxa"/>
            <w:tcBorders>
              <w:top w:val="nil"/>
              <w:left w:val="nil"/>
              <w:bottom w:val="nil"/>
              <w:right w:val="nil"/>
            </w:tcBorders>
          </w:tcPr>
          <w:p w14:paraId="12888CEC"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−4,415</w:t>
            </w:r>
          </w:p>
        </w:tc>
        <w:tc>
          <w:tcPr>
            <w:tcW w:w="1400" w:type="dxa"/>
            <w:tcBorders>
              <w:top w:val="nil"/>
              <w:left w:val="nil"/>
              <w:bottom w:val="nil"/>
              <w:right w:val="nil"/>
            </w:tcBorders>
          </w:tcPr>
          <w:p w14:paraId="1B92E7AB"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&lt;0,0001</w:t>
            </w:r>
          </w:p>
        </w:tc>
        <w:tc>
          <w:tcPr>
            <w:tcW w:w="500" w:type="dxa"/>
            <w:tcBorders>
              <w:top w:val="nil"/>
              <w:left w:val="nil"/>
              <w:bottom w:val="nil"/>
              <w:right w:val="nil"/>
            </w:tcBorders>
          </w:tcPr>
          <w:p w14:paraId="6DCE4BDB"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3E7AD0" w14:paraId="1F14BCE4" w14:textId="77777777">
        <w:trPr>
          <w:trHeight w:val="262"/>
          <w:jc w:val="center"/>
        </w:trPr>
        <w:tc>
          <w:tcPr>
            <w:tcW w:w="1930" w:type="dxa"/>
            <w:tcBorders>
              <w:top w:val="nil"/>
              <w:left w:val="nil"/>
              <w:bottom w:val="nil"/>
              <w:right w:val="nil"/>
            </w:tcBorders>
          </w:tcPr>
          <w:p w14:paraId="40D0DEBA"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d_InflaAAoArtigosdeResidAnc_3</w:t>
            </w:r>
          </w:p>
        </w:tc>
        <w:tc>
          <w:tcPr>
            <w:tcW w:w="1400" w:type="dxa"/>
            <w:tcBorders>
              <w:top w:val="nil"/>
              <w:left w:val="nil"/>
              <w:bottom w:val="nil"/>
              <w:right w:val="nil"/>
            </w:tcBorders>
          </w:tcPr>
          <w:p w14:paraId="27FD505A"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−0,365971</w:t>
            </w:r>
          </w:p>
        </w:tc>
        <w:tc>
          <w:tcPr>
            <w:tcW w:w="1400" w:type="dxa"/>
            <w:tcBorders>
              <w:top w:val="nil"/>
              <w:left w:val="nil"/>
              <w:bottom w:val="nil"/>
              <w:right w:val="nil"/>
            </w:tcBorders>
          </w:tcPr>
          <w:p w14:paraId="3C004AD0"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0,120581</w:t>
            </w:r>
          </w:p>
        </w:tc>
        <w:tc>
          <w:tcPr>
            <w:tcW w:w="1400" w:type="dxa"/>
            <w:tcBorders>
              <w:top w:val="nil"/>
              <w:left w:val="nil"/>
              <w:bottom w:val="nil"/>
              <w:right w:val="nil"/>
            </w:tcBorders>
          </w:tcPr>
          <w:p w14:paraId="7242D74A"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−3,035</w:t>
            </w:r>
          </w:p>
        </w:tc>
        <w:tc>
          <w:tcPr>
            <w:tcW w:w="1400" w:type="dxa"/>
            <w:tcBorders>
              <w:top w:val="nil"/>
              <w:left w:val="nil"/>
              <w:bottom w:val="nil"/>
              <w:right w:val="nil"/>
            </w:tcBorders>
          </w:tcPr>
          <w:p w14:paraId="094A27E6"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0,0030</w:t>
            </w:r>
          </w:p>
        </w:tc>
        <w:tc>
          <w:tcPr>
            <w:tcW w:w="500" w:type="dxa"/>
            <w:tcBorders>
              <w:top w:val="nil"/>
              <w:left w:val="nil"/>
              <w:bottom w:val="nil"/>
              <w:right w:val="nil"/>
            </w:tcBorders>
          </w:tcPr>
          <w:p w14:paraId="7CE95953"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3E7AD0" w14:paraId="768F6A05" w14:textId="77777777">
        <w:trPr>
          <w:trHeight w:val="262"/>
          <w:jc w:val="center"/>
        </w:trPr>
        <w:tc>
          <w:tcPr>
            <w:tcW w:w="1930" w:type="dxa"/>
            <w:tcBorders>
              <w:top w:val="nil"/>
              <w:left w:val="nil"/>
              <w:bottom w:val="nil"/>
              <w:right w:val="nil"/>
            </w:tcBorders>
          </w:tcPr>
          <w:p w14:paraId="799F347E"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d_InflaAAoArtigosdeResidAnc_4</w:t>
            </w:r>
          </w:p>
        </w:tc>
        <w:tc>
          <w:tcPr>
            <w:tcW w:w="1400" w:type="dxa"/>
            <w:tcBorders>
              <w:top w:val="nil"/>
              <w:left w:val="nil"/>
              <w:bottom w:val="nil"/>
              <w:right w:val="nil"/>
            </w:tcBorders>
          </w:tcPr>
          <w:p w14:paraId="6BADB26B"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−0,0848629</w:t>
            </w:r>
          </w:p>
        </w:tc>
        <w:tc>
          <w:tcPr>
            <w:tcW w:w="1400" w:type="dxa"/>
            <w:tcBorders>
              <w:top w:val="nil"/>
              <w:left w:val="nil"/>
              <w:bottom w:val="nil"/>
              <w:right w:val="nil"/>
            </w:tcBorders>
          </w:tcPr>
          <w:p w14:paraId="01A29B66"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0,115825</w:t>
            </w:r>
          </w:p>
        </w:tc>
        <w:tc>
          <w:tcPr>
            <w:tcW w:w="1400" w:type="dxa"/>
            <w:tcBorders>
              <w:top w:val="nil"/>
              <w:left w:val="nil"/>
              <w:bottom w:val="nil"/>
              <w:right w:val="nil"/>
            </w:tcBorders>
          </w:tcPr>
          <w:p w14:paraId="56305A84"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−0,7327</w:t>
            </w:r>
          </w:p>
        </w:tc>
        <w:tc>
          <w:tcPr>
            <w:tcW w:w="1400" w:type="dxa"/>
            <w:tcBorders>
              <w:top w:val="nil"/>
              <w:left w:val="nil"/>
              <w:bottom w:val="nil"/>
              <w:right w:val="nil"/>
            </w:tcBorders>
          </w:tcPr>
          <w:p w14:paraId="180D5838"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0,4653</w:t>
            </w:r>
          </w:p>
        </w:tc>
        <w:tc>
          <w:tcPr>
            <w:tcW w:w="500" w:type="dxa"/>
            <w:tcBorders>
              <w:top w:val="nil"/>
              <w:left w:val="nil"/>
              <w:bottom w:val="nil"/>
              <w:right w:val="nil"/>
            </w:tcBorders>
          </w:tcPr>
          <w:p w14:paraId="52FE0840" w14:textId="77777777" w:rsidR="003E7AD0" w:rsidRDefault="003E7AD0">
            <w:pPr>
              <w:autoSpaceDE w:val="0"/>
              <w:autoSpaceDN w:val="0"/>
              <w:adjustRightInd w:val="0"/>
              <w:spacing w:after="0" w:line="240" w:lineRule="auto"/>
              <w:rPr>
                <w:rFonts w:ascii="Times New Roman" w:hAnsi="Times New Roman" w:cs="Times New Roman"/>
                <w:sz w:val="24"/>
                <w:szCs w:val="24"/>
              </w:rPr>
            </w:pPr>
          </w:p>
        </w:tc>
      </w:tr>
      <w:tr w:rsidR="003E7AD0" w14:paraId="55281548" w14:textId="77777777">
        <w:trPr>
          <w:trHeight w:val="262"/>
          <w:jc w:val="center"/>
        </w:trPr>
        <w:tc>
          <w:tcPr>
            <w:tcW w:w="1930" w:type="dxa"/>
            <w:tcBorders>
              <w:top w:val="nil"/>
              <w:left w:val="nil"/>
              <w:bottom w:val="nil"/>
              <w:right w:val="nil"/>
            </w:tcBorders>
          </w:tcPr>
          <w:p w14:paraId="76E33BCC"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d_InflaAAoArtigosdeResidAnc_5</w:t>
            </w:r>
          </w:p>
        </w:tc>
        <w:tc>
          <w:tcPr>
            <w:tcW w:w="1400" w:type="dxa"/>
            <w:tcBorders>
              <w:top w:val="nil"/>
              <w:left w:val="nil"/>
              <w:bottom w:val="nil"/>
              <w:right w:val="nil"/>
            </w:tcBorders>
          </w:tcPr>
          <w:p w14:paraId="0679F63A"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−0,128316</w:t>
            </w:r>
          </w:p>
        </w:tc>
        <w:tc>
          <w:tcPr>
            <w:tcW w:w="1400" w:type="dxa"/>
            <w:tcBorders>
              <w:top w:val="nil"/>
              <w:left w:val="nil"/>
              <w:bottom w:val="nil"/>
              <w:right w:val="nil"/>
            </w:tcBorders>
          </w:tcPr>
          <w:p w14:paraId="0FE7BEF4"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0,103234</w:t>
            </w:r>
          </w:p>
        </w:tc>
        <w:tc>
          <w:tcPr>
            <w:tcW w:w="1400" w:type="dxa"/>
            <w:tcBorders>
              <w:top w:val="nil"/>
              <w:left w:val="nil"/>
              <w:bottom w:val="nil"/>
              <w:right w:val="nil"/>
            </w:tcBorders>
          </w:tcPr>
          <w:p w14:paraId="48954CBD"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−1,243</w:t>
            </w:r>
          </w:p>
        </w:tc>
        <w:tc>
          <w:tcPr>
            <w:tcW w:w="1400" w:type="dxa"/>
            <w:tcBorders>
              <w:top w:val="nil"/>
              <w:left w:val="nil"/>
              <w:bottom w:val="nil"/>
              <w:right w:val="nil"/>
            </w:tcBorders>
          </w:tcPr>
          <w:p w14:paraId="22ADCE0C"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0,2166</w:t>
            </w:r>
          </w:p>
        </w:tc>
        <w:tc>
          <w:tcPr>
            <w:tcW w:w="500" w:type="dxa"/>
            <w:tcBorders>
              <w:top w:val="nil"/>
              <w:left w:val="nil"/>
              <w:bottom w:val="nil"/>
              <w:right w:val="nil"/>
            </w:tcBorders>
          </w:tcPr>
          <w:p w14:paraId="00C65E9B" w14:textId="77777777" w:rsidR="003E7AD0" w:rsidRDefault="003E7AD0">
            <w:pPr>
              <w:autoSpaceDE w:val="0"/>
              <w:autoSpaceDN w:val="0"/>
              <w:adjustRightInd w:val="0"/>
              <w:spacing w:after="0" w:line="240" w:lineRule="auto"/>
              <w:rPr>
                <w:rFonts w:ascii="Times New Roman" w:hAnsi="Times New Roman" w:cs="Times New Roman"/>
                <w:sz w:val="24"/>
                <w:szCs w:val="24"/>
              </w:rPr>
            </w:pPr>
          </w:p>
        </w:tc>
      </w:tr>
      <w:tr w:rsidR="003E7AD0" w14:paraId="796E01C7" w14:textId="77777777">
        <w:trPr>
          <w:trHeight w:val="262"/>
          <w:jc w:val="center"/>
        </w:trPr>
        <w:tc>
          <w:tcPr>
            <w:tcW w:w="1930" w:type="dxa"/>
            <w:tcBorders>
              <w:top w:val="nil"/>
              <w:left w:val="nil"/>
              <w:bottom w:val="nil"/>
              <w:right w:val="nil"/>
            </w:tcBorders>
          </w:tcPr>
          <w:p w14:paraId="7DC5551A"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d_InflaAAoArtigosdeResidAnc_6</w:t>
            </w:r>
          </w:p>
        </w:tc>
        <w:tc>
          <w:tcPr>
            <w:tcW w:w="1400" w:type="dxa"/>
            <w:tcBorders>
              <w:top w:val="nil"/>
              <w:left w:val="nil"/>
              <w:bottom w:val="nil"/>
              <w:right w:val="nil"/>
            </w:tcBorders>
          </w:tcPr>
          <w:p w14:paraId="165ECBF8"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0,0117011</w:t>
            </w:r>
          </w:p>
        </w:tc>
        <w:tc>
          <w:tcPr>
            <w:tcW w:w="1400" w:type="dxa"/>
            <w:tcBorders>
              <w:top w:val="nil"/>
              <w:left w:val="nil"/>
              <w:bottom w:val="nil"/>
              <w:right w:val="nil"/>
            </w:tcBorders>
          </w:tcPr>
          <w:p w14:paraId="4DC3B6F2"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0,0860710</w:t>
            </w:r>
          </w:p>
        </w:tc>
        <w:tc>
          <w:tcPr>
            <w:tcW w:w="1400" w:type="dxa"/>
            <w:tcBorders>
              <w:top w:val="nil"/>
              <w:left w:val="nil"/>
              <w:bottom w:val="nil"/>
              <w:right w:val="nil"/>
            </w:tcBorders>
          </w:tcPr>
          <w:p w14:paraId="684E3130"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0,1359</w:t>
            </w:r>
          </w:p>
        </w:tc>
        <w:tc>
          <w:tcPr>
            <w:tcW w:w="1400" w:type="dxa"/>
            <w:tcBorders>
              <w:top w:val="nil"/>
              <w:left w:val="nil"/>
              <w:bottom w:val="nil"/>
              <w:right w:val="nil"/>
            </w:tcBorders>
          </w:tcPr>
          <w:p w14:paraId="1AC1DF06"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0,8921</w:t>
            </w:r>
          </w:p>
        </w:tc>
        <w:tc>
          <w:tcPr>
            <w:tcW w:w="500" w:type="dxa"/>
            <w:tcBorders>
              <w:top w:val="nil"/>
              <w:left w:val="nil"/>
              <w:bottom w:val="nil"/>
              <w:right w:val="nil"/>
            </w:tcBorders>
          </w:tcPr>
          <w:p w14:paraId="1A95A1D4" w14:textId="77777777" w:rsidR="003E7AD0" w:rsidRDefault="003E7AD0">
            <w:pPr>
              <w:autoSpaceDE w:val="0"/>
              <w:autoSpaceDN w:val="0"/>
              <w:adjustRightInd w:val="0"/>
              <w:spacing w:after="0" w:line="240" w:lineRule="auto"/>
              <w:rPr>
                <w:rFonts w:ascii="Times New Roman" w:hAnsi="Times New Roman" w:cs="Times New Roman"/>
                <w:sz w:val="24"/>
                <w:szCs w:val="24"/>
              </w:rPr>
            </w:pPr>
          </w:p>
        </w:tc>
      </w:tr>
    </w:tbl>
    <w:p w14:paraId="0C471F3D" w14:textId="77777777" w:rsidR="003E7AD0" w:rsidRDefault="003E7AD0" w:rsidP="003E7AD0">
      <w:pPr>
        <w:autoSpaceDE w:val="0"/>
        <w:autoSpaceDN w:val="0"/>
        <w:adjustRightInd w:val="0"/>
        <w:spacing w:after="0" w:line="240" w:lineRule="auto"/>
        <w:jc w:val="center"/>
        <w:rPr>
          <w:rFonts w:ascii="Times New Roman" w:hAnsi="Times New Roman" w:cs="Times New Roman"/>
          <w:sz w:val="24"/>
          <w:szCs w:val="24"/>
        </w:rPr>
      </w:pPr>
    </w:p>
    <w:tbl>
      <w:tblPr>
        <w:tblW w:w="0" w:type="auto"/>
        <w:jc w:val="center"/>
        <w:tblLayout w:type="fixed"/>
        <w:tblCellMar>
          <w:left w:w="30" w:type="dxa"/>
          <w:right w:w="30" w:type="dxa"/>
        </w:tblCellMar>
        <w:tblLook w:val="0000" w:firstRow="0" w:lastRow="0" w:firstColumn="0" w:lastColumn="0" w:noHBand="0" w:noVBand="0"/>
      </w:tblPr>
      <w:tblGrid>
        <w:gridCol w:w="2530"/>
        <w:gridCol w:w="1300"/>
        <w:gridCol w:w="400"/>
        <w:gridCol w:w="2500"/>
        <w:gridCol w:w="1300"/>
      </w:tblGrid>
      <w:tr w:rsidR="003E7AD0" w14:paraId="40D4E9D6" w14:textId="77777777">
        <w:trPr>
          <w:trHeight w:val="262"/>
          <w:jc w:val="center"/>
        </w:trPr>
        <w:tc>
          <w:tcPr>
            <w:tcW w:w="2530" w:type="dxa"/>
            <w:tcBorders>
              <w:top w:val="nil"/>
              <w:left w:val="nil"/>
              <w:bottom w:val="nil"/>
              <w:right w:val="nil"/>
            </w:tcBorders>
          </w:tcPr>
          <w:p w14:paraId="1F862906"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Média var. dependente</w:t>
            </w:r>
          </w:p>
        </w:tc>
        <w:tc>
          <w:tcPr>
            <w:tcW w:w="1300" w:type="dxa"/>
            <w:tcBorders>
              <w:top w:val="nil"/>
              <w:left w:val="nil"/>
              <w:bottom w:val="nil"/>
              <w:right w:val="nil"/>
            </w:tcBorders>
          </w:tcPr>
          <w:p w14:paraId="78E0980E" w14:textId="77777777" w:rsidR="003E7AD0" w:rsidRDefault="003E7AD0">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−0,001628</w:t>
            </w:r>
          </w:p>
        </w:tc>
        <w:tc>
          <w:tcPr>
            <w:tcW w:w="400" w:type="dxa"/>
            <w:tcBorders>
              <w:top w:val="nil"/>
              <w:left w:val="nil"/>
              <w:bottom w:val="nil"/>
              <w:right w:val="nil"/>
            </w:tcBorders>
          </w:tcPr>
          <w:p w14:paraId="5B3638DC"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4A303FCA"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D.P. var. dependente</w:t>
            </w:r>
          </w:p>
        </w:tc>
        <w:tc>
          <w:tcPr>
            <w:tcW w:w="1300" w:type="dxa"/>
            <w:tcBorders>
              <w:top w:val="nil"/>
              <w:left w:val="nil"/>
              <w:bottom w:val="nil"/>
              <w:right w:val="nil"/>
            </w:tcBorders>
          </w:tcPr>
          <w:p w14:paraId="380C097E" w14:textId="77777777" w:rsidR="003E7AD0" w:rsidRDefault="003E7AD0">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0,538034</w:t>
            </w:r>
          </w:p>
        </w:tc>
      </w:tr>
      <w:tr w:rsidR="003E7AD0" w14:paraId="560F5891" w14:textId="77777777">
        <w:trPr>
          <w:trHeight w:val="262"/>
          <w:jc w:val="center"/>
        </w:trPr>
        <w:tc>
          <w:tcPr>
            <w:tcW w:w="2530" w:type="dxa"/>
            <w:tcBorders>
              <w:top w:val="nil"/>
              <w:left w:val="nil"/>
              <w:bottom w:val="nil"/>
              <w:right w:val="nil"/>
            </w:tcBorders>
          </w:tcPr>
          <w:p w14:paraId="431B8006"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Soma </w:t>
            </w:r>
            <w:proofErr w:type="spellStart"/>
            <w:r>
              <w:rPr>
                <w:rFonts w:ascii="Times New Roman" w:hAnsi="Times New Roman" w:cs="Times New Roman"/>
                <w:sz w:val="24"/>
                <w:szCs w:val="24"/>
              </w:rPr>
              <w:t>resíd</w:t>
            </w:r>
            <w:proofErr w:type="spellEnd"/>
            <w:r>
              <w:rPr>
                <w:rFonts w:ascii="Times New Roman" w:hAnsi="Times New Roman" w:cs="Times New Roman"/>
                <w:sz w:val="24"/>
                <w:szCs w:val="24"/>
              </w:rPr>
              <w:t>. quadrados</w:t>
            </w:r>
          </w:p>
        </w:tc>
        <w:tc>
          <w:tcPr>
            <w:tcW w:w="1300" w:type="dxa"/>
            <w:tcBorders>
              <w:top w:val="nil"/>
              <w:left w:val="nil"/>
              <w:bottom w:val="nil"/>
              <w:right w:val="nil"/>
            </w:tcBorders>
          </w:tcPr>
          <w:p w14:paraId="110B3263" w14:textId="77777777" w:rsidR="003E7AD0" w:rsidRDefault="003E7AD0">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18,59152</w:t>
            </w:r>
          </w:p>
        </w:tc>
        <w:tc>
          <w:tcPr>
            <w:tcW w:w="400" w:type="dxa"/>
            <w:tcBorders>
              <w:top w:val="nil"/>
              <w:left w:val="nil"/>
              <w:bottom w:val="nil"/>
              <w:right w:val="nil"/>
            </w:tcBorders>
          </w:tcPr>
          <w:p w14:paraId="7598A906"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7C9939B2"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E.P. </w:t>
            </w:r>
            <w:proofErr w:type="spellStart"/>
            <w:r>
              <w:rPr>
                <w:rFonts w:ascii="Times New Roman" w:hAnsi="Times New Roman" w:cs="Times New Roman"/>
                <w:sz w:val="24"/>
                <w:szCs w:val="24"/>
              </w:rPr>
              <w:t>da</w:t>
            </w:r>
            <w:proofErr w:type="spellEnd"/>
            <w:r>
              <w:rPr>
                <w:rFonts w:ascii="Times New Roman" w:hAnsi="Times New Roman" w:cs="Times New Roman"/>
                <w:sz w:val="24"/>
                <w:szCs w:val="24"/>
              </w:rPr>
              <w:t xml:space="preserve"> regressão</w:t>
            </w:r>
          </w:p>
        </w:tc>
        <w:tc>
          <w:tcPr>
            <w:tcW w:w="1300" w:type="dxa"/>
            <w:tcBorders>
              <w:top w:val="nil"/>
              <w:left w:val="nil"/>
              <w:bottom w:val="nil"/>
              <w:right w:val="nil"/>
            </w:tcBorders>
          </w:tcPr>
          <w:p w14:paraId="1D475EDF" w14:textId="77777777" w:rsidR="003E7AD0" w:rsidRDefault="003E7AD0">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0,414902</w:t>
            </w:r>
          </w:p>
        </w:tc>
      </w:tr>
      <w:tr w:rsidR="003E7AD0" w14:paraId="05A07200" w14:textId="77777777">
        <w:trPr>
          <w:trHeight w:val="262"/>
          <w:jc w:val="center"/>
        </w:trPr>
        <w:tc>
          <w:tcPr>
            <w:tcW w:w="2530" w:type="dxa"/>
            <w:tcBorders>
              <w:top w:val="nil"/>
              <w:left w:val="nil"/>
              <w:bottom w:val="nil"/>
              <w:right w:val="nil"/>
            </w:tcBorders>
          </w:tcPr>
          <w:p w14:paraId="25C59E6D"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R-quadrado</w:t>
            </w:r>
          </w:p>
        </w:tc>
        <w:tc>
          <w:tcPr>
            <w:tcW w:w="1300" w:type="dxa"/>
            <w:tcBorders>
              <w:top w:val="nil"/>
              <w:left w:val="nil"/>
              <w:bottom w:val="nil"/>
              <w:right w:val="nil"/>
            </w:tcBorders>
          </w:tcPr>
          <w:p w14:paraId="295B76B8" w14:textId="77777777" w:rsidR="003E7AD0" w:rsidRDefault="003E7AD0">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0,498253</w:t>
            </w:r>
          </w:p>
        </w:tc>
        <w:tc>
          <w:tcPr>
            <w:tcW w:w="400" w:type="dxa"/>
            <w:tcBorders>
              <w:top w:val="nil"/>
              <w:left w:val="nil"/>
              <w:bottom w:val="nil"/>
              <w:right w:val="nil"/>
            </w:tcBorders>
          </w:tcPr>
          <w:p w14:paraId="34E63062"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7DDAFAA3"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R-quadrado ajustado</w:t>
            </w:r>
          </w:p>
        </w:tc>
        <w:tc>
          <w:tcPr>
            <w:tcW w:w="1300" w:type="dxa"/>
            <w:tcBorders>
              <w:top w:val="nil"/>
              <w:left w:val="nil"/>
              <w:bottom w:val="nil"/>
              <w:right w:val="nil"/>
            </w:tcBorders>
          </w:tcPr>
          <w:p w14:paraId="54CE33A7" w14:textId="77777777" w:rsidR="003E7AD0" w:rsidRDefault="003E7AD0">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0,405337</w:t>
            </w:r>
          </w:p>
        </w:tc>
      </w:tr>
      <w:tr w:rsidR="003E7AD0" w14:paraId="3DC629C5" w14:textId="77777777">
        <w:trPr>
          <w:trHeight w:val="262"/>
          <w:jc w:val="center"/>
        </w:trPr>
        <w:tc>
          <w:tcPr>
            <w:tcW w:w="2530" w:type="dxa"/>
            <w:tcBorders>
              <w:top w:val="nil"/>
              <w:left w:val="nil"/>
              <w:bottom w:val="nil"/>
              <w:right w:val="nil"/>
            </w:tcBorders>
          </w:tcPr>
          <w:p w14:paraId="774225CA"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F(20, 108)</w:t>
            </w:r>
          </w:p>
        </w:tc>
        <w:tc>
          <w:tcPr>
            <w:tcW w:w="1300" w:type="dxa"/>
            <w:tcBorders>
              <w:top w:val="nil"/>
              <w:left w:val="nil"/>
              <w:bottom w:val="nil"/>
              <w:right w:val="nil"/>
            </w:tcBorders>
          </w:tcPr>
          <w:p w14:paraId="3FB0B4A3" w14:textId="77777777" w:rsidR="003E7AD0" w:rsidRDefault="003E7AD0">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5,362390</w:t>
            </w:r>
          </w:p>
        </w:tc>
        <w:tc>
          <w:tcPr>
            <w:tcW w:w="400" w:type="dxa"/>
            <w:tcBorders>
              <w:top w:val="nil"/>
              <w:left w:val="nil"/>
              <w:bottom w:val="nil"/>
              <w:right w:val="nil"/>
            </w:tcBorders>
          </w:tcPr>
          <w:p w14:paraId="790EAD99"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4326C55C"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P-valor(F)</w:t>
            </w:r>
          </w:p>
        </w:tc>
        <w:tc>
          <w:tcPr>
            <w:tcW w:w="1300" w:type="dxa"/>
            <w:tcBorders>
              <w:top w:val="nil"/>
              <w:left w:val="nil"/>
              <w:bottom w:val="nil"/>
              <w:right w:val="nil"/>
            </w:tcBorders>
          </w:tcPr>
          <w:p w14:paraId="416E4126" w14:textId="77777777" w:rsidR="003E7AD0" w:rsidRDefault="003E7AD0">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3,58e-09</w:t>
            </w:r>
          </w:p>
        </w:tc>
      </w:tr>
      <w:tr w:rsidR="003E7AD0" w14:paraId="052352AE" w14:textId="77777777">
        <w:trPr>
          <w:trHeight w:val="262"/>
          <w:jc w:val="center"/>
        </w:trPr>
        <w:tc>
          <w:tcPr>
            <w:tcW w:w="2530" w:type="dxa"/>
            <w:tcBorders>
              <w:top w:val="nil"/>
              <w:left w:val="nil"/>
              <w:bottom w:val="nil"/>
              <w:right w:val="nil"/>
            </w:tcBorders>
          </w:tcPr>
          <w:p w14:paraId="763D31AC"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Log da verossimilhança</w:t>
            </w:r>
          </w:p>
        </w:tc>
        <w:tc>
          <w:tcPr>
            <w:tcW w:w="1300" w:type="dxa"/>
            <w:tcBorders>
              <w:top w:val="nil"/>
              <w:left w:val="nil"/>
              <w:bottom w:val="nil"/>
              <w:right w:val="nil"/>
            </w:tcBorders>
          </w:tcPr>
          <w:p w14:paraId="24A77BC9" w14:textId="77777777" w:rsidR="003E7AD0" w:rsidRDefault="003E7AD0">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−58,09969</w:t>
            </w:r>
          </w:p>
        </w:tc>
        <w:tc>
          <w:tcPr>
            <w:tcW w:w="400" w:type="dxa"/>
            <w:tcBorders>
              <w:top w:val="nil"/>
              <w:left w:val="nil"/>
              <w:bottom w:val="nil"/>
              <w:right w:val="nil"/>
            </w:tcBorders>
          </w:tcPr>
          <w:p w14:paraId="4844A1DD"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0C027EF1"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Critério de </w:t>
            </w:r>
            <w:proofErr w:type="spellStart"/>
            <w:r>
              <w:rPr>
                <w:rFonts w:ascii="Times New Roman" w:hAnsi="Times New Roman" w:cs="Times New Roman"/>
                <w:sz w:val="24"/>
                <w:szCs w:val="24"/>
              </w:rPr>
              <w:t>Akaike</w:t>
            </w:r>
            <w:proofErr w:type="spellEnd"/>
          </w:p>
        </w:tc>
        <w:tc>
          <w:tcPr>
            <w:tcW w:w="1300" w:type="dxa"/>
            <w:tcBorders>
              <w:top w:val="nil"/>
              <w:left w:val="nil"/>
              <w:bottom w:val="nil"/>
              <w:right w:val="nil"/>
            </w:tcBorders>
          </w:tcPr>
          <w:p w14:paraId="56CCAD5B" w14:textId="77777777" w:rsidR="003E7AD0" w:rsidRDefault="003E7AD0">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158,1994</w:t>
            </w:r>
          </w:p>
        </w:tc>
      </w:tr>
      <w:tr w:rsidR="003E7AD0" w14:paraId="1E130511" w14:textId="77777777">
        <w:trPr>
          <w:trHeight w:val="262"/>
          <w:jc w:val="center"/>
        </w:trPr>
        <w:tc>
          <w:tcPr>
            <w:tcW w:w="2530" w:type="dxa"/>
            <w:tcBorders>
              <w:top w:val="nil"/>
              <w:left w:val="nil"/>
              <w:bottom w:val="nil"/>
              <w:right w:val="nil"/>
            </w:tcBorders>
          </w:tcPr>
          <w:p w14:paraId="37278FCA"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Critério de Schwarz</w:t>
            </w:r>
          </w:p>
        </w:tc>
        <w:tc>
          <w:tcPr>
            <w:tcW w:w="1300" w:type="dxa"/>
            <w:tcBorders>
              <w:top w:val="nil"/>
              <w:left w:val="nil"/>
              <w:bottom w:val="nil"/>
              <w:right w:val="nil"/>
            </w:tcBorders>
          </w:tcPr>
          <w:p w14:paraId="03C4032A" w14:textId="77777777" w:rsidR="003E7AD0" w:rsidRDefault="003E7AD0">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218,2554</w:t>
            </w:r>
          </w:p>
        </w:tc>
        <w:tc>
          <w:tcPr>
            <w:tcW w:w="400" w:type="dxa"/>
            <w:tcBorders>
              <w:top w:val="nil"/>
              <w:left w:val="nil"/>
              <w:bottom w:val="nil"/>
              <w:right w:val="nil"/>
            </w:tcBorders>
          </w:tcPr>
          <w:p w14:paraId="11BA2060"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2C78CC9B"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Critério Hannan-Quinn</w:t>
            </w:r>
          </w:p>
        </w:tc>
        <w:tc>
          <w:tcPr>
            <w:tcW w:w="1300" w:type="dxa"/>
            <w:tcBorders>
              <w:top w:val="nil"/>
              <w:left w:val="nil"/>
              <w:bottom w:val="nil"/>
              <w:right w:val="nil"/>
            </w:tcBorders>
          </w:tcPr>
          <w:p w14:paraId="314E25F5" w14:textId="77777777" w:rsidR="003E7AD0" w:rsidRDefault="003E7AD0">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182,6014</w:t>
            </w:r>
          </w:p>
        </w:tc>
      </w:tr>
      <w:tr w:rsidR="003E7AD0" w14:paraId="4EE7BCB9" w14:textId="77777777">
        <w:trPr>
          <w:trHeight w:val="262"/>
          <w:jc w:val="center"/>
        </w:trPr>
        <w:tc>
          <w:tcPr>
            <w:tcW w:w="2530" w:type="dxa"/>
            <w:tcBorders>
              <w:top w:val="nil"/>
              <w:left w:val="nil"/>
              <w:bottom w:val="nil"/>
              <w:right w:val="nil"/>
            </w:tcBorders>
          </w:tcPr>
          <w:p w14:paraId="5AB62794" w14:textId="77777777" w:rsidR="003E7AD0" w:rsidRDefault="003E7AD0">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rô</w:t>
            </w:r>
            <w:proofErr w:type="spellEnd"/>
          </w:p>
        </w:tc>
        <w:tc>
          <w:tcPr>
            <w:tcW w:w="1300" w:type="dxa"/>
            <w:tcBorders>
              <w:top w:val="nil"/>
              <w:left w:val="nil"/>
              <w:bottom w:val="nil"/>
              <w:right w:val="nil"/>
            </w:tcBorders>
          </w:tcPr>
          <w:p w14:paraId="191940C5" w14:textId="77777777" w:rsidR="003E7AD0" w:rsidRDefault="003E7AD0">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0,038118</w:t>
            </w:r>
          </w:p>
        </w:tc>
        <w:tc>
          <w:tcPr>
            <w:tcW w:w="400" w:type="dxa"/>
            <w:tcBorders>
              <w:top w:val="nil"/>
              <w:left w:val="nil"/>
              <w:bottom w:val="nil"/>
              <w:right w:val="nil"/>
            </w:tcBorders>
          </w:tcPr>
          <w:p w14:paraId="78D67D89" w14:textId="77777777" w:rsidR="003E7AD0" w:rsidRDefault="003E7AD0">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579AE4E8" w14:textId="77777777" w:rsidR="003E7AD0" w:rsidRDefault="003E7A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h de </w:t>
            </w:r>
            <w:proofErr w:type="spellStart"/>
            <w:r>
              <w:rPr>
                <w:rFonts w:ascii="Times New Roman" w:hAnsi="Times New Roman" w:cs="Times New Roman"/>
                <w:sz w:val="24"/>
                <w:szCs w:val="24"/>
              </w:rPr>
              <w:t>Durbin</w:t>
            </w:r>
            <w:proofErr w:type="spellEnd"/>
          </w:p>
        </w:tc>
        <w:tc>
          <w:tcPr>
            <w:tcW w:w="1300" w:type="dxa"/>
            <w:tcBorders>
              <w:top w:val="nil"/>
              <w:left w:val="nil"/>
              <w:bottom w:val="nil"/>
              <w:right w:val="nil"/>
            </w:tcBorders>
          </w:tcPr>
          <w:p w14:paraId="6C4C8719" w14:textId="77777777" w:rsidR="003E7AD0" w:rsidRDefault="003E7AD0">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NA</w:t>
            </w:r>
          </w:p>
        </w:tc>
      </w:tr>
    </w:tbl>
    <w:p w14:paraId="1781B011" w14:textId="77777777" w:rsidR="00C441CA" w:rsidRDefault="00C441CA" w:rsidP="007C1778">
      <w:pPr>
        <w:autoSpaceDE w:val="0"/>
        <w:autoSpaceDN w:val="0"/>
        <w:adjustRightInd w:val="0"/>
        <w:spacing w:after="0" w:line="240" w:lineRule="auto"/>
        <w:rPr>
          <w:rFonts w:eastAsiaTheme="minorEastAsia" w:cs="Poppins"/>
        </w:rPr>
      </w:pPr>
    </w:p>
    <w:p w14:paraId="4C1C2EF9" w14:textId="4584ECEA" w:rsidR="007C1778" w:rsidRDefault="00EB7395" w:rsidP="00481B7D">
      <w:pPr>
        <w:autoSpaceDE w:val="0"/>
        <w:autoSpaceDN w:val="0"/>
        <w:adjustRightInd w:val="0"/>
        <w:spacing w:after="0" w:line="240" w:lineRule="auto"/>
        <w:jc w:val="both"/>
        <w:rPr>
          <w:rFonts w:ascii="Times New Roman" w:hAnsi="Times New Roman" w:cs="Times New Roman"/>
          <w:sz w:val="24"/>
          <w:szCs w:val="24"/>
        </w:rPr>
      </w:pPr>
      <w:r>
        <w:rPr>
          <w:rFonts w:eastAsiaTheme="minorEastAsia" w:cs="Poppins"/>
        </w:rPr>
        <w:t xml:space="preserve">Como podemos ver, existem </w:t>
      </w:r>
      <w:proofErr w:type="spellStart"/>
      <w:r w:rsidR="00A53A11">
        <w:rPr>
          <w:rFonts w:eastAsiaTheme="minorEastAsia" w:cs="Poppins"/>
        </w:rPr>
        <w:t>regressores</w:t>
      </w:r>
      <w:proofErr w:type="spellEnd"/>
      <w:r w:rsidR="00A53A11">
        <w:rPr>
          <w:rFonts w:eastAsiaTheme="minorEastAsia" w:cs="Poppins"/>
        </w:rPr>
        <w:t xml:space="preserve"> que possuem insignificância estatística </w:t>
      </w:r>
      <w:r w:rsidR="00420E78">
        <w:rPr>
          <w:rFonts w:eastAsiaTheme="minorEastAsia" w:cs="Poppins"/>
        </w:rPr>
        <w:t xml:space="preserve">em nosso modelo e que não podemos afirmar que possuem </w:t>
      </w:r>
      <w:r w:rsidR="001C393E">
        <w:rPr>
          <w:rFonts w:eastAsiaTheme="minorEastAsia" w:cs="Poppins"/>
        </w:rPr>
        <w:t xml:space="preserve">efeito sobre a inflação estimada. Portanto, esses </w:t>
      </w:r>
      <w:proofErr w:type="spellStart"/>
      <w:r w:rsidR="001C393E">
        <w:rPr>
          <w:rFonts w:eastAsiaTheme="minorEastAsia" w:cs="Poppins"/>
        </w:rPr>
        <w:t>regressores</w:t>
      </w:r>
      <w:proofErr w:type="spellEnd"/>
      <w:r w:rsidR="001C393E">
        <w:rPr>
          <w:rFonts w:eastAsiaTheme="minorEastAsia" w:cs="Poppins"/>
        </w:rPr>
        <w:t xml:space="preserve"> foram </w:t>
      </w:r>
      <w:r w:rsidR="00EC5B3D">
        <w:rPr>
          <w:rFonts w:eastAsiaTheme="minorEastAsia" w:cs="Poppins"/>
        </w:rPr>
        <w:t xml:space="preserve">removidos </w:t>
      </w:r>
      <w:r w:rsidR="00ED75D3">
        <w:rPr>
          <w:rFonts w:eastAsiaTheme="minorEastAsia" w:cs="Poppins"/>
        </w:rPr>
        <w:t xml:space="preserve">e foi feita uma segunda estimação, considerando somente </w:t>
      </w:r>
      <w:r w:rsidR="008F2800">
        <w:rPr>
          <w:rFonts w:eastAsiaTheme="minorEastAsia" w:cs="Poppins"/>
        </w:rPr>
        <w:t>as variáveis estatisticamente significantes ao nível de 10%:</w:t>
      </w:r>
    </w:p>
    <w:p w14:paraId="16AA951B" w14:textId="77777777" w:rsidR="00547286" w:rsidRDefault="00547286" w:rsidP="007C1778">
      <w:pPr>
        <w:autoSpaceDE w:val="0"/>
        <w:autoSpaceDN w:val="0"/>
        <w:adjustRightInd w:val="0"/>
        <w:spacing w:after="0" w:line="240" w:lineRule="auto"/>
        <w:jc w:val="center"/>
        <w:rPr>
          <w:rFonts w:ascii="Times New Roman" w:hAnsi="Times New Roman" w:cs="Times New Roman"/>
          <w:sz w:val="24"/>
          <w:szCs w:val="24"/>
        </w:rPr>
      </w:pPr>
    </w:p>
    <w:p w14:paraId="7042E5EA" w14:textId="0BE42E7E" w:rsidR="007C1778" w:rsidRDefault="007C1778" w:rsidP="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Modelo Final:</w:t>
      </w:r>
      <w:r w:rsidR="00AD3E33">
        <w:rPr>
          <w:rFonts w:ascii="Times New Roman" w:hAnsi="Times New Roman" w:cs="Times New Roman"/>
          <w:sz w:val="24"/>
          <w:szCs w:val="24"/>
        </w:rPr>
        <w:t xml:space="preserve"> </w:t>
      </w:r>
      <w:r>
        <w:rPr>
          <w:rFonts w:ascii="Times New Roman" w:hAnsi="Times New Roman" w:cs="Times New Roman"/>
          <w:sz w:val="24"/>
          <w:szCs w:val="24"/>
        </w:rPr>
        <w:t>MQO, usando as observações 2015:08-2026:04 (T = 129)</w:t>
      </w:r>
    </w:p>
    <w:p w14:paraId="517B2B95" w14:textId="77777777" w:rsidR="007C1778" w:rsidRDefault="007C1778" w:rsidP="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Variável dependente: </w:t>
      </w:r>
      <w:proofErr w:type="spellStart"/>
      <w:r>
        <w:rPr>
          <w:rFonts w:ascii="Times New Roman" w:hAnsi="Times New Roman" w:cs="Times New Roman"/>
          <w:sz w:val="24"/>
          <w:szCs w:val="24"/>
        </w:rPr>
        <w:t>d_InflaAAoArtigosdeResidAnc</w:t>
      </w:r>
      <w:proofErr w:type="spellEnd"/>
    </w:p>
    <w:p w14:paraId="7D43CA6B" w14:textId="77777777" w:rsidR="007C1778" w:rsidRDefault="007C1778" w:rsidP="007C1778">
      <w:pPr>
        <w:autoSpaceDE w:val="0"/>
        <w:autoSpaceDN w:val="0"/>
        <w:adjustRightInd w:val="0"/>
        <w:spacing w:after="0" w:line="240" w:lineRule="auto"/>
        <w:jc w:val="center"/>
        <w:rPr>
          <w:rFonts w:ascii="Times New Roman" w:hAnsi="Times New Roman" w:cs="Times New Roman"/>
          <w:sz w:val="24"/>
          <w:szCs w:val="24"/>
        </w:rPr>
      </w:pPr>
    </w:p>
    <w:tbl>
      <w:tblPr>
        <w:tblW w:w="0" w:type="auto"/>
        <w:jc w:val="center"/>
        <w:tblLayout w:type="fixed"/>
        <w:tblCellMar>
          <w:left w:w="30" w:type="dxa"/>
          <w:right w:w="30" w:type="dxa"/>
        </w:tblCellMar>
        <w:tblLook w:val="0000" w:firstRow="0" w:lastRow="0" w:firstColumn="0" w:lastColumn="0" w:noHBand="0" w:noVBand="0"/>
      </w:tblPr>
      <w:tblGrid>
        <w:gridCol w:w="1930"/>
        <w:gridCol w:w="1400"/>
        <w:gridCol w:w="1400"/>
        <w:gridCol w:w="1400"/>
        <w:gridCol w:w="1400"/>
        <w:gridCol w:w="500"/>
      </w:tblGrid>
      <w:tr w:rsidR="007C1778" w14:paraId="48AB8E5D" w14:textId="77777777">
        <w:trPr>
          <w:trHeight w:val="262"/>
          <w:jc w:val="center"/>
        </w:trPr>
        <w:tc>
          <w:tcPr>
            <w:tcW w:w="1930" w:type="dxa"/>
            <w:tcBorders>
              <w:top w:val="nil"/>
              <w:left w:val="nil"/>
              <w:bottom w:val="nil"/>
              <w:right w:val="nil"/>
            </w:tcBorders>
          </w:tcPr>
          <w:p w14:paraId="2CB95C2A"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 xml:space="preserve"> </w:t>
            </w:r>
          </w:p>
        </w:tc>
        <w:tc>
          <w:tcPr>
            <w:tcW w:w="1400" w:type="dxa"/>
            <w:tcBorders>
              <w:top w:val="nil"/>
              <w:left w:val="nil"/>
              <w:bottom w:val="nil"/>
              <w:right w:val="nil"/>
            </w:tcBorders>
          </w:tcPr>
          <w:p w14:paraId="5E11834F"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Coeficiente</w:t>
            </w:r>
          </w:p>
        </w:tc>
        <w:tc>
          <w:tcPr>
            <w:tcW w:w="1400" w:type="dxa"/>
            <w:tcBorders>
              <w:top w:val="nil"/>
              <w:left w:val="nil"/>
              <w:bottom w:val="nil"/>
              <w:right w:val="nil"/>
            </w:tcBorders>
          </w:tcPr>
          <w:p w14:paraId="60E7558C"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Erro Padrão</w:t>
            </w:r>
          </w:p>
        </w:tc>
        <w:tc>
          <w:tcPr>
            <w:tcW w:w="1400" w:type="dxa"/>
            <w:tcBorders>
              <w:top w:val="nil"/>
              <w:left w:val="nil"/>
              <w:bottom w:val="nil"/>
              <w:right w:val="nil"/>
            </w:tcBorders>
          </w:tcPr>
          <w:p w14:paraId="25C9D29F"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razão-t</w:t>
            </w:r>
          </w:p>
        </w:tc>
        <w:tc>
          <w:tcPr>
            <w:tcW w:w="1400" w:type="dxa"/>
            <w:tcBorders>
              <w:top w:val="nil"/>
              <w:left w:val="nil"/>
              <w:bottom w:val="nil"/>
              <w:right w:val="nil"/>
            </w:tcBorders>
          </w:tcPr>
          <w:p w14:paraId="4AA1F3C7"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p-valor</w:t>
            </w:r>
          </w:p>
        </w:tc>
        <w:tc>
          <w:tcPr>
            <w:tcW w:w="500" w:type="dxa"/>
            <w:tcBorders>
              <w:top w:val="nil"/>
              <w:left w:val="nil"/>
              <w:bottom w:val="nil"/>
              <w:right w:val="nil"/>
            </w:tcBorders>
          </w:tcPr>
          <w:p w14:paraId="42120737" w14:textId="77777777" w:rsidR="007C1778" w:rsidRDefault="007C1778">
            <w:pPr>
              <w:autoSpaceDE w:val="0"/>
              <w:autoSpaceDN w:val="0"/>
              <w:adjustRightInd w:val="0"/>
              <w:spacing w:after="0" w:line="240" w:lineRule="auto"/>
              <w:rPr>
                <w:rFonts w:ascii="Times New Roman" w:hAnsi="Times New Roman" w:cs="Times New Roman"/>
                <w:sz w:val="24"/>
                <w:szCs w:val="24"/>
              </w:rPr>
            </w:pPr>
          </w:p>
        </w:tc>
      </w:tr>
      <w:tr w:rsidR="007C1778" w14:paraId="468BEEA0" w14:textId="77777777">
        <w:trPr>
          <w:trHeight w:val="262"/>
          <w:jc w:val="center"/>
        </w:trPr>
        <w:tc>
          <w:tcPr>
            <w:tcW w:w="1930" w:type="dxa"/>
            <w:tcBorders>
              <w:top w:val="nil"/>
              <w:left w:val="nil"/>
              <w:bottom w:val="nil"/>
              <w:right w:val="nil"/>
            </w:tcBorders>
          </w:tcPr>
          <w:p w14:paraId="78816744" w14:textId="77777777" w:rsidR="007C1778" w:rsidRDefault="007C1778">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p>
        </w:tc>
        <w:tc>
          <w:tcPr>
            <w:tcW w:w="1400" w:type="dxa"/>
            <w:tcBorders>
              <w:top w:val="nil"/>
              <w:left w:val="nil"/>
              <w:bottom w:val="nil"/>
              <w:right w:val="nil"/>
            </w:tcBorders>
          </w:tcPr>
          <w:p w14:paraId="1763819C"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−0,0224177</w:t>
            </w:r>
          </w:p>
        </w:tc>
        <w:tc>
          <w:tcPr>
            <w:tcW w:w="1400" w:type="dxa"/>
            <w:tcBorders>
              <w:top w:val="nil"/>
              <w:left w:val="nil"/>
              <w:bottom w:val="nil"/>
              <w:right w:val="nil"/>
            </w:tcBorders>
          </w:tcPr>
          <w:p w14:paraId="5F6FF258"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0,0375964</w:t>
            </w:r>
          </w:p>
        </w:tc>
        <w:tc>
          <w:tcPr>
            <w:tcW w:w="1400" w:type="dxa"/>
            <w:tcBorders>
              <w:top w:val="nil"/>
              <w:left w:val="nil"/>
              <w:bottom w:val="nil"/>
              <w:right w:val="nil"/>
            </w:tcBorders>
          </w:tcPr>
          <w:p w14:paraId="64B10E68"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−0,5963</w:t>
            </w:r>
          </w:p>
        </w:tc>
        <w:tc>
          <w:tcPr>
            <w:tcW w:w="1400" w:type="dxa"/>
            <w:tcBorders>
              <w:top w:val="nil"/>
              <w:left w:val="nil"/>
              <w:bottom w:val="nil"/>
              <w:right w:val="nil"/>
            </w:tcBorders>
          </w:tcPr>
          <w:p w14:paraId="77828FF5"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0,5521</w:t>
            </w:r>
          </w:p>
        </w:tc>
        <w:tc>
          <w:tcPr>
            <w:tcW w:w="500" w:type="dxa"/>
            <w:tcBorders>
              <w:top w:val="nil"/>
              <w:left w:val="nil"/>
              <w:bottom w:val="nil"/>
              <w:right w:val="nil"/>
            </w:tcBorders>
          </w:tcPr>
          <w:p w14:paraId="66D9A496" w14:textId="77777777" w:rsidR="007C1778" w:rsidRDefault="007C1778">
            <w:pPr>
              <w:autoSpaceDE w:val="0"/>
              <w:autoSpaceDN w:val="0"/>
              <w:adjustRightInd w:val="0"/>
              <w:spacing w:after="0" w:line="240" w:lineRule="auto"/>
              <w:rPr>
                <w:rFonts w:ascii="Times New Roman" w:hAnsi="Times New Roman" w:cs="Times New Roman"/>
                <w:sz w:val="24"/>
                <w:szCs w:val="24"/>
              </w:rPr>
            </w:pPr>
          </w:p>
        </w:tc>
      </w:tr>
      <w:tr w:rsidR="007C1778" w14:paraId="7301DC1B" w14:textId="77777777">
        <w:trPr>
          <w:trHeight w:val="262"/>
          <w:jc w:val="center"/>
        </w:trPr>
        <w:tc>
          <w:tcPr>
            <w:tcW w:w="1930" w:type="dxa"/>
            <w:tcBorders>
              <w:top w:val="nil"/>
              <w:left w:val="nil"/>
              <w:bottom w:val="nil"/>
              <w:right w:val="nil"/>
            </w:tcBorders>
          </w:tcPr>
          <w:p w14:paraId="014E4BB1"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d_Selic_6</w:t>
            </w:r>
          </w:p>
        </w:tc>
        <w:tc>
          <w:tcPr>
            <w:tcW w:w="1400" w:type="dxa"/>
            <w:tcBorders>
              <w:top w:val="nil"/>
              <w:left w:val="nil"/>
              <w:bottom w:val="nil"/>
              <w:right w:val="nil"/>
            </w:tcBorders>
          </w:tcPr>
          <w:p w14:paraId="33BA776E"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−0,965700</w:t>
            </w:r>
          </w:p>
        </w:tc>
        <w:tc>
          <w:tcPr>
            <w:tcW w:w="1400" w:type="dxa"/>
            <w:tcBorders>
              <w:top w:val="nil"/>
              <w:left w:val="nil"/>
              <w:bottom w:val="nil"/>
              <w:right w:val="nil"/>
            </w:tcBorders>
          </w:tcPr>
          <w:p w14:paraId="13847E4C"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0,401072</w:t>
            </w:r>
          </w:p>
        </w:tc>
        <w:tc>
          <w:tcPr>
            <w:tcW w:w="1400" w:type="dxa"/>
            <w:tcBorders>
              <w:top w:val="nil"/>
              <w:left w:val="nil"/>
              <w:bottom w:val="nil"/>
              <w:right w:val="nil"/>
            </w:tcBorders>
          </w:tcPr>
          <w:p w14:paraId="5CEDE597"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−2,408</w:t>
            </w:r>
          </w:p>
        </w:tc>
        <w:tc>
          <w:tcPr>
            <w:tcW w:w="1400" w:type="dxa"/>
            <w:tcBorders>
              <w:top w:val="nil"/>
              <w:left w:val="nil"/>
              <w:bottom w:val="nil"/>
              <w:right w:val="nil"/>
            </w:tcBorders>
          </w:tcPr>
          <w:p w14:paraId="2D8DA7FD"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0,0176</w:t>
            </w:r>
          </w:p>
        </w:tc>
        <w:tc>
          <w:tcPr>
            <w:tcW w:w="500" w:type="dxa"/>
            <w:tcBorders>
              <w:top w:val="nil"/>
              <w:left w:val="nil"/>
              <w:bottom w:val="nil"/>
              <w:right w:val="nil"/>
            </w:tcBorders>
          </w:tcPr>
          <w:p w14:paraId="2E7253B4"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7C1778" w14:paraId="057AC80D" w14:textId="77777777">
        <w:trPr>
          <w:trHeight w:val="262"/>
          <w:jc w:val="center"/>
        </w:trPr>
        <w:tc>
          <w:tcPr>
            <w:tcW w:w="1930" w:type="dxa"/>
            <w:tcBorders>
              <w:top w:val="nil"/>
              <w:left w:val="nil"/>
              <w:bottom w:val="nil"/>
              <w:right w:val="nil"/>
            </w:tcBorders>
          </w:tcPr>
          <w:p w14:paraId="2965EF19" w14:textId="77777777" w:rsidR="007C1778" w:rsidRDefault="007C1778">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TaxadeCAmbio</w:t>
            </w:r>
            <w:proofErr w:type="spellEnd"/>
          </w:p>
        </w:tc>
        <w:tc>
          <w:tcPr>
            <w:tcW w:w="1400" w:type="dxa"/>
            <w:tcBorders>
              <w:top w:val="nil"/>
              <w:left w:val="nil"/>
              <w:bottom w:val="nil"/>
              <w:right w:val="nil"/>
            </w:tcBorders>
          </w:tcPr>
          <w:p w14:paraId="46924C27"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−2,40683</w:t>
            </w:r>
          </w:p>
        </w:tc>
        <w:tc>
          <w:tcPr>
            <w:tcW w:w="1400" w:type="dxa"/>
            <w:tcBorders>
              <w:top w:val="nil"/>
              <w:left w:val="nil"/>
              <w:bottom w:val="nil"/>
              <w:right w:val="nil"/>
            </w:tcBorders>
          </w:tcPr>
          <w:p w14:paraId="7580453D"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1,05287</w:t>
            </w:r>
          </w:p>
        </w:tc>
        <w:tc>
          <w:tcPr>
            <w:tcW w:w="1400" w:type="dxa"/>
            <w:tcBorders>
              <w:top w:val="nil"/>
              <w:left w:val="nil"/>
              <w:bottom w:val="nil"/>
              <w:right w:val="nil"/>
            </w:tcBorders>
          </w:tcPr>
          <w:p w14:paraId="54ED2387"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−2,286</w:t>
            </w:r>
          </w:p>
        </w:tc>
        <w:tc>
          <w:tcPr>
            <w:tcW w:w="1400" w:type="dxa"/>
            <w:tcBorders>
              <w:top w:val="nil"/>
              <w:left w:val="nil"/>
              <w:bottom w:val="nil"/>
              <w:right w:val="nil"/>
            </w:tcBorders>
          </w:tcPr>
          <w:p w14:paraId="2878E150"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0,0240</w:t>
            </w:r>
          </w:p>
        </w:tc>
        <w:tc>
          <w:tcPr>
            <w:tcW w:w="500" w:type="dxa"/>
            <w:tcBorders>
              <w:top w:val="nil"/>
              <w:left w:val="nil"/>
              <w:bottom w:val="nil"/>
              <w:right w:val="nil"/>
            </w:tcBorders>
          </w:tcPr>
          <w:p w14:paraId="406889C9"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7C1778" w14:paraId="37EC8212" w14:textId="77777777">
        <w:trPr>
          <w:trHeight w:val="262"/>
          <w:jc w:val="center"/>
        </w:trPr>
        <w:tc>
          <w:tcPr>
            <w:tcW w:w="1930" w:type="dxa"/>
            <w:tcBorders>
              <w:top w:val="nil"/>
              <w:left w:val="nil"/>
              <w:bottom w:val="nil"/>
              <w:right w:val="nil"/>
            </w:tcBorders>
          </w:tcPr>
          <w:p w14:paraId="52596101"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TaxadeCAmbio_2</w:t>
            </w:r>
          </w:p>
        </w:tc>
        <w:tc>
          <w:tcPr>
            <w:tcW w:w="1400" w:type="dxa"/>
            <w:tcBorders>
              <w:top w:val="nil"/>
              <w:left w:val="nil"/>
              <w:bottom w:val="nil"/>
              <w:right w:val="nil"/>
            </w:tcBorders>
          </w:tcPr>
          <w:p w14:paraId="49EB4BBD"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2,90152</w:t>
            </w:r>
          </w:p>
        </w:tc>
        <w:tc>
          <w:tcPr>
            <w:tcW w:w="1400" w:type="dxa"/>
            <w:tcBorders>
              <w:top w:val="nil"/>
              <w:left w:val="nil"/>
              <w:bottom w:val="nil"/>
              <w:right w:val="nil"/>
            </w:tcBorders>
          </w:tcPr>
          <w:p w14:paraId="62C56C79"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1,10681</w:t>
            </w:r>
          </w:p>
        </w:tc>
        <w:tc>
          <w:tcPr>
            <w:tcW w:w="1400" w:type="dxa"/>
            <w:tcBorders>
              <w:top w:val="nil"/>
              <w:left w:val="nil"/>
              <w:bottom w:val="nil"/>
              <w:right w:val="nil"/>
            </w:tcBorders>
          </w:tcPr>
          <w:p w14:paraId="4ADF3D7E"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2,622</w:t>
            </w:r>
          </w:p>
        </w:tc>
        <w:tc>
          <w:tcPr>
            <w:tcW w:w="1400" w:type="dxa"/>
            <w:tcBorders>
              <w:top w:val="nil"/>
              <w:left w:val="nil"/>
              <w:bottom w:val="nil"/>
              <w:right w:val="nil"/>
            </w:tcBorders>
          </w:tcPr>
          <w:p w14:paraId="7146D4F3"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0,0099</w:t>
            </w:r>
          </w:p>
        </w:tc>
        <w:tc>
          <w:tcPr>
            <w:tcW w:w="500" w:type="dxa"/>
            <w:tcBorders>
              <w:top w:val="nil"/>
              <w:left w:val="nil"/>
              <w:bottom w:val="nil"/>
              <w:right w:val="nil"/>
            </w:tcBorders>
          </w:tcPr>
          <w:p w14:paraId="456467BC"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7C1778" w14:paraId="45DC54CA" w14:textId="77777777">
        <w:trPr>
          <w:trHeight w:val="262"/>
          <w:jc w:val="center"/>
        </w:trPr>
        <w:tc>
          <w:tcPr>
            <w:tcW w:w="1930" w:type="dxa"/>
            <w:tcBorders>
              <w:top w:val="nil"/>
              <w:left w:val="nil"/>
              <w:bottom w:val="nil"/>
              <w:right w:val="nil"/>
            </w:tcBorders>
          </w:tcPr>
          <w:p w14:paraId="0746C02A"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TaxadeCAmbio_3</w:t>
            </w:r>
          </w:p>
        </w:tc>
        <w:tc>
          <w:tcPr>
            <w:tcW w:w="1400" w:type="dxa"/>
            <w:tcBorders>
              <w:top w:val="nil"/>
              <w:left w:val="nil"/>
              <w:bottom w:val="nil"/>
              <w:right w:val="nil"/>
            </w:tcBorders>
          </w:tcPr>
          <w:p w14:paraId="4046B3A5"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3,40703</w:t>
            </w:r>
          </w:p>
        </w:tc>
        <w:tc>
          <w:tcPr>
            <w:tcW w:w="1400" w:type="dxa"/>
            <w:tcBorders>
              <w:top w:val="nil"/>
              <w:left w:val="nil"/>
              <w:bottom w:val="nil"/>
              <w:right w:val="nil"/>
            </w:tcBorders>
          </w:tcPr>
          <w:p w14:paraId="7366971B"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1,16639</w:t>
            </w:r>
          </w:p>
        </w:tc>
        <w:tc>
          <w:tcPr>
            <w:tcW w:w="1400" w:type="dxa"/>
            <w:tcBorders>
              <w:top w:val="nil"/>
              <w:left w:val="nil"/>
              <w:bottom w:val="nil"/>
              <w:right w:val="nil"/>
            </w:tcBorders>
          </w:tcPr>
          <w:p w14:paraId="41BFE2AA"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2,921</w:t>
            </w:r>
          </w:p>
        </w:tc>
        <w:tc>
          <w:tcPr>
            <w:tcW w:w="1400" w:type="dxa"/>
            <w:tcBorders>
              <w:top w:val="nil"/>
              <w:left w:val="nil"/>
              <w:bottom w:val="nil"/>
              <w:right w:val="nil"/>
            </w:tcBorders>
          </w:tcPr>
          <w:p w14:paraId="79677756"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0,0042</w:t>
            </w:r>
          </w:p>
        </w:tc>
        <w:tc>
          <w:tcPr>
            <w:tcW w:w="500" w:type="dxa"/>
            <w:tcBorders>
              <w:top w:val="nil"/>
              <w:left w:val="nil"/>
              <w:bottom w:val="nil"/>
              <w:right w:val="nil"/>
            </w:tcBorders>
          </w:tcPr>
          <w:p w14:paraId="115A0772"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7C1778" w14:paraId="0DA845EE" w14:textId="77777777">
        <w:trPr>
          <w:trHeight w:val="262"/>
          <w:jc w:val="center"/>
        </w:trPr>
        <w:tc>
          <w:tcPr>
            <w:tcW w:w="1930" w:type="dxa"/>
            <w:tcBorders>
              <w:top w:val="nil"/>
              <w:left w:val="nil"/>
              <w:bottom w:val="nil"/>
              <w:right w:val="nil"/>
            </w:tcBorders>
          </w:tcPr>
          <w:p w14:paraId="30ADA1F3"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d_InflaAAoArtigosdeResidAnc_1</w:t>
            </w:r>
          </w:p>
        </w:tc>
        <w:tc>
          <w:tcPr>
            <w:tcW w:w="1400" w:type="dxa"/>
            <w:tcBorders>
              <w:top w:val="nil"/>
              <w:left w:val="nil"/>
              <w:bottom w:val="nil"/>
              <w:right w:val="nil"/>
            </w:tcBorders>
          </w:tcPr>
          <w:p w14:paraId="102AB595"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−0,664819</w:t>
            </w:r>
          </w:p>
        </w:tc>
        <w:tc>
          <w:tcPr>
            <w:tcW w:w="1400" w:type="dxa"/>
            <w:tcBorders>
              <w:top w:val="nil"/>
              <w:left w:val="nil"/>
              <w:bottom w:val="nil"/>
              <w:right w:val="nil"/>
            </w:tcBorders>
          </w:tcPr>
          <w:p w14:paraId="5184C17C"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0,0842648</w:t>
            </w:r>
          </w:p>
        </w:tc>
        <w:tc>
          <w:tcPr>
            <w:tcW w:w="1400" w:type="dxa"/>
            <w:tcBorders>
              <w:top w:val="nil"/>
              <w:left w:val="nil"/>
              <w:bottom w:val="nil"/>
              <w:right w:val="nil"/>
            </w:tcBorders>
          </w:tcPr>
          <w:p w14:paraId="6CFFA044"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−7,890</w:t>
            </w:r>
          </w:p>
        </w:tc>
        <w:tc>
          <w:tcPr>
            <w:tcW w:w="1400" w:type="dxa"/>
            <w:tcBorders>
              <w:top w:val="nil"/>
              <w:left w:val="nil"/>
              <w:bottom w:val="nil"/>
              <w:right w:val="nil"/>
            </w:tcBorders>
          </w:tcPr>
          <w:p w14:paraId="25B431F6"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&lt;0,0001</w:t>
            </w:r>
          </w:p>
        </w:tc>
        <w:tc>
          <w:tcPr>
            <w:tcW w:w="500" w:type="dxa"/>
            <w:tcBorders>
              <w:top w:val="nil"/>
              <w:left w:val="nil"/>
              <w:bottom w:val="nil"/>
              <w:right w:val="nil"/>
            </w:tcBorders>
          </w:tcPr>
          <w:p w14:paraId="0CED7B85"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7C1778" w14:paraId="4E4C8135" w14:textId="77777777">
        <w:trPr>
          <w:trHeight w:val="262"/>
          <w:jc w:val="center"/>
        </w:trPr>
        <w:tc>
          <w:tcPr>
            <w:tcW w:w="1930" w:type="dxa"/>
            <w:tcBorders>
              <w:top w:val="nil"/>
              <w:left w:val="nil"/>
              <w:bottom w:val="nil"/>
              <w:right w:val="nil"/>
            </w:tcBorders>
          </w:tcPr>
          <w:p w14:paraId="0B8F802C"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d_InflaAAoArtigosdeResidAnc_2</w:t>
            </w:r>
          </w:p>
        </w:tc>
        <w:tc>
          <w:tcPr>
            <w:tcW w:w="1400" w:type="dxa"/>
            <w:tcBorders>
              <w:top w:val="nil"/>
              <w:left w:val="nil"/>
              <w:bottom w:val="nil"/>
              <w:right w:val="nil"/>
            </w:tcBorders>
          </w:tcPr>
          <w:p w14:paraId="1B34E11E"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−0,361871</w:t>
            </w:r>
          </w:p>
        </w:tc>
        <w:tc>
          <w:tcPr>
            <w:tcW w:w="1400" w:type="dxa"/>
            <w:tcBorders>
              <w:top w:val="nil"/>
              <w:left w:val="nil"/>
              <w:bottom w:val="nil"/>
              <w:right w:val="nil"/>
            </w:tcBorders>
          </w:tcPr>
          <w:p w14:paraId="56ACFA2A"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0,0911792</w:t>
            </w:r>
          </w:p>
        </w:tc>
        <w:tc>
          <w:tcPr>
            <w:tcW w:w="1400" w:type="dxa"/>
            <w:tcBorders>
              <w:top w:val="nil"/>
              <w:left w:val="nil"/>
              <w:bottom w:val="nil"/>
              <w:right w:val="nil"/>
            </w:tcBorders>
          </w:tcPr>
          <w:p w14:paraId="4505F4ED"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−3,969</w:t>
            </w:r>
          </w:p>
        </w:tc>
        <w:tc>
          <w:tcPr>
            <w:tcW w:w="1400" w:type="dxa"/>
            <w:tcBorders>
              <w:top w:val="nil"/>
              <w:left w:val="nil"/>
              <w:bottom w:val="nil"/>
              <w:right w:val="nil"/>
            </w:tcBorders>
          </w:tcPr>
          <w:p w14:paraId="1091EF82"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0,0001</w:t>
            </w:r>
          </w:p>
        </w:tc>
        <w:tc>
          <w:tcPr>
            <w:tcW w:w="500" w:type="dxa"/>
            <w:tcBorders>
              <w:top w:val="nil"/>
              <w:left w:val="nil"/>
              <w:bottom w:val="nil"/>
              <w:right w:val="nil"/>
            </w:tcBorders>
          </w:tcPr>
          <w:p w14:paraId="499E05AC"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7C1778" w14:paraId="7AA949E9" w14:textId="77777777">
        <w:trPr>
          <w:trHeight w:val="262"/>
          <w:jc w:val="center"/>
        </w:trPr>
        <w:tc>
          <w:tcPr>
            <w:tcW w:w="1930" w:type="dxa"/>
            <w:tcBorders>
              <w:top w:val="nil"/>
              <w:left w:val="nil"/>
              <w:bottom w:val="nil"/>
              <w:right w:val="nil"/>
            </w:tcBorders>
          </w:tcPr>
          <w:p w14:paraId="6805B368"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d_InflaAAoArtigosdeResidAnc_3</w:t>
            </w:r>
          </w:p>
        </w:tc>
        <w:tc>
          <w:tcPr>
            <w:tcW w:w="1400" w:type="dxa"/>
            <w:tcBorders>
              <w:top w:val="nil"/>
              <w:left w:val="nil"/>
              <w:bottom w:val="nil"/>
              <w:right w:val="nil"/>
            </w:tcBorders>
          </w:tcPr>
          <w:p w14:paraId="3DC07EDD"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−0,205489</w:t>
            </w:r>
          </w:p>
        </w:tc>
        <w:tc>
          <w:tcPr>
            <w:tcW w:w="1400" w:type="dxa"/>
            <w:tcBorders>
              <w:top w:val="nil"/>
              <w:left w:val="nil"/>
              <w:bottom w:val="nil"/>
              <w:right w:val="nil"/>
            </w:tcBorders>
          </w:tcPr>
          <w:p w14:paraId="1CCFB536"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0,0797859</w:t>
            </w:r>
          </w:p>
        </w:tc>
        <w:tc>
          <w:tcPr>
            <w:tcW w:w="1400" w:type="dxa"/>
            <w:tcBorders>
              <w:top w:val="nil"/>
              <w:left w:val="nil"/>
              <w:bottom w:val="nil"/>
              <w:right w:val="nil"/>
            </w:tcBorders>
          </w:tcPr>
          <w:p w14:paraId="676792AF"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−2,575</w:t>
            </w:r>
          </w:p>
        </w:tc>
        <w:tc>
          <w:tcPr>
            <w:tcW w:w="1400" w:type="dxa"/>
            <w:tcBorders>
              <w:top w:val="nil"/>
              <w:left w:val="nil"/>
              <w:bottom w:val="nil"/>
              <w:right w:val="nil"/>
            </w:tcBorders>
          </w:tcPr>
          <w:p w14:paraId="0B733B03"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0,0112</w:t>
            </w:r>
          </w:p>
        </w:tc>
        <w:tc>
          <w:tcPr>
            <w:tcW w:w="500" w:type="dxa"/>
            <w:tcBorders>
              <w:top w:val="nil"/>
              <w:left w:val="nil"/>
              <w:bottom w:val="nil"/>
              <w:right w:val="nil"/>
            </w:tcBorders>
          </w:tcPr>
          <w:p w14:paraId="5EABAA18"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bl>
    <w:p w14:paraId="4B855EC3" w14:textId="77777777" w:rsidR="007C1778" w:rsidRDefault="007C1778" w:rsidP="007C1778">
      <w:pPr>
        <w:autoSpaceDE w:val="0"/>
        <w:autoSpaceDN w:val="0"/>
        <w:adjustRightInd w:val="0"/>
        <w:spacing w:after="0" w:line="240" w:lineRule="auto"/>
        <w:jc w:val="center"/>
        <w:rPr>
          <w:rFonts w:ascii="Times New Roman" w:hAnsi="Times New Roman" w:cs="Times New Roman"/>
          <w:sz w:val="24"/>
          <w:szCs w:val="24"/>
        </w:rPr>
      </w:pPr>
    </w:p>
    <w:tbl>
      <w:tblPr>
        <w:tblW w:w="0" w:type="auto"/>
        <w:jc w:val="center"/>
        <w:tblLayout w:type="fixed"/>
        <w:tblCellMar>
          <w:left w:w="30" w:type="dxa"/>
          <w:right w:w="30" w:type="dxa"/>
        </w:tblCellMar>
        <w:tblLook w:val="0000" w:firstRow="0" w:lastRow="0" w:firstColumn="0" w:lastColumn="0" w:noHBand="0" w:noVBand="0"/>
      </w:tblPr>
      <w:tblGrid>
        <w:gridCol w:w="2530"/>
        <w:gridCol w:w="1300"/>
        <w:gridCol w:w="400"/>
        <w:gridCol w:w="2500"/>
        <w:gridCol w:w="1300"/>
      </w:tblGrid>
      <w:tr w:rsidR="007C1778" w14:paraId="28636421" w14:textId="77777777">
        <w:trPr>
          <w:trHeight w:val="262"/>
          <w:jc w:val="center"/>
        </w:trPr>
        <w:tc>
          <w:tcPr>
            <w:tcW w:w="2530" w:type="dxa"/>
            <w:tcBorders>
              <w:top w:val="nil"/>
              <w:left w:val="nil"/>
              <w:bottom w:val="nil"/>
              <w:right w:val="nil"/>
            </w:tcBorders>
          </w:tcPr>
          <w:p w14:paraId="56914710"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Média var. dependente</w:t>
            </w:r>
          </w:p>
        </w:tc>
        <w:tc>
          <w:tcPr>
            <w:tcW w:w="1300" w:type="dxa"/>
            <w:tcBorders>
              <w:top w:val="nil"/>
              <w:left w:val="nil"/>
              <w:bottom w:val="nil"/>
              <w:right w:val="nil"/>
            </w:tcBorders>
          </w:tcPr>
          <w:p w14:paraId="1E60240E" w14:textId="77777777" w:rsidR="007C1778" w:rsidRDefault="007C1778">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−0,001628</w:t>
            </w:r>
          </w:p>
        </w:tc>
        <w:tc>
          <w:tcPr>
            <w:tcW w:w="400" w:type="dxa"/>
            <w:tcBorders>
              <w:top w:val="nil"/>
              <w:left w:val="nil"/>
              <w:bottom w:val="nil"/>
              <w:right w:val="nil"/>
            </w:tcBorders>
          </w:tcPr>
          <w:p w14:paraId="6953EE7F"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53F16DEE"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D.P. var. dependente</w:t>
            </w:r>
          </w:p>
        </w:tc>
        <w:tc>
          <w:tcPr>
            <w:tcW w:w="1300" w:type="dxa"/>
            <w:tcBorders>
              <w:top w:val="nil"/>
              <w:left w:val="nil"/>
              <w:bottom w:val="nil"/>
              <w:right w:val="nil"/>
            </w:tcBorders>
          </w:tcPr>
          <w:p w14:paraId="70131D99" w14:textId="77777777" w:rsidR="007C1778" w:rsidRDefault="007C1778">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0,538034</w:t>
            </w:r>
          </w:p>
        </w:tc>
      </w:tr>
      <w:tr w:rsidR="007C1778" w14:paraId="2A17913B" w14:textId="77777777">
        <w:trPr>
          <w:trHeight w:val="262"/>
          <w:jc w:val="center"/>
        </w:trPr>
        <w:tc>
          <w:tcPr>
            <w:tcW w:w="2530" w:type="dxa"/>
            <w:tcBorders>
              <w:top w:val="nil"/>
              <w:left w:val="nil"/>
              <w:bottom w:val="nil"/>
              <w:right w:val="nil"/>
            </w:tcBorders>
          </w:tcPr>
          <w:p w14:paraId="08050F0C"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Soma </w:t>
            </w:r>
            <w:proofErr w:type="spellStart"/>
            <w:r>
              <w:rPr>
                <w:rFonts w:ascii="Times New Roman" w:hAnsi="Times New Roman" w:cs="Times New Roman"/>
                <w:sz w:val="24"/>
                <w:szCs w:val="24"/>
              </w:rPr>
              <w:t>resíd</w:t>
            </w:r>
            <w:proofErr w:type="spellEnd"/>
            <w:r>
              <w:rPr>
                <w:rFonts w:ascii="Times New Roman" w:hAnsi="Times New Roman" w:cs="Times New Roman"/>
                <w:sz w:val="24"/>
                <w:szCs w:val="24"/>
              </w:rPr>
              <w:t>. quadrados</w:t>
            </w:r>
          </w:p>
        </w:tc>
        <w:tc>
          <w:tcPr>
            <w:tcW w:w="1300" w:type="dxa"/>
            <w:tcBorders>
              <w:top w:val="nil"/>
              <w:left w:val="nil"/>
              <w:bottom w:val="nil"/>
              <w:right w:val="nil"/>
            </w:tcBorders>
          </w:tcPr>
          <w:p w14:paraId="451EF6A8" w14:textId="77777777" w:rsidR="007C1778" w:rsidRDefault="007C1778">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21,03186</w:t>
            </w:r>
          </w:p>
        </w:tc>
        <w:tc>
          <w:tcPr>
            <w:tcW w:w="400" w:type="dxa"/>
            <w:tcBorders>
              <w:top w:val="nil"/>
              <w:left w:val="nil"/>
              <w:bottom w:val="nil"/>
              <w:right w:val="nil"/>
            </w:tcBorders>
          </w:tcPr>
          <w:p w14:paraId="4FE966D1"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481A4D52"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E.P. </w:t>
            </w:r>
            <w:proofErr w:type="spellStart"/>
            <w:r>
              <w:rPr>
                <w:rFonts w:ascii="Times New Roman" w:hAnsi="Times New Roman" w:cs="Times New Roman"/>
                <w:sz w:val="24"/>
                <w:szCs w:val="24"/>
              </w:rPr>
              <w:t>da</w:t>
            </w:r>
            <w:proofErr w:type="spellEnd"/>
            <w:r>
              <w:rPr>
                <w:rFonts w:ascii="Times New Roman" w:hAnsi="Times New Roman" w:cs="Times New Roman"/>
                <w:sz w:val="24"/>
                <w:szCs w:val="24"/>
              </w:rPr>
              <w:t xml:space="preserve"> regressão</w:t>
            </w:r>
          </w:p>
        </w:tc>
        <w:tc>
          <w:tcPr>
            <w:tcW w:w="1300" w:type="dxa"/>
            <w:tcBorders>
              <w:top w:val="nil"/>
              <w:left w:val="nil"/>
              <w:bottom w:val="nil"/>
              <w:right w:val="nil"/>
            </w:tcBorders>
          </w:tcPr>
          <w:p w14:paraId="3415241F" w14:textId="77777777" w:rsidR="007C1778" w:rsidRDefault="007C1778">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0,416914</w:t>
            </w:r>
          </w:p>
        </w:tc>
      </w:tr>
      <w:tr w:rsidR="007C1778" w14:paraId="0F20C1ED" w14:textId="77777777">
        <w:trPr>
          <w:trHeight w:val="262"/>
          <w:jc w:val="center"/>
        </w:trPr>
        <w:tc>
          <w:tcPr>
            <w:tcW w:w="2530" w:type="dxa"/>
            <w:tcBorders>
              <w:top w:val="nil"/>
              <w:left w:val="nil"/>
              <w:bottom w:val="nil"/>
              <w:right w:val="nil"/>
            </w:tcBorders>
          </w:tcPr>
          <w:p w14:paraId="652B4159"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R-quadrado</w:t>
            </w:r>
          </w:p>
        </w:tc>
        <w:tc>
          <w:tcPr>
            <w:tcW w:w="1300" w:type="dxa"/>
            <w:tcBorders>
              <w:top w:val="nil"/>
              <w:left w:val="nil"/>
              <w:bottom w:val="nil"/>
              <w:right w:val="nil"/>
            </w:tcBorders>
          </w:tcPr>
          <w:p w14:paraId="4776E705" w14:textId="77777777" w:rsidR="007C1778" w:rsidRDefault="007C1778">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0,432393</w:t>
            </w:r>
          </w:p>
        </w:tc>
        <w:tc>
          <w:tcPr>
            <w:tcW w:w="400" w:type="dxa"/>
            <w:tcBorders>
              <w:top w:val="nil"/>
              <w:left w:val="nil"/>
              <w:bottom w:val="nil"/>
              <w:right w:val="nil"/>
            </w:tcBorders>
          </w:tcPr>
          <w:p w14:paraId="3789960A"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344DD4B3"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R-quadrado ajustado</w:t>
            </w:r>
          </w:p>
        </w:tc>
        <w:tc>
          <w:tcPr>
            <w:tcW w:w="1300" w:type="dxa"/>
            <w:tcBorders>
              <w:top w:val="nil"/>
              <w:left w:val="nil"/>
              <w:bottom w:val="nil"/>
              <w:right w:val="nil"/>
            </w:tcBorders>
          </w:tcPr>
          <w:p w14:paraId="28E5B36A" w14:textId="77777777" w:rsidR="007C1778" w:rsidRDefault="007C1778">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0,399556</w:t>
            </w:r>
          </w:p>
        </w:tc>
      </w:tr>
      <w:tr w:rsidR="007C1778" w14:paraId="1209C969" w14:textId="77777777">
        <w:trPr>
          <w:trHeight w:val="262"/>
          <w:jc w:val="center"/>
        </w:trPr>
        <w:tc>
          <w:tcPr>
            <w:tcW w:w="2530" w:type="dxa"/>
            <w:tcBorders>
              <w:top w:val="nil"/>
              <w:left w:val="nil"/>
              <w:bottom w:val="nil"/>
              <w:right w:val="nil"/>
            </w:tcBorders>
          </w:tcPr>
          <w:p w14:paraId="76BC6175"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F(7, 121)</w:t>
            </w:r>
          </w:p>
        </w:tc>
        <w:tc>
          <w:tcPr>
            <w:tcW w:w="1300" w:type="dxa"/>
            <w:tcBorders>
              <w:top w:val="nil"/>
              <w:left w:val="nil"/>
              <w:bottom w:val="nil"/>
              <w:right w:val="nil"/>
            </w:tcBorders>
          </w:tcPr>
          <w:p w14:paraId="33F3C6D5" w14:textId="77777777" w:rsidR="007C1778" w:rsidRDefault="007C1778">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13,16795</w:t>
            </w:r>
          </w:p>
        </w:tc>
        <w:tc>
          <w:tcPr>
            <w:tcW w:w="400" w:type="dxa"/>
            <w:tcBorders>
              <w:top w:val="nil"/>
              <w:left w:val="nil"/>
              <w:bottom w:val="nil"/>
              <w:right w:val="nil"/>
            </w:tcBorders>
          </w:tcPr>
          <w:p w14:paraId="2A1FA0A3"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1A625D17"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P-valor(F)</w:t>
            </w:r>
          </w:p>
        </w:tc>
        <w:tc>
          <w:tcPr>
            <w:tcW w:w="1300" w:type="dxa"/>
            <w:tcBorders>
              <w:top w:val="nil"/>
              <w:left w:val="nil"/>
              <w:bottom w:val="nil"/>
              <w:right w:val="nil"/>
            </w:tcBorders>
          </w:tcPr>
          <w:p w14:paraId="4A9A06F5" w14:textId="77777777" w:rsidR="007C1778" w:rsidRDefault="007C1778">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1,57e-12</w:t>
            </w:r>
          </w:p>
        </w:tc>
      </w:tr>
      <w:tr w:rsidR="007C1778" w14:paraId="6A7C0131" w14:textId="77777777">
        <w:trPr>
          <w:trHeight w:val="262"/>
          <w:jc w:val="center"/>
        </w:trPr>
        <w:tc>
          <w:tcPr>
            <w:tcW w:w="2530" w:type="dxa"/>
            <w:tcBorders>
              <w:top w:val="nil"/>
              <w:left w:val="nil"/>
              <w:bottom w:val="nil"/>
              <w:right w:val="nil"/>
            </w:tcBorders>
          </w:tcPr>
          <w:p w14:paraId="1C8083E8"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Log da verossimilhança</w:t>
            </w:r>
          </w:p>
        </w:tc>
        <w:tc>
          <w:tcPr>
            <w:tcW w:w="1300" w:type="dxa"/>
            <w:tcBorders>
              <w:top w:val="nil"/>
              <w:left w:val="nil"/>
              <w:bottom w:val="nil"/>
              <w:right w:val="nil"/>
            </w:tcBorders>
          </w:tcPr>
          <w:p w14:paraId="09512F0E" w14:textId="77777777" w:rsidR="007C1778" w:rsidRDefault="007C1778">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−66,05466</w:t>
            </w:r>
          </w:p>
        </w:tc>
        <w:tc>
          <w:tcPr>
            <w:tcW w:w="400" w:type="dxa"/>
            <w:tcBorders>
              <w:top w:val="nil"/>
              <w:left w:val="nil"/>
              <w:bottom w:val="nil"/>
              <w:right w:val="nil"/>
            </w:tcBorders>
          </w:tcPr>
          <w:p w14:paraId="0A86E26A"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73A8A411"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Critério de </w:t>
            </w:r>
            <w:proofErr w:type="spellStart"/>
            <w:r>
              <w:rPr>
                <w:rFonts w:ascii="Times New Roman" w:hAnsi="Times New Roman" w:cs="Times New Roman"/>
                <w:sz w:val="24"/>
                <w:szCs w:val="24"/>
              </w:rPr>
              <w:t>Akaike</w:t>
            </w:r>
            <w:proofErr w:type="spellEnd"/>
          </w:p>
        </w:tc>
        <w:tc>
          <w:tcPr>
            <w:tcW w:w="1300" w:type="dxa"/>
            <w:tcBorders>
              <w:top w:val="nil"/>
              <w:left w:val="nil"/>
              <w:bottom w:val="nil"/>
              <w:right w:val="nil"/>
            </w:tcBorders>
          </w:tcPr>
          <w:p w14:paraId="27AB1CC9" w14:textId="77777777" w:rsidR="007C1778" w:rsidRDefault="007C1778">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148,1093</w:t>
            </w:r>
          </w:p>
        </w:tc>
      </w:tr>
      <w:tr w:rsidR="007C1778" w14:paraId="0B9EF815" w14:textId="77777777">
        <w:trPr>
          <w:trHeight w:val="262"/>
          <w:jc w:val="center"/>
        </w:trPr>
        <w:tc>
          <w:tcPr>
            <w:tcW w:w="2530" w:type="dxa"/>
            <w:tcBorders>
              <w:top w:val="nil"/>
              <w:left w:val="nil"/>
              <w:bottom w:val="nil"/>
              <w:right w:val="nil"/>
            </w:tcBorders>
          </w:tcPr>
          <w:p w14:paraId="32469B27"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Critério de Schwarz</w:t>
            </w:r>
          </w:p>
        </w:tc>
        <w:tc>
          <w:tcPr>
            <w:tcW w:w="1300" w:type="dxa"/>
            <w:tcBorders>
              <w:top w:val="nil"/>
              <w:left w:val="nil"/>
              <w:bottom w:val="nil"/>
              <w:right w:val="nil"/>
            </w:tcBorders>
          </w:tcPr>
          <w:p w14:paraId="59BB05A7" w14:textId="77777777" w:rsidR="007C1778" w:rsidRDefault="007C1778">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170,9878</w:t>
            </w:r>
          </w:p>
        </w:tc>
        <w:tc>
          <w:tcPr>
            <w:tcW w:w="400" w:type="dxa"/>
            <w:tcBorders>
              <w:top w:val="nil"/>
              <w:left w:val="nil"/>
              <w:bottom w:val="nil"/>
              <w:right w:val="nil"/>
            </w:tcBorders>
          </w:tcPr>
          <w:p w14:paraId="76D4B361"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58F276AA"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Critério Hannan-Quinn</w:t>
            </w:r>
          </w:p>
        </w:tc>
        <w:tc>
          <w:tcPr>
            <w:tcW w:w="1300" w:type="dxa"/>
            <w:tcBorders>
              <w:top w:val="nil"/>
              <w:left w:val="nil"/>
              <w:bottom w:val="nil"/>
              <w:right w:val="nil"/>
            </w:tcBorders>
          </w:tcPr>
          <w:p w14:paraId="68BF3D49" w14:textId="77777777" w:rsidR="007C1778" w:rsidRDefault="007C1778">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 157,4053</w:t>
            </w:r>
          </w:p>
        </w:tc>
      </w:tr>
      <w:tr w:rsidR="007C1778" w14:paraId="7D0095C6" w14:textId="77777777">
        <w:trPr>
          <w:trHeight w:val="262"/>
          <w:jc w:val="center"/>
        </w:trPr>
        <w:tc>
          <w:tcPr>
            <w:tcW w:w="2530" w:type="dxa"/>
            <w:tcBorders>
              <w:top w:val="nil"/>
              <w:left w:val="nil"/>
              <w:bottom w:val="nil"/>
              <w:right w:val="nil"/>
            </w:tcBorders>
          </w:tcPr>
          <w:p w14:paraId="6C9FF9F2" w14:textId="77777777" w:rsidR="007C1778" w:rsidRDefault="007C1778">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rô</w:t>
            </w:r>
            <w:proofErr w:type="spellEnd"/>
          </w:p>
        </w:tc>
        <w:tc>
          <w:tcPr>
            <w:tcW w:w="1300" w:type="dxa"/>
            <w:tcBorders>
              <w:top w:val="nil"/>
              <w:left w:val="nil"/>
              <w:bottom w:val="nil"/>
              <w:right w:val="nil"/>
            </w:tcBorders>
          </w:tcPr>
          <w:p w14:paraId="50449B38" w14:textId="77777777" w:rsidR="007C1778" w:rsidRDefault="007C1778">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−0,002739</w:t>
            </w:r>
          </w:p>
        </w:tc>
        <w:tc>
          <w:tcPr>
            <w:tcW w:w="400" w:type="dxa"/>
            <w:tcBorders>
              <w:top w:val="nil"/>
              <w:left w:val="nil"/>
              <w:bottom w:val="nil"/>
              <w:right w:val="nil"/>
            </w:tcBorders>
          </w:tcPr>
          <w:p w14:paraId="7303992B" w14:textId="77777777" w:rsidR="007C1778" w:rsidRDefault="007C1778">
            <w:pPr>
              <w:autoSpaceDE w:val="0"/>
              <w:autoSpaceDN w:val="0"/>
              <w:adjustRightInd w:val="0"/>
              <w:spacing w:after="0" w:line="240" w:lineRule="auto"/>
              <w:jc w:val="center"/>
              <w:rPr>
                <w:rFonts w:ascii="Times New Roman" w:hAnsi="Times New Roman" w:cs="Times New Roman"/>
                <w:sz w:val="24"/>
                <w:szCs w:val="24"/>
              </w:rPr>
            </w:pPr>
          </w:p>
        </w:tc>
        <w:tc>
          <w:tcPr>
            <w:tcW w:w="2500" w:type="dxa"/>
            <w:tcBorders>
              <w:top w:val="nil"/>
              <w:left w:val="nil"/>
              <w:bottom w:val="nil"/>
              <w:right w:val="nil"/>
            </w:tcBorders>
          </w:tcPr>
          <w:p w14:paraId="6C18010D" w14:textId="77777777" w:rsidR="007C1778" w:rsidRDefault="007C17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h de </w:t>
            </w:r>
            <w:proofErr w:type="spellStart"/>
            <w:r>
              <w:rPr>
                <w:rFonts w:ascii="Times New Roman" w:hAnsi="Times New Roman" w:cs="Times New Roman"/>
                <w:sz w:val="24"/>
                <w:szCs w:val="24"/>
              </w:rPr>
              <w:t>Durbin</w:t>
            </w:r>
            <w:proofErr w:type="spellEnd"/>
          </w:p>
        </w:tc>
        <w:tc>
          <w:tcPr>
            <w:tcW w:w="1300" w:type="dxa"/>
            <w:tcBorders>
              <w:top w:val="nil"/>
              <w:left w:val="nil"/>
              <w:bottom w:val="nil"/>
              <w:right w:val="nil"/>
            </w:tcBorders>
          </w:tcPr>
          <w:p w14:paraId="6FED486E" w14:textId="77777777" w:rsidR="007C1778" w:rsidRDefault="007C1778">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−0,107321</w:t>
            </w:r>
          </w:p>
        </w:tc>
      </w:tr>
    </w:tbl>
    <w:p w14:paraId="076B3182" w14:textId="77777777" w:rsidR="0008102C" w:rsidRDefault="0008102C" w:rsidP="00851964">
      <w:pPr>
        <w:tabs>
          <w:tab w:val="left" w:pos="5245"/>
        </w:tabs>
        <w:rPr>
          <w:rFonts w:eastAsiaTheme="minorEastAsia" w:cs="Poppins"/>
        </w:rPr>
      </w:pPr>
    </w:p>
    <w:p w14:paraId="610D9D98" w14:textId="7AE03C03" w:rsidR="00286CA3" w:rsidRPr="00C467EA" w:rsidRDefault="00347671" w:rsidP="00851964">
      <w:pPr>
        <w:tabs>
          <w:tab w:val="left" w:pos="5245"/>
        </w:tabs>
        <w:rPr>
          <w:rFonts w:ascii="Dosis" w:eastAsiaTheme="minorEastAsia" w:hAnsi="Dosis" w:cs="Poppins"/>
          <w:color w:val="01A77F"/>
          <w:sz w:val="24"/>
          <w:szCs w:val="24"/>
        </w:rPr>
      </w:pPr>
      <w:r w:rsidRPr="00C467EA">
        <w:rPr>
          <w:rFonts w:ascii="Dosis" w:eastAsiaTheme="minorEastAsia" w:hAnsi="Dosis" w:cs="Poppins"/>
          <w:color w:val="01A77F"/>
          <w:sz w:val="24"/>
          <w:szCs w:val="24"/>
        </w:rPr>
        <w:t>Resíduos da regressão</w:t>
      </w:r>
    </w:p>
    <w:p w14:paraId="4E7DDD9F" w14:textId="5138362C" w:rsidR="0032263F" w:rsidRDefault="00A545E4" w:rsidP="00481B7D">
      <w:pPr>
        <w:tabs>
          <w:tab w:val="left" w:pos="5245"/>
        </w:tabs>
        <w:jc w:val="both"/>
        <w:rPr>
          <w:rFonts w:eastAsiaTheme="minorEastAsia" w:cs="Poppins"/>
        </w:rPr>
      </w:pPr>
      <w:r>
        <w:rPr>
          <w:rFonts w:eastAsiaTheme="minorEastAsia" w:cs="Poppins"/>
        </w:rPr>
        <w:t>Após estimarmos a regressão da série de tempo, verificamos também se ela possuía em sua composição um ruído branco</w:t>
      </w:r>
      <w:r w:rsidR="00BF1C51">
        <w:rPr>
          <w:rFonts w:eastAsiaTheme="minorEastAsia" w:cs="Poppins"/>
        </w:rPr>
        <w:t xml:space="preserve"> através do Teste ADF:</w:t>
      </w:r>
    </w:p>
    <w:p w14:paraId="4C5619C6"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Teste Aumentado de </w:t>
      </w:r>
      <w:proofErr w:type="spellStart"/>
      <w:r>
        <w:rPr>
          <w:rFonts w:ascii="Consolas" w:hAnsi="Consolas" w:cs="Consolas"/>
          <w:sz w:val="18"/>
          <w:szCs w:val="18"/>
        </w:rPr>
        <w:t>Dickey</w:t>
      </w:r>
      <w:proofErr w:type="spellEnd"/>
      <w:r>
        <w:rPr>
          <w:rFonts w:ascii="Consolas" w:hAnsi="Consolas" w:cs="Consolas"/>
          <w:sz w:val="18"/>
          <w:szCs w:val="18"/>
        </w:rPr>
        <w:t xml:space="preserve">-Fuller para </w:t>
      </w:r>
      <w:proofErr w:type="spellStart"/>
      <w:r>
        <w:rPr>
          <w:rFonts w:ascii="Consolas" w:hAnsi="Consolas" w:cs="Consolas"/>
          <w:sz w:val="18"/>
          <w:szCs w:val="18"/>
        </w:rPr>
        <w:t>Residuos</w:t>
      </w:r>
      <w:proofErr w:type="spellEnd"/>
    </w:p>
    <w:p w14:paraId="1E278C16"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testar para baixo a partir de 12 defasagens, critério AIC </w:t>
      </w:r>
    </w:p>
    <w:p w14:paraId="6E35E295"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tamanho da amostra: 128</w:t>
      </w:r>
    </w:p>
    <w:p w14:paraId="24426FFB"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hipótese nula de raiz unitária: a = 1</w:t>
      </w:r>
    </w:p>
    <w:p w14:paraId="23CEC1C8" w14:textId="77777777" w:rsidR="00892219" w:rsidRDefault="00892219" w:rsidP="00892219">
      <w:pPr>
        <w:autoSpaceDE w:val="0"/>
        <w:autoSpaceDN w:val="0"/>
        <w:adjustRightInd w:val="0"/>
        <w:spacing w:after="0" w:line="240" w:lineRule="auto"/>
        <w:rPr>
          <w:rFonts w:ascii="Consolas" w:hAnsi="Consolas" w:cs="Consolas"/>
          <w:sz w:val="18"/>
          <w:szCs w:val="18"/>
        </w:rPr>
      </w:pPr>
    </w:p>
    <w:p w14:paraId="4DECE814"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teste sem constante </w:t>
      </w:r>
    </w:p>
    <w:p w14:paraId="1490199D"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0 defasagens de (1-L)</w:t>
      </w:r>
      <w:proofErr w:type="spellStart"/>
      <w:r>
        <w:rPr>
          <w:rFonts w:ascii="Consolas" w:hAnsi="Consolas" w:cs="Consolas"/>
          <w:sz w:val="18"/>
          <w:szCs w:val="18"/>
        </w:rPr>
        <w:t>Residuos</w:t>
      </w:r>
      <w:proofErr w:type="spellEnd"/>
    </w:p>
    <w:p w14:paraId="77336769"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(a-1)*y(-1) + e</w:t>
      </w:r>
    </w:p>
    <w:p w14:paraId="0A131D03"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-1,00274</w:t>
      </w:r>
    </w:p>
    <w:p w14:paraId="1A4CA4EE"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tau_nc</w:t>
      </w:r>
      <w:proofErr w:type="spellEnd"/>
      <w:r>
        <w:rPr>
          <w:rFonts w:ascii="Consolas" w:hAnsi="Consolas" w:cs="Consolas"/>
          <w:sz w:val="18"/>
          <w:szCs w:val="18"/>
        </w:rPr>
        <w:t>(1) = -11,2744</w:t>
      </w:r>
    </w:p>
    <w:p w14:paraId="095FF1B7"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6,688e-23</w:t>
      </w:r>
    </w:p>
    <w:p w14:paraId="40C8B63F"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-0,001</w:t>
      </w:r>
    </w:p>
    <w:p w14:paraId="6F0474A3" w14:textId="77777777" w:rsidR="00892219" w:rsidRDefault="00892219" w:rsidP="00892219">
      <w:pPr>
        <w:autoSpaceDE w:val="0"/>
        <w:autoSpaceDN w:val="0"/>
        <w:adjustRightInd w:val="0"/>
        <w:spacing w:after="0" w:line="240" w:lineRule="auto"/>
        <w:rPr>
          <w:rFonts w:ascii="Consolas" w:hAnsi="Consolas" w:cs="Consolas"/>
          <w:sz w:val="18"/>
          <w:szCs w:val="18"/>
        </w:rPr>
      </w:pPr>
    </w:p>
    <w:p w14:paraId="18FB84AF"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teste com constante </w:t>
      </w:r>
    </w:p>
    <w:p w14:paraId="041DDD9B"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0 defasagens de (1-L)</w:t>
      </w:r>
      <w:proofErr w:type="spellStart"/>
      <w:r>
        <w:rPr>
          <w:rFonts w:ascii="Consolas" w:hAnsi="Consolas" w:cs="Consolas"/>
          <w:sz w:val="18"/>
          <w:szCs w:val="18"/>
        </w:rPr>
        <w:t>Residuos</w:t>
      </w:r>
      <w:proofErr w:type="spellEnd"/>
    </w:p>
    <w:p w14:paraId="08CB4759"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b0 + (a-1)*y(-1) + e</w:t>
      </w:r>
    </w:p>
    <w:p w14:paraId="797CD21B"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-1,0027</w:t>
      </w:r>
    </w:p>
    <w:p w14:paraId="44955F87"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w:t>
      </w:r>
      <w:proofErr w:type="spellEnd"/>
      <w:r>
        <w:rPr>
          <w:rFonts w:ascii="Consolas" w:hAnsi="Consolas" w:cs="Consolas"/>
          <w:sz w:val="18"/>
          <w:szCs w:val="18"/>
        </w:rPr>
        <w:t>(1) = -11,2293</w:t>
      </w:r>
    </w:p>
    <w:p w14:paraId="317E927D"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3,426e-23</w:t>
      </w:r>
    </w:p>
    <w:p w14:paraId="5FC69415"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-0,001</w:t>
      </w:r>
    </w:p>
    <w:p w14:paraId="602BDF31" w14:textId="77777777" w:rsidR="00892219" w:rsidRDefault="00892219" w:rsidP="00892219">
      <w:pPr>
        <w:autoSpaceDE w:val="0"/>
        <w:autoSpaceDN w:val="0"/>
        <w:adjustRightInd w:val="0"/>
        <w:spacing w:after="0" w:line="240" w:lineRule="auto"/>
        <w:rPr>
          <w:rFonts w:ascii="Consolas" w:hAnsi="Consolas" w:cs="Consolas"/>
          <w:sz w:val="18"/>
          <w:szCs w:val="18"/>
        </w:rPr>
      </w:pPr>
    </w:p>
    <w:p w14:paraId="0E1E346B"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com constante e tendência </w:t>
      </w:r>
    </w:p>
    <w:p w14:paraId="37CDA9A4"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incluindo 0 defasagens de (1-L)</w:t>
      </w:r>
      <w:proofErr w:type="spellStart"/>
      <w:r>
        <w:rPr>
          <w:rFonts w:ascii="Consolas" w:hAnsi="Consolas" w:cs="Consolas"/>
          <w:sz w:val="18"/>
          <w:szCs w:val="18"/>
        </w:rPr>
        <w:t>Residuos</w:t>
      </w:r>
      <w:proofErr w:type="spellEnd"/>
    </w:p>
    <w:p w14:paraId="67F1B7F7"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modelo: (1-L)y = b0 + b1*t + (a-1)*y(-1) + e</w:t>
      </w:r>
    </w:p>
    <w:p w14:paraId="3F2B7232"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valor estimado de (a - 1): -1,01053</w:t>
      </w:r>
    </w:p>
    <w:p w14:paraId="00C8BE7C"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estatística de teste: </w:t>
      </w:r>
      <w:proofErr w:type="spellStart"/>
      <w:r>
        <w:rPr>
          <w:rFonts w:ascii="Consolas" w:hAnsi="Consolas" w:cs="Consolas"/>
          <w:sz w:val="18"/>
          <w:szCs w:val="18"/>
        </w:rPr>
        <w:t>tau_ct</w:t>
      </w:r>
      <w:proofErr w:type="spellEnd"/>
      <w:r>
        <w:rPr>
          <w:rFonts w:ascii="Consolas" w:hAnsi="Consolas" w:cs="Consolas"/>
          <w:sz w:val="18"/>
          <w:szCs w:val="18"/>
        </w:rPr>
        <w:t>(1) = -11,2771</w:t>
      </w:r>
    </w:p>
    <w:p w14:paraId="3040581D" w14:textId="77777777" w:rsidR="00892219" w:rsidRDefault="00892219" w:rsidP="00892219">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p-valor assintótico 3,565e-25</w:t>
      </w:r>
    </w:p>
    <w:p w14:paraId="3C8143D7" w14:textId="0ABFB32B" w:rsidR="00CD7B8B" w:rsidRPr="0032263F" w:rsidRDefault="00892219" w:rsidP="0032263F">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 xml:space="preserve">  coeficiente de 1ª ordem para e: -0,001</w:t>
      </w:r>
    </w:p>
    <w:p w14:paraId="565299D5" w14:textId="2283EDD0" w:rsidR="00286CA3" w:rsidRPr="00C467EA" w:rsidRDefault="00C441CA" w:rsidP="00851964">
      <w:pPr>
        <w:tabs>
          <w:tab w:val="left" w:pos="5245"/>
        </w:tabs>
        <w:rPr>
          <w:rFonts w:eastAsiaTheme="minorEastAsia" w:cs="Poppins"/>
          <w:sz w:val="24"/>
          <w:szCs w:val="24"/>
        </w:rPr>
      </w:pPr>
      <w:r w:rsidRPr="00C467EA">
        <w:rPr>
          <w:rFonts w:ascii="Dosis" w:hAnsi="Dosis"/>
          <w:color w:val="01A77F"/>
          <w:sz w:val="24"/>
          <w:szCs w:val="24"/>
        </w:rPr>
        <w:t>Tabela: Resultado do Teste</w:t>
      </w:r>
      <w:r w:rsidR="00180F5D">
        <w:rPr>
          <w:rFonts w:ascii="Dosis" w:hAnsi="Dosis"/>
          <w:color w:val="01A77F"/>
          <w:sz w:val="24"/>
          <w:szCs w:val="24"/>
        </w:rPr>
        <w:t xml:space="preserve"> Aumentado</w:t>
      </w:r>
      <w:r w:rsidRPr="00C467EA">
        <w:rPr>
          <w:rFonts w:ascii="Dosis" w:hAnsi="Dosis"/>
          <w:color w:val="01A77F"/>
          <w:sz w:val="24"/>
          <w:szCs w:val="24"/>
        </w:rPr>
        <w:t xml:space="preserve"> de </w:t>
      </w:r>
      <w:proofErr w:type="spellStart"/>
      <w:r w:rsidRPr="00C467EA">
        <w:rPr>
          <w:rFonts w:ascii="Dosis" w:hAnsi="Dosis"/>
          <w:color w:val="01A77F"/>
          <w:sz w:val="24"/>
          <w:szCs w:val="24"/>
        </w:rPr>
        <w:t>Dickey</w:t>
      </w:r>
      <w:proofErr w:type="spellEnd"/>
      <w:r w:rsidRPr="00C467EA">
        <w:rPr>
          <w:rFonts w:ascii="Dosis" w:hAnsi="Dosis"/>
          <w:color w:val="01A77F"/>
          <w:sz w:val="24"/>
          <w:szCs w:val="24"/>
        </w:rPr>
        <w:t>-Fuller para os resíduos</w:t>
      </w:r>
    </w:p>
    <w:tbl>
      <w:tblPr>
        <w:tblW w:w="7745" w:type="dxa"/>
        <w:tblCellMar>
          <w:left w:w="70" w:type="dxa"/>
          <w:right w:w="70" w:type="dxa"/>
        </w:tblCellMar>
        <w:tblLook w:val="04A0" w:firstRow="1" w:lastRow="0" w:firstColumn="1" w:lastColumn="0" w:noHBand="0" w:noVBand="1"/>
      </w:tblPr>
      <w:tblGrid>
        <w:gridCol w:w="1313"/>
        <w:gridCol w:w="6432"/>
      </w:tblGrid>
      <w:tr w:rsidR="00493910" w:rsidRPr="00493910" w14:paraId="66DE4B97" w14:textId="77777777" w:rsidTr="00493910">
        <w:trPr>
          <w:trHeight w:val="242"/>
        </w:trPr>
        <w:tc>
          <w:tcPr>
            <w:tcW w:w="1313" w:type="dxa"/>
            <w:tcBorders>
              <w:top w:val="single" w:sz="4" w:space="0" w:color="auto"/>
              <w:left w:val="single" w:sz="4" w:space="0" w:color="auto"/>
              <w:bottom w:val="single" w:sz="4" w:space="0" w:color="auto"/>
              <w:right w:val="single" w:sz="4" w:space="0" w:color="auto"/>
            </w:tcBorders>
            <w:noWrap/>
            <w:vAlign w:val="bottom"/>
            <w:hideMark/>
          </w:tcPr>
          <w:p w14:paraId="33E39B76" w14:textId="02B24D46" w:rsidR="00493910" w:rsidRPr="00493910" w:rsidRDefault="00493910" w:rsidP="00493910">
            <w:pPr>
              <w:spacing w:after="0" w:line="240" w:lineRule="auto"/>
              <w:jc w:val="center"/>
              <w:rPr>
                <w:rFonts w:ascii="Aptos Narrow" w:eastAsia="Times New Roman" w:hAnsi="Aptos Narrow" w:cs="Times New Roman"/>
                <w:color w:val="01A77F"/>
                <w:lang w:eastAsia="pt-BR"/>
              </w:rPr>
            </w:pPr>
          </w:p>
        </w:tc>
        <w:tc>
          <w:tcPr>
            <w:tcW w:w="6432" w:type="dxa"/>
            <w:tcBorders>
              <w:top w:val="single" w:sz="4" w:space="0" w:color="auto"/>
              <w:left w:val="nil"/>
              <w:bottom w:val="single" w:sz="4" w:space="0" w:color="auto"/>
              <w:right w:val="single" w:sz="4" w:space="0" w:color="auto"/>
            </w:tcBorders>
            <w:noWrap/>
            <w:vAlign w:val="bottom"/>
            <w:hideMark/>
          </w:tcPr>
          <w:p w14:paraId="3DCFC5A6" w14:textId="77777777" w:rsidR="00493910" w:rsidRPr="00493910" w:rsidRDefault="00493910" w:rsidP="00493910">
            <w:pPr>
              <w:spacing w:after="0" w:line="240" w:lineRule="auto"/>
              <w:jc w:val="center"/>
              <w:rPr>
                <w:rFonts w:ascii="Aptos Narrow" w:eastAsia="Times New Roman" w:hAnsi="Aptos Narrow" w:cs="Times New Roman"/>
                <w:color w:val="01A77F"/>
                <w:lang w:eastAsia="pt-BR"/>
              </w:rPr>
            </w:pPr>
            <w:r w:rsidRPr="00493910">
              <w:rPr>
                <w:rFonts w:ascii="Aptos Narrow" w:eastAsia="Times New Roman" w:hAnsi="Aptos Narrow" w:cs="Times New Roman"/>
                <w:color w:val="01A77F"/>
                <w:lang w:eastAsia="pt-BR"/>
              </w:rPr>
              <w:t>Resultado do Teste ADF (com constante e tendência)</w:t>
            </w:r>
          </w:p>
        </w:tc>
      </w:tr>
      <w:tr w:rsidR="00493910" w:rsidRPr="00493910" w14:paraId="42827C9D" w14:textId="77777777" w:rsidTr="00493910">
        <w:trPr>
          <w:trHeight w:val="242"/>
        </w:trPr>
        <w:tc>
          <w:tcPr>
            <w:tcW w:w="1313" w:type="dxa"/>
            <w:tcBorders>
              <w:top w:val="nil"/>
              <w:left w:val="single" w:sz="4" w:space="0" w:color="auto"/>
              <w:bottom w:val="single" w:sz="4" w:space="0" w:color="auto"/>
              <w:right w:val="single" w:sz="4" w:space="0" w:color="auto"/>
            </w:tcBorders>
            <w:noWrap/>
            <w:vAlign w:val="bottom"/>
            <w:hideMark/>
          </w:tcPr>
          <w:p w14:paraId="7906DB56" w14:textId="1520D727" w:rsidR="00493910" w:rsidRPr="006C4705" w:rsidRDefault="00493910" w:rsidP="00493910">
            <w:pPr>
              <w:spacing w:after="0" w:line="240" w:lineRule="auto"/>
              <w:jc w:val="center"/>
              <w:rPr>
                <w:rFonts w:ascii="Arial" w:eastAsia="Times New Roman" w:hAnsi="Arial" w:cs="Arial"/>
                <w:b/>
                <w:bCs/>
                <w:lang w:eastAsia="pt-BR"/>
              </w:rPr>
            </w:pPr>
            <w:r w:rsidRPr="006C4705">
              <w:rPr>
                <w:rFonts w:ascii="Arial" w:eastAsia="Times New Roman" w:hAnsi="Arial" w:cs="Arial"/>
                <w:b/>
                <w:bCs/>
                <w:lang w:eastAsia="pt-BR"/>
              </w:rPr>
              <w:t>ε</w:t>
            </w:r>
          </w:p>
        </w:tc>
        <w:tc>
          <w:tcPr>
            <w:tcW w:w="6432" w:type="dxa"/>
            <w:tcBorders>
              <w:top w:val="nil"/>
              <w:left w:val="nil"/>
              <w:bottom w:val="single" w:sz="4" w:space="0" w:color="auto"/>
              <w:right w:val="single" w:sz="4" w:space="0" w:color="auto"/>
            </w:tcBorders>
            <w:noWrap/>
            <w:vAlign w:val="bottom"/>
            <w:hideMark/>
          </w:tcPr>
          <w:p w14:paraId="17195945" w14:textId="77777777" w:rsidR="00493910" w:rsidRPr="00493910" w:rsidRDefault="00493910" w:rsidP="00493910">
            <w:pPr>
              <w:spacing w:after="0" w:line="240" w:lineRule="auto"/>
              <w:jc w:val="center"/>
              <w:rPr>
                <w:rFonts w:eastAsia="Times New Roman" w:cs="Poppins"/>
                <w:b/>
                <w:bCs/>
                <w:lang w:eastAsia="pt-BR"/>
              </w:rPr>
            </w:pPr>
            <w:r w:rsidRPr="00493910">
              <w:rPr>
                <w:rFonts w:eastAsia="Times New Roman" w:cs="Poppins"/>
                <w:b/>
                <w:bCs/>
                <w:lang w:eastAsia="pt-BR"/>
              </w:rPr>
              <w:t>3,57E-25</w:t>
            </w:r>
          </w:p>
        </w:tc>
      </w:tr>
    </w:tbl>
    <w:p w14:paraId="043106EE" w14:textId="2B8AF6C1" w:rsidR="00493910" w:rsidRPr="006C4705" w:rsidRDefault="006C4705" w:rsidP="006C4705">
      <w:pPr>
        <w:tabs>
          <w:tab w:val="left" w:pos="5245"/>
        </w:tabs>
        <w:ind w:left="142"/>
        <w:rPr>
          <w:rFonts w:eastAsiaTheme="minorEastAsia" w:cs="Poppins"/>
          <w:sz w:val="16"/>
          <w:szCs w:val="16"/>
        </w:rPr>
      </w:pPr>
      <w:r>
        <w:rPr>
          <w:rFonts w:eastAsiaTheme="minorEastAsia" w:cs="Poppins"/>
          <w:sz w:val="16"/>
          <w:szCs w:val="16"/>
        </w:rPr>
        <w:t>Elaboração: FECAP</w:t>
      </w:r>
    </w:p>
    <w:p w14:paraId="1F275D00" w14:textId="1795BD46" w:rsidR="00644D16" w:rsidRDefault="00644D16" w:rsidP="00481B7D">
      <w:pPr>
        <w:tabs>
          <w:tab w:val="left" w:pos="5245"/>
        </w:tabs>
        <w:jc w:val="both"/>
        <w:rPr>
          <w:rFonts w:eastAsiaTheme="minorEastAsia" w:cs="Poppins"/>
        </w:rPr>
      </w:pPr>
      <w:r>
        <w:rPr>
          <w:rFonts w:eastAsiaTheme="minorEastAsia" w:cs="Poppins"/>
        </w:rPr>
        <w:t xml:space="preserve">Rejeitamos a hipótese nula de que os resíduos da regressão seriam não estacionários. Portanto, podemos afirmar que os resíduos se </w:t>
      </w:r>
      <w:r w:rsidR="00DD7C11">
        <w:rPr>
          <w:rFonts w:eastAsiaTheme="minorEastAsia" w:cs="Poppins"/>
        </w:rPr>
        <w:t>comportam</w:t>
      </w:r>
      <w:r>
        <w:rPr>
          <w:rFonts w:eastAsiaTheme="minorEastAsia" w:cs="Poppins"/>
        </w:rPr>
        <w:t xml:space="preserve"> como um ruído branco, sendo invariáveis em relação ao tempo.</w:t>
      </w:r>
    </w:p>
    <w:p w14:paraId="798F64B5" w14:textId="131AD2CC" w:rsidR="0025747D" w:rsidRDefault="00644D16" w:rsidP="0025747D">
      <w:pPr>
        <w:tabs>
          <w:tab w:val="left" w:pos="5245"/>
        </w:tabs>
        <w:jc w:val="both"/>
        <w:rPr>
          <w:rFonts w:eastAsiaTheme="minorEastAsia" w:cs="Poppins"/>
        </w:rPr>
      </w:pPr>
      <w:r>
        <w:rPr>
          <w:rFonts w:eastAsiaTheme="minorEastAsia" w:cs="Poppins"/>
        </w:rPr>
        <w:t>Além disso, a</w:t>
      </w:r>
      <w:r w:rsidR="00DF23A9">
        <w:rPr>
          <w:rFonts w:eastAsiaTheme="minorEastAsia" w:cs="Poppins"/>
        </w:rPr>
        <w:t xml:space="preserve">nalisando o </w:t>
      </w:r>
      <w:proofErr w:type="spellStart"/>
      <w:r w:rsidR="00DF23A9">
        <w:rPr>
          <w:rFonts w:eastAsiaTheme="minorEastAsia" w:cs="Poppins"/>
        </w:rPr>
        <w:t>correlograma</w:t>
      </w:r>
      <w:proofErr w:type="spellEnd"/>
      <w:r w:rsidR="00DF23A9">
        <w:rPr>
          <w:rFonts w:eastAsiaTheme="minorEastAsia" w:cs="Poppins"/>
        </w:rPr>
        <w:t xml:space="preserve"> dos resíduos, também conseguimos atestar a ausência de autocorrelação entre eles:</w:t>
      </w:r>
      <w:r w:rsidR="006C4705" w:rsidRPr="006C4705">
        <w:rPr>
          <w:rFonts w:eastAsiaTheme="minorEastAsia" w:cs="Poppins"/>
        </w:rPr>
        <w:t xml:space="preserve"> </w:t>
      </w:r>
    </w:p>
    <w:p w14:paraId="523A7265" w14:textId="77777777" w:rsidR="0008102C" w:rsidRDefault="0008102C" w:rsidP="0025747D">
      <w:pPr>
        <w:tabs>
          <w:tab w:val="left" w:pos="5245"/>
        </w:tabs>
        <w:jc w:val="both"/>
        <w:rPr>
          <w:rFonts w:ascii="Dosis" w:hAnsi="Dosis"/>
          <w:color w:val="01A77F"/>
          <w:sz w:val="24"/>
          <w:szCs w:val="24"/>
        </w:rPr>
      </w:pPr>
    </w:p>
    <w:p w14:paraId="64235D47" w14:textId="256FEF42" w:rsidR="00E12430" w:rsidRDefault="00B550E4" w:rsidP="0025747D">
      <w:pPr>
        <w:tabs>
          <w:tab w:val="left" w:pos="5245"/>
        </w:tabs>
        <w:jc w:val="both"/>
        <w:rPr>
          <w:rFonts w:ascii="Dosis" w:hAnsi="Dosis"/>
          <w:color w:val="01A77F"/>
          <w:sz w:val="24"/>
          <w:szCs w:val="24"/>
        </w:rPr>
      </w:pPr>
      <w:r w:rsidRPr="00C467EA">
        <w:rPr>
          <w:rFonts w:ascii="Dosis" w:hAnsi="Dosis"/>
          <w:color w:val="01A77F"/>
          <w:sz w:val="24"/>
          <w:szCs w:val="24"/>
        </w:rPr>
        <w:lastRenderedPageBreak/>
        <w:t xml:space="preserve">Gráfico: </w:t>
      </w:r>
      <w:proofErr w:type="spellStart"/>
      <w:r w:rsidRPr="00C467EA">
        <w:rPr>
          <w:rFonts w:ascii="Dosis" w:hAnsi="Dosis"/>
          <w:color w:val="01A77F"/>
          <w:sz w:val="24"/>
          <w:szCs w:val="24"/>
        </w:rPr>
        <w:t>Correlograma</w:t>
      </w:r>
      <w:proofErr w:type="spellEnd"/>
      <w:r w:rsidRPr="00C467EA">
        <w:rPr>
          <w:rFonts w:ascii="Dosis" w:hAnsi="Dosis"/>
          <w:color w:val="01A77F"/>
          <w:sz w:val="24"/>
          <w:szCs w:val="24"/>
        </w:rPr>
        <w:t xml:space="preserve"> aplicado sobre a série dos resíduos</w:t>
      </w:r>
    </w:p>
    <w:p w14:paraId="13D43310" w14:textId="0715A338" w:rsidR="00245C95" w:rsidRPr="0025747D" w:rsidRDefault="006C4705" w:rsidP="0025747D">
      <w:pPr>
        <w:tabs>
          <w:tab w:val="left" w:pos="5245"/>
        </w:tabs>
        <w:jc w:val="both"/>
        <w:rPr>
          <w:rFonts w:eastAsiaTheme="minorEastAsia" w:cs="Poppins"/>
        </w:rPr>
      </w:pPr>
      <w:r w:rsidRPr="006C4705">
        <w:rPr>
          <w:rFonts w:eastAsiaTheme="minorEastAsia" w:cs="Poppins"/>
          <w:noProof/>
        </w:rPr>
        <w:drawing>
          <wp:inline distT="0" distB="0" distL="0" distR="0" wp14:anchorId="0B23C104" wp14:editId="4744167E">
            <wp:extent cx="4032000" cy="3024000"/>
            <wp:effectExtent l="0" t="0" r="0" b="0"/>
            <wp:docPr id="15991435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2000" cy="3024000"/>
                    </a:xfrm>
                    <a:prstGeom prst="rect">
                      <a:avLst/>
                    </a:prstGeom>
                    <a:noFill/>
                    <a:ln>
                      <a:noFill/>
                    </a:ln>
                  </pic:spPr>
                </pic:pic>
              </a:graphicData>
            </a:graphic>
          </wp:inline>
        </w:drawing>
      </w:r>
    </w:p>
    <w:p w14:paraId="3A46DB72" w14:textId="17C4D2E0" w:rsidR="00481B7D" w:rsidRPr="00C467EA" w:rsidRDefault="00F854AB" w:rsidP="00481B7D">
      <w:pPr>
        <w:tabs>
          <w:tab w:val="left" w:pos="5245"/>
        </w:tabs>
        <w:rPr>
          <w:rFonts w:eastAsia="Times New Roman" w:cs="Poppins"/>
          <w:color w:val="000000" w:themeColor="text1"/>
          <w:sz w:val="24"/>
          <w:szCs w:val="24"/>
        </w:rPr>
      </w:pPr>
      <w:r w:rsidRPr="00C467EA">
        <w:rPr>
          <w:rFonts w:ascii="Dosis" w:eastAsiaTheme="minorEastAsia" w:hAnsi="Dosis" w:cs="Poppins"/>
          <w:color w:val="01A77F"/>
          <w:sz w:val="24"/>
          <w:szCs w:val="24"/>
        </w:rPr>
        <w:t>Interpretação da magnitude das variáveis</w:t>
      </w:r>
    </w:p>
    <w:p w14:paraId="5FC8E047" w14:textId="28A0C233" w:rsidR="00F854AB" w:rsidRPr="00481B7D" w:rsidRDefault="00F854AB" w:rsidP="00481B7D">
      <w:pPr>
        <w:tabs>
          <w:tab w:val="left" w:pos="5245"/>
        </w:tabs>
        <w:jc w:val="both"/>
        <w:rPr>
          <w:rFonts w:eastAsia="Times New Roman" w:cs="Poppins"/>
          <w:color w:val="000000" w:themeColor="text1"/>
        </w:rPr>
      </w:pPr>
      <w:r w:rsidRPr="083AE445">
        <w:rPr>
          <w:rFonts w:eastAsiaTheme="minorEastAsia" w:cs="Poppins"/>
        </w:rPr>
        <w:t xml:space="preserve">Agora com a saída de regressão com todas as variáveis significantes, podemos reescrever nossa primeira equação e interpretar qual é o efeito de cada variável </w:t>
      </w:r>
      <w:r w:rsidR="00AB3F30">
        <w:rPr>
          <w:rFonts w:eastAsiaTheme="minorEastAsia" w:cs="Poppins"/>
        </w:rPr>
        <w:t xml:space="preserve">sobre o IPCA </w:t>
      </w:r>
      <w:r w:rsidRPr="083AE445">
        <w:rPr>
          <w:rFonts w:eastAsiaTheme="minorEastAsia" w:cs="Poppins"/>
        </w:rPr>
        <w:t xml:space="preserve">de artigos de residência </w:t>
      </w:r>
      <w:r w:rsidR="00857FC7">
        <w:rPr>
          <w:rFonts w:eastAsiaTheme="minorEastAsia" w:cs="Poppins"/>
        </w:rPr>
        <w:t>hoje</w:t>
      </w:r>
      <w:r w:rsidR="001D4ACE">
        <w:rPr>
          <w:rFonts w:eastAsiaTheme="minorEastAsia" w:cs="Poppins"/>
        </w:rPr>
        <w:t xml:space="preserve">, </w:t>
      </w:r>
      <w:r w:rsidR="00B62F86">
        <w:rPr>
          <w:rFonts w:eastAsiaTheme="minorEastAsia" w:cs="Poppins"/>
        </w:rPr>
        <w:t xml:space="preserve">em </w:t>
      </w:r>
      <w:r w:rsidR="000113BE">
        <w:rPr>
          <w:rFonts w:eastAsiaTheme="minorEastAsia" w:cs="Poppins"/>
        </w:rPr>
        <w:t>todos os casos</w:t>
      </w:r>
      <w:r w:rsidR="001D4ACE">
        <w:rPr>
          <w:rFonts w:eastAsiaTheme="minorEastAsia" w:cs="Poppins"/>
        </w:rPr>
        <w:t xml:space="preserve"> </w:t>
      </w:r>
      <w:r w:rsidR="00B62F86">
        <w:rPr>
          <w:rFonts w:eastAsiaTheme="minorEastAsia" w:cs="Poppins"/>
        </w:rPr>
        <w:t>m</w:t>
      </w:r>
      <w:r w:rsidR="001D4ACE">
        <w:rPr>
          <w:rFonts w:eastAsiaTheme="minorEastAsia" w:cs="Poppins"/>
        </w:rPr>
        <w:t>antend</w:t>
      </w:r>
      <w:r w:rsidR="00B62F86">
        <w:rPr>
          <w:rFonts w:eastAsiaTheme="minorEastAsia" w:cs="Poppins"/>
        </w:rPr>
        <w:t>o</w:t>
      </w:r>
      <w:r w:rsidR="00DC2010">
        <w:rPr>
          <w:rFonts w:eastAsiaTheme="minorEastAsia" w:cs="Poppins"/>
        </w:rPr>
        <w:t xml:space="preserve"> as demais variáveis constantes.</w:t>
      </w:r>
    </w:p>
    <w:p w14:paraId="3850FE60" w14:textId="77777777" w:rsidR="00F854AB" w:rsidRPr="004B5354" w:rsidRDefault="00000000" w:rsidP="00F854AB">
      <w:pPr>
        <w:tabs>
          <w:tab w:val="left" w:pos="5245"/>
        </w:tabs>
        <w:rPr>
          <w:rFonts w:eastAsiaTheme="minorEastAsia" w:cs="Poppins"/>
        </w:rPr>
      </w:pPr>
      <m:oMathPara>
        <m:oMath>
          <m:sSub>
            <m:sSubPr>
              <m:ctrlPr>
                <w:rPr>
                  <w:rFonts w:ascii="Cambria Math" w:eastAsiaTheme="minorEastAsia" w:hAnsi="Cambria Math" w:cs="Poppins"/>
                  <w:i/>
                </w:rPr>
              </m:ctrlPr>
            </m:sSubPr>
            <m:e>
              <m:r>
                <w:rPr>
                  <w:rFonts w:ascii="Cambria Math" w:eastAsiaTheme="minorEastAsia" w:hAnsi="Cambria Math" w:cs="Poppins"/>
                </w:rPr>
                <m:t>π</m:t>
              </m:r>
            </m:e>
            <m:sub>
              <m:r>
                <w:rPr>
                  <w:rFonts w:ascii="Cambria Math" w:eastAsiaTheme="minorEastAsia" w:hAnsi="Cambria Math" w:cs="Poppins"/>
                </w:rPr>
                <m:t>t</m:t>
              </m:r>
            </m:sub>
          </m:sSub>
          <m:r>
            <w:rPr>
              <w:rFonts w:ascii="Cambria Math" w:eastAsiaTheme="minorEastAsia" w:hAnsi="Cambria Math" w:cs="Poppins"/>
            </w:rPr>
            <m:t>= -0,0224-0,6648</m:t>
          </m:r>
          <m:r>
            <m:rPr>
              <m:sty m:val="p"/>
            </m:rPr>
            <w:rPr>
              <w:rFonts w:ascii="Cambria Math" w:eastAsiaTheme="minorEastAsia" w:hAnsi="Cambria Math" w:cs="Poppins"/>
            </w:rPr>
            <m:t>Δ</m:t>
          </m:r>
          <m:sSub>
            <m:sSubPr>
              <m:ctrlPr>
                <w:rPr>
                  <w:rFonts w:ascii="Cambria Math" w:eastAsiaTheme="minorEastAsia" w:hAnsi="Cambria Math" w:cs="Poppins"/>
                  <w:i/>
                </w:rPr>
              </m:ctrlPr>
            </m:sSubPr>
            <m:e>
              <m:r>
                <w:rPr>
                  <w:rFonts w:ascii="Cambria Math" w:eastAsiaTheme="minorEastAsia" w:hAnsi="Cambria Math" w:cs="Poppins"/>
                </w:rPr>
                <m:t>π</m:t>
              </m:r>
            </m:e>
            <m:sub>
              <m:r>
                <w:rPr>
                  <w:rFonts w:ascii="Cambria Math" w:eastAsiaTheme="minorEastAsia" w:hAnsi="Cambria Math" w:cs="Poppins"/>
                </w:rPr>
                <m:t>t-1</m:t>
              </m:r>
            </m:sub>
          </m:sSub>
          <m:r>
            <w:rPr>
              <w:rFonts w:ascii="Cambria Math" w:eastAsiaTheme="minorEastAsia" w:hAnsi="Cambria Math" w:cs="Poppins"/>
            </w:rPr>
            <m:t>-0,3619</m:t>
          </m:r>
          <m:r>
            <m:rPr>
              <m:sty m:val="p"/>
            </m:rPr>
            <w:rPr>
              <w:rFonts w:ascii="Cambria Math" w:eastAsiaTheme="minorEastAsia" w:hAnsi="Cambria Math" w:cs="Poppins"/>
            </w:rPr>
            <m:t>Δ</m:t>
          </m:r>
          <m:sSub>
            <m:sSubPr>
              <m:ctrlPr>
                <w:rPr>
                  <w:rFonts w:ascii="Cambria Math" w:eastAsiaTheme="minorEastAsia" w:hAnsi="Cambria Math" w:cs="Poppins"/>
                  <w:i/>
                </w:rPr>
              </m:ctrlPr>
            </m:sSubPr>
            <m:e>
              <m:r>
                <w:rPr>
                  <w:rFonts w:ascii="Cambria Math" w:eastAsiaTheme="minorEastAsia" w:hAnsi="Cambria Math" w:cs="Poppins"/>
                </w:rPr>
                <m:t>π</m:t>
              </m:r>
            </m:e>
            <m:sub>
              <m:r>
                <w:rPr>
                  <w:rFonts w:ascii="Cambria Math" w:eastAsiaTheme="minorEastAsia" w:hAnsi="Cambria Math" w:cs="Poppins"/>
                </w:rPr>
                <m:t>t-2</m:t>
              </m:r>
            </m:sub>
          </m:sSub>
          <m:r>
            <w:rPr>
              <w:rFonts w:ascii="Cambria Math" w:eastAsiaTheme="minorEastAsia" w:hAnsi="Cambria Math" w:cs="Poppins"/>
            </w:rPr>
            <m:t>-0,2055</m:t>
          </m:r>
          <m:r>
            <m:rPr>
              <m:sty m:val="p"/>
            </m:rPr>
            <w:rPr>
              <w:rFonts w:ascii="Cambria Math" w:eastAsiaTheme="minorEastAsia" w:hAnsi="Cambria Math" w:cs="Poppins"/>
            </w:rPr>
            <m:t>Δ</m:t>
          </m:r>
          <m:sSub>
            <m:sSubPr>
              <m:ctrlPr>
                <w:rPr>
                  <w:rFonts w:ascii="Cambria Math" w:eastAsiaTheme="minorEastAsia" w:hAnsi="Cambria Math" w:cs="Poppins"/>
                  <w:i/>
                </w:rPr>
              </m:ctrlPr>
            </m:sSubPr>
            <m:e>
              <m:r>
                <w:rPr>
                  <w:rFonts w:ascii="Cambria Math" w:eastAsiaTheme="minorEastAsia" w:hAnsi="Cambria Math" w:cs="Poppins"/>
                </w:rPr>
                <m:t>π</m:t>
              </m:r>
            </m:e>
            <m:sub>
              <m:r>
                <w:rPr>
                  <w:rFonts w:ascii="Cambria Math" w:eastAsiaTheme="minorEastAsia" w:hAnsi="Cambria Math" w:cs="Poppins"/>
                </w:rPr>
                <m:t>t-3</m:t>
              </m:r>
            </m:sub>
          </m:sSub>
          <m:r>
            <w:rPr>
              <w:rFonts w:ascii="Cambria Math" w:eastAsiaTheme="minorEastAsia" w:hAnsi="Cambria Math" w:cs="Poppins"/>
            </w:rPr>
            <m:t xml:space="preserve"> -0,9657</m:t>
          </m:r>
          <m:r>
            <m:rPr>
              <m:sty m:val="p"/>
            </m:rPr>
            <w:rPr>
              <w:rFonts w:ascii="Cambria Math" w:eastAsiaTheme="minorEastAsia" w:hAnsi="Cambria Math" w:cs="Poppins"/>
            </w:rPr>
            <m:t>Δ</m:t>
          </m:r>
          <m:sSub>
            <m:sSubPr>
              <m:ctrlPr>
                <w:rPr>
                  <w:rFonts w:ascii="Cambria Math" w:eastAsiaTheme="minorEastAsia" w:hAnsi="Cambria Math" w:cs="Poppins"/>
                  <w:i/>
                </w:rPr>
              </m:ctrlPr>
            </m:sSubPr>
            <m:e>
              <m:r>
                <w:rPr>
                  <w:rFonts w:ascii="Cambria Math" w:eastAsiaTheme="minorEastAsia" w:hAnsi="Cambria Math" w:cs="Poppins"/>
                </w:rPr>
                <m:t>Selic</m:t>
              </m:r>
            </m:e>
            <m:sub>
              <m:r>
                <w:rPr>
                  <w:rFonts w:ascii="Cambria Math" w:eastAsiaTheme="minorEastAsia" w:hAnsi="Cambria Math" w:cs="Poppins"/>
                </w:rPr>
                <m:t>t-6</m:t>
              </m:r>
            </m:sub>
          </m:sSub>
          <m:r>
            <w:rPr>
              <w:rFonts w:ascii="Cambria Math" w:eastAsiaTheme="minorEastAsia" w:hAnsi="Cambria Math" w:cs="Poppins"/>
            </w:rPr>
            <m:t>-2,4068</m:t>
          </m:r>
          <m:sSub>
            <m:sSubPr>
              <m:ctrlPr>
                <w:rPr>
                  <w:rFonts w:ascii="Cambria Math" w:eastAsiaTheme="minorEastAsia" w:hAnsi="Cambria Math" w:cs="Poppins"/>
                  <w:i/>
                </w:rPr>
              </m:ctrlPr>
            </m:sSubPr>
            <m:e>
              <m:r>
                <w:rPr>
                  <w:rFonts w:ascii="Cambria Math" w:eastAsiaTheme="minorEastAsia" w:hAnsi="Cambria Math" w:cs="Poppins"/>
                </w:rPr>
                <m:t>E</m:t>
              </m:r>
            </m:e>
            <m:sub>
              <m:r>
                <w:rPr>
                  <w:rFonts w:ascii="Cambria Math" w:eastAsiaTheme="minorEastAsia" w:hAnsi="Cambria Math" w:cs="Poppins"/>
                </w:rPr>
                <m:t>t</m:t>
              </m:r>
            </m:sub>
          </m:sSub>
          <m:r>
            <w:rPr>
              <w:rFonts w:ascii="Cambria Math" w:eastAsiaTheme="minorEastAsia" w:hAnsi="Cambria Math" w:cs="Poppins"/>
            </w:rPr>
            <m:t>+2,9015</m:t>
          </m:r>
          <m:sSub>
            <m:sSubPr>
              <m:ctrlPr>
                <w:rPr>
                  <w:rFonts w:ascii="Cambria Math" w:eastAsiaTheme="minorEastAsia" w:hAnsi="Cambria Math" w:cs="Poppins"/>
                  <w:i/>
                </w:rPr>
              </m:ctrlPr>
            </m:sSubPr>
            <m:e>
              <m:r>
                <w:rPr>
                  <w:rFonts w:ascii="Cambria Math" w:eastAsiaTheme="minorEastAsia" w:hAnsi="Cambria Math" w:cs="Poppins"/>
                </w:rPr>
                <m:t>E</m:t>
              </m:r>
            </m:e>
            <m:sub>
              <m:r>
                <w:rPr>
                  <w:rFonts w:ascii="Cambria Math" w:eastAsiaTheme="minorEastAsia" w:hAnsi="Cambria Math" w:cs="Poppins"/>
                </w:rPr>
                <m:t>t-2</m:t>
              </m:r>
            </m:sub>
          </m:sSub>
          <m:r>
            <w:rPr>
              <w:rFonts w:ascii="Cambria Math" w:eastAsiaTheme="minorEastAsia" w:hAnsi="Cambria Math" w:cs="Poppins"/>
            </w:rPr>
            <m:t>+3,4070</m:t>
          </m:r>
          <m:sSub>
            <m:sSubPr>
              <m:ctrlPr>
                <w:rPr>
                  <w:rFonts w:ascii="Cambria Math" w:eastAsiaTheme="minorEastAsia" w:hAnsi="Cambria Math" w:cs="Poppins"/>
                  <w:i/>
                </w:rPr>
              </m:ctrlPr>
            </m:sSubPr>
            <m:e>
              <m:r>
                <w:rPr>
                  <w:rFonts w:ascii="Cambria Math" w:eastAsiaTheme="minorEastAsia" w:hAnsi="Cambria Math" w:cs="Poppins"/>
                </w:rPr>
                <m:t>E</m:t>
              </m:r>
            </m:e>
            <m:sub>
              <m:r>
                <w:rPr>
                  <w:rFonts w:ascii="Cambria Math" w:eastAsiaTheme="minorEastAsia" w:hAnsi="Cambria Math" w:cs="Poppins"/>
                </w:rPr>
                <m:t>t-3</m:t>
              </m:r>
            </m:sub>
          </m:sSub>
          <m:r>
            <w:rPr>
              <w:rFonts w:ascii="Cambria Math" w:eastAsiaTheme="minorEastAsia" w:hAnsi="Cambria Math" w:cs="Poppins"/>
            </w:rPr>
            <m:t xml:space="preserve">  </m:t>
          </m:r>
        </m:oMath>
      </m:oMathPara>
    </w:p>
    <w:p w14:paraId="163B8903" w14:textId="77777777" w:rsidR="00F854AB" w:rsidRPr="00C467EA" w:rsidRDefault="00F854AB" w:rsidP="00F854AB">
      <w:pPr>
        <w:tabs>
          <w:tab w:val="left" w:pos="5245"/>
        </w:tabs>
        <w:rPr>
          <w:rFonts w:ascii="Dosis" w:eastAsiaTheme="minorEastAsia" w:hAnsi="Dosis" w:cs="Poppins"/>
          <w:color w:val="01A77F"/>
          <w:sz w:val="24"/>
          <w:szCs w:val="24"/>
        </w:rPr>
      </w:pPr>
      <w:r w:rsidRPr="00C467EA">
        <w:rPr>
          <w:rFonts w:ascii="Dosis" w:eastAsiaTheme="minorEastAsia" w:hAnsi="Dosis" w:cs="Poppins"/>
          <w:color w:val="01A77F"/>
          <w:sz w:val="24"/>
          <w:szCs w:val="24"/>
        </w:rPr>
        <w:t xml:space="preserve">Constante </w:t>
      </w:r>
    </w:p>
    <w:p w14:paraId="25251B84" w14:textId="0ED4F98B" w:rsidR="00CD7B8B" w:rsidRPr="00CF2355" w:rsidRDefault="00F854AB" w:rsidP="00481B7D">
      <w:pPr>
        <w:tabs>
          <w:tab w:val="left" w:pos="5245"/>
        </w:tabs>
        <w:jc w:val="both"/>
        <w:rPr>
          <w:rFonts w:eastAsiaTheme="minorEastAsia" w:cs="Poppins"/>
        </w:rPr>
      </w:pPr>
      <w:r>
        <w:rPr>
          <w:rFonts w:eastAsiaTheme="minorEastAsia" w:cs="Poppins"/>
        </w:rPr>
        <w:t>Em média</w:t>
      </w:r>
      <w:r w:rsidR="004D2151">
        <w:rPr>
          <w:rFonts w:eastAsiaTheme="minorEastAsia" w:cs="Poppins"/>
        </w:rPr>
        <w:t>, o IPCA de</w:t>
      </w:r>
      <w:r>
        <w:rPr>
          <w:rFonts w:eastAsiaTheme="minorEastAsia" w:cs="Poppins"/>
        </w:rPr>
        <w:t xml:space="preserve"> artigos de residência</w:t>
      </w:r>
      <w:r w:rsidR="00DD47BB">
        <w:rPr>
          <w:rFonts w:eastAsiaTheme="minorEastAsia" w:cs="Poppins"/>
        </w:rPr>
        <w:t xml:space="preserve"> </w:t>
      </w:r>
      <w:r w:rsidR="00857FC7">
        <w:rPr>
          <w:rFonts w:eastAsiaTheme="minorEastAsia" w:cs="Poppins"/>
        </w:rPr>
        <w:t>contemporâneo</w:t>
      </w:r>
      <w:r w:rsidR="00DD47BB">
        <w:rPr>
          <w:rFonts w:eastAsiaTheme="minorEastAsia" w:cs="Poppins"/>
        </w:rPr>
        <w:t xml:space="preserve"> </w:t>
      </w:r>
      <w:r>
        <w:rPr>
          <w:rFonts w:eastAsiaTheme="minorEastAsia" w:cs="Poppins"/>
        </w:rPr>
        <w:t>é de -0,0224 quando todas as variáveis são iguais a zero.</w:t>
      </w:r>
    </w:p>
    <w:p w14:paraId="02B30861" w14:textId="381A28A0" w:rsidR="00F854AB" w:rsidRPr="00C467EA" w:rsidRDefault="00F854AB" w:rsidP="00F854AB">
      <w:pPr>
        <w:tabs>
          <w:tab w:val="left" w:pos="5245"/>
        </w:tabs>
        <w:rPr>
          <w:rFonts w:ascii="Dosis" w:eastAsiaTheme="minorEastAsia" w:hAnsi="Dosis" w:cs="Poppins"/>
          <w:color w:val="01A77F"/>
          <w:sz w:val="24"/>
          <w:szCs w:val="24"/>
        </w:rPr>
      </w:pPr>
      <w:r w:rsidRPr="00C467EA">
        <w:rPr>
          <w:rFonts w:ascii="Dosis" w:eastAsiaTheme="minorEastAsia" w:hAnsi="Dosis" w:cs="Poppins"/>
          <w:color w:val="01A77F"/>
          <w:sz w:val="24"/>
          <w:szCs w:val="24"/>
        </w:rPr>
        <w:t>Taxa de</w:t>
      </w:r>
      <w:r w:rsidR="00DE13C9" w:rsidRPr="00C467EA">
        <w:rPr>
          <w:rFonts w:ascii="Dosis" w:eastAsiaTheme="minorEastAsia" w:hAnsi="Dosis" w:cs="Poppins"/>
          <w:color w:val="01A77F"/>
          <w:sz w:val="24"/>
          <w:szCs w:val="24"/>
        </w:rPr>
        <w:t xml:space="preserve"> Variação da</w:t>
      </w:r>
      <w:r w:rsidRPr="00C467EA">
        <w:rPr>
          <w:rFonts w:ascii="Dosis" w:eastAsiaTheme="minorEastAsia" w:hAnsi="Dosis" w:cs="Poppins"/>
          <w:color w:val="01A77F"/>
          <w:sz w:val="24"/>
          <w:szCs w:val="24"/>
        </w:rPr>
        <w:t xml:space="preserve"> Inflação de Artigos de Residência </w:t>
      </w:r>
    </w:p>
    <w:p w14:paraId="143E1965" w14:textId="321CD414" w:rsidR="00F854AB" w:rsidRDefault="002E47D6" w:rsidP="00481B7D">
      <w:pPr>
        <w:jc w:val="both"/>
        <w:rPr>
          <w:rFonts w:eastAsia="Times New Roman" w:cs="Poppins"/>
          <w:color w:val="000000" w:themeColor="text1"/>
        </w:rPr>
      </w:pPr>
      <w:r>
        <w:rPr>
          <w:rFonts w:eastAsia="Times New Roman" w:cs="Poppins"/>
          <w:color w:val="000000" w:themeColor="text1"/>
        </w:rPr>
        <w:t xml:space="preserve">A </w:t>
      </w:r>
      <w:r w:rsidR="00046C01">
        <w:rPr>
          <w:rFonts w:eastAsia="Times New Roman" w:cs="Poppins"/>
          <w:color w:val="000000" w:themeColor="text1"/>
        </w:rPr>
        <w:t>taxa de varia</w:t>
      </w:r>
      <w:r w:rsidR="001D4ACE">
        <w:rPr>
          <w:rFonts w:eastAsia="Times New Roman" w:cs="Poppins"/>
          <w:color w:val="000000" w:themeColor="text1"/>
        </w:rPr>
        <w:t xml:space="preserve">ção da inflação de artigos de residência no passado parece afetar o nível da variação da taxa </w:t>
      </w:r>
      <w:r w:rsidR="00857FC7">
        <w:rPr>
          <w:rFonts w:eastAsia="Times New Roman" w:cs="Poppins"/>
          <w:color w:val="000000" w:themeColor="text1"/>
        </w:rPr>
        <w:t>nos dias de hoje</w:t>
      </w:r>
      <w:r w:rsidR="001D4ACE">
        <w:rPr>
          <w:rFonts w:eastAsia="Times New Roman" w:cs="Poppins"/>
          <w:color w:val="000000" w:themeColor="text1"/>
        </w:rPr>
        <w:t xml:space="preserve">. </w:t>
      </w:r>
      <w:r w:rsidR="001B30CD">
        <w:rPr>
          <w:rFonts w:eastAsia="Times New Roman" w:cs="Poppins"/>
          <w:color w:val="000000" w:themeColor="text1"/>
        </w:rPr>
        <w:t xml:space="preserve">O aumento de um </w:t>
      </w:r>
      <w:r w:rsidR="00554EFC">
        <w:rPr>
          <w:rFonts w:eastAsia="Times New Roman" w:cs="Poppins"/>
          <w:color w:val="000000" w:themeColor="text1"/>
        </w:rPr>
        <w:t>ponto</w:t>
      </w:r>
      <w:r w:rsidR="001B30CD">
        <w:rPr>
          <w:rFonts w:eastAsia="Times New Roman" w:cs="Poppins"/>
          <w:color w:val="000000" w:themeColor="text1"/>
        </w:rPr>
        <w:t xml:space="preserve"> percentual na </w:t>
      </w:r>
      <w:r w:rsidR="000113BE">
        <w:rPr>
          <w:rFonts w:eastAsia="Times New Roman" w:cs="Poppins"/>
          <w:color w:val="000000" w:themeColor="text1"/>
        </w:rPr>
        <w:t>primeira diferença d</w:t>
      </w:r>
      <w:r w:rsidR="00B557A9">
        <w:rPr>
          <w:rFonts w:eastAsia="Times New Roman" w:cs="Poppins"/>
          <w:color w:val="000000" w:themeColor="text1"/>
        </w:rPr>
        <w:t xml:space="preserve">o IPCA para artigos </w:t>
      </w:r>
      <w:r w:rsidR="00B96E6E">
        <w:rPr>
          <w:rFonts w:eastAsia="Times New Roman" w:cs="Poppins"/>
          <w:color w:val="000000" w:themeColor="text1"/>
        </w:rPr>
        <w:t xml:space="preserve">de residência </w:t>
      </w:r>
      <w:r w:rsidR="001A00CD">
        <w:rPr>
          <w:rFonts w:eastAsia="Times New Roman" w:cs="Poppins"/>
          <w:color w:val="000000" w:themeColor="text1"/>
        </w:rPr>
        <w:t>um período no passado</w:t>
      </w:r>
      <w:r w:rsidR="00DB5C04">
        <w:rPr>
          <w:rFonts w:eastAsia="Times New Roman" w:cs="Poppins"/>
          <w:color w:val="000000" w:themeColor="text1"/>
        </w:rPr>
        <w:t xml:space="preserve"> </w:t>
      </w:r>
      <w:r w:rsidR="00513BE8">
        <w:rPr>
          <w:rFonts w:eastAsia="Times New Roman" w:cs="Poppins"/>
          <w:color w:val="000000" w:themeColor="text1"/>
        </w:rPr>
        <w:t xml:space="preserve">diminui </w:t>
      </w:r>
      <w:r w:rsidR="00C7707D">
        <w:rPr>
          <w:rFonts w:eastAsia="Times New Roman" w:cs="Poppins"/>
          <w:color w:val="000000" w:themeColor="text1"/>
        </w:rPr>
        <w:t>a</w:t>
      </w:r>
      <w:r w:rsidR="007D031D">
        <w:rPr>
          <w:rFonts w:eastAsia="Times New Roman" w:cs="Poppins"/>
          <w:color w:val="000000" w:themeColor="text1"/>
        </w:rPr>
        <w:t xml:space="preserve"> inflação</w:t>
      </w:r>
      <w:r w:rsidR="00027B03">
        <w:rPr>
          <w:rFonts w:eastAsia="Times New Roman" w:cs="Poppins"/>
          <w:color w:val="000000" w:themeColor="text1"/>
        </w:rPr>
        <w:t>, em média,</w:t>
      </w:r>
      <w:r w:rsidR="00C7707D">
        <w:rPr>
          <w:rFonts w:eastAsia="Times New Roman" w:cs="Poppins"/>
          <w:color w:val="000000" w:themeColor="text1"/>
        </w:rPr>
        <w:t xml:space="preserve"> em 0,6648 pontos percentuais. </w:t>
      </w:r>
      <w:r w:rsidR="00AE17A4">
        <w:rPr>
          <w:rFonts w:eastAsia="Times New Roman" w:cs="Poppins"/>
          <w:color w:val="000000" w:themeColor="text1"/>
        </w:rPr>
        <w:t xml:space="preserve">O aumento de um ponto percentual na primeira diferença da série de tempo </w:t>
      </w:r>
      <w:r w:rsidR="001A00CD">
        <w:rPr>
          <w:rFonts w:eastAsia="Times New Roman" w:cs="Poppins"/>
          <w:color w:val="000000" w:themeColor="text1"/>
        </w:rPr>
        <w:t>dois períodos no passado</w:t>
      </w:r>
      <w:r w:rsidR="00AE17A4">
        <w:rPr>
          <w:rFonts w:eastAsia="Times New Roman" w:cs="Poppins"/>
          <w:color w:val="000000" w:themeColor="text1"/>
        </w:rPr>
        <w:t xml:space="preserve"> </w:t>
      </w:r>
      <w:r w:rsidR="00554EFC">
        <w:rPr>
          <w:rFonts w:eastAsia="Times New Roman" w:cs="Poppins"/>
          <w:color w:val="000000" w:themeColor="text1"/>
        </w:rPr>
        <w:t xml:space="preserve">também afeta o IPCA, </w:t>
      </w:r>
      <w:r w:rsidR="00EC05F0">
        <w:rPr>
          <w:rFonts w:eastAsia="Times New Roman" w:cs="Poppins"/>
          <w:color w:val="000000" w:themeColor="text1"/>
        </w:rPr>
        <w:t>em</w:t>
      </w:r>
      <w:r w:rsidR="00C040B7">
        <w:rPr>
          <w:rFonts w:eastAsia="Times New Roman" w:cs="Poppins"/>
          <w:color w:val="000000" w:themeColor="text1"/>
        </w:rPr>
        <w:t xml:space="preserve"> média, em</w:t>
      </w:r>
      <w:r w:rsidR="00EC05F0">
        <w:rPr>
          <w:rFonts w:eastAsia="Times New Roman" w:cs="Poppins"/>
          <w:color w:val="000000" w:themeColor="text1"/>
        </w:rPr>
        <w:t xml:space="preserve"> </w:t>
      </w:r>
      <w:r>
        <w:rPr>
          <w:rFonts w:eastAsia="Times New Roman" w:cs="Poppins"/>
          <w:color w:val="000000" w:themeColor="text1"/>
        </w:rPr>
        <w:t xml:space="preserve">0,3619 pontos percentuais. Por fim, </w:t>
      </w:r>
      <w:r w:rsidR="008C1556">
        <w:rPr>
          <w:rFonts w:eastAsia="Times New Roman" w:cs="Poppins"/>
          <w:color w:val="000000" w:themeColor="text1"/>
        </w:rPr>
        <w:t xml:space="preserve">o aumento </w:t>
      </w:r>
      <w:r w:rsidR="00502EC6">
        <w:rPr>
          <w:rFonts w:eastAsia="Times New Roman" w:cs="Poppins"/>
          <w:color w:val="000000" w:themeColor="text1"/>
        </w:rPr>
        <w:t>de um ponto percentual na</w:t>
      </w:r>
      <w:r>
        <w:rPr>
          <w:rFonts w:eastAsia="Times New Roman" w:cs="Poppins"/>
          <w:color w:val="000000" w:themeColor="text1"/>
        </w:rPr>
        <w:t xml:space="preserve"> primeira diferença do IPCA de artigos de residência </w:t>
      </w:r>
      <w:r w:rsidR="001A00CD">
        <w:rPr>
          <w:rFonts w:eastAsia="Times New Roman" w:cs="Poppins"/>
          <w:color w:val="000000" w:themeColor="text1"/>
        </w:rPr>
        <w:t>três períodos no passado</w:t>
      </w:r>
      <w:r w:rsidR="00AB05AD">
        <w:rPr>
          <w:rFonts w:eastAsia="Times New Roman" w:cs="Poppins"/>
          <w:color w:val="000000" w:themeColor="text1"/>
        </w:rPr>
        <w:t xml:space="preserve"> </w:t>
      </w:r>
      <w:r w:rsidR="00AB05AD">
        <w:rPr>
          <w:rFonts w:eastAsia="Times New Roman" w:cs="Poppins"/>
          <w:color w:val="000000" w:themeColor="text1"/>
        </w:rPr>
        <w:lastRenderedPageBreak/>
        <w:t>diminui</w:t>
      </w:r>
      <w:r w:rsidR="00655EC5">
        <w:rPr>
          <w:rFonts w:eastAsia="Times New Roman" w:cs="Poppins"/>
          <w:color w:val="000000" w:themeColor="text1"/>
        </w:rPr>
        <w:t xml:space="preserve"> </w:t>
      </w:r>
      <w:r w:rsidR="00A032C7">
        <w:rPr>
          <w:rFonts w:eastAsia="Times New Roman" w:cs="Poppins"/>
          <w:color w:val="000000" w:themeColor="text1"/>
        </w:rPr>
        <w:t>o IPCA de artigos de residência</w:t>
      </w:r>
      <w:r w:rsidR="00CF6E19">
        <w:rPr>
          <w:rFonts w:eastAsia="Times New Roman" w:cs="Poppins"/>
          <w:color w:val="000000" w:themeColor="text1"/>
        </w:rPr>
        <w:t>, em média,</w:t>
      </w:r>
      <w:r w:rsidR="00A032C7">
        <w:rPr>
          <w:rFonts w:eastAsia="Times New Roman" w:cs="Poppins"/>
          <w:color w:val="000000" w:themeColor="text1"/>
        </w:rPr>
        <w:t xml:space="preserve"> </w:t>
      </w:r>
      <w:r w:rsidR="008C3525">
        <w:rPr>
          <w:rFonts w:eastAsia="Times New Roman" w:cs="Poppins"/>
          <w:color w:val="000000" w:themeColor="text1"/>
        </w:rPr>
        <w:t>em 0,2055 pontos percentuais.</w:t>
      </w:r>
    </w:p>
    <w:p w14:paraId="006A76B4" w14:textId="610F05B2" w:rsidR="003152CF" w:rsidRPr="00C467EA" w:rsidRDefault="003152CF" w:rsidP="00F854AB">
      <w:pPr>
        <w:tabs>
          <w:tab w:val="left" w:pos="5245"/>
        </w:tabs>
        <w:rPr>
          <w:rFonts w:ascii="Dosis" w:eastAsiaTheme="minorEastAsia" w:hAnsi="Dosis" w:cs="Poppins"/>
          <w:color w:val="01A77F"/>
          <w:sz w:val="24"/>
          <w:szCs w:val="24"/>
        </w:rPr>
      </w:pPr>
      <w:r w:rsidRPr="00C467EA">
        <w:rPr>
          <w:rFonts w:ascii="Dosis" w:eastAsiaTheme="minorEastAsia" w:hAnsi="Dosis" w:cs="Poppins"/>
          <w:color w:val="01A77F"/>
          <w:sz w:val="24"/>
          <w:szCs w:val="24"/>
        </w:rPr>
        <w:t>Selic</w:t>
      </w:r>
    </w:p>
    <w:p w14:paraId="5C9104E5" w14:textId="3F3F3563" w:rsidR="007C6AFE" w:rsidRPr="007C6AFE" w:rsidRDefault="007C6AFE" w:rsidP="00481B7D">
      <w:pPr>
        <w:tabs>
          <w:tab w:val="left" w:pos="5245"/>
        </w:tabs>
        <w:jc w:val="both"/>
        <w:rPr>
          <w:rFonts w:eastAsiaTheme="minorEastAsia" w:cs="Poppins"/>
        </w:rPr>
      </w:pPr>
      <w:r>
        <w:rPr>
          <w:rFonts w:eastAsiaTheme="minorEastAsia" w:cs="Poppins"/>
        </w:rPr>
        <w:t xml:space="preserve">A taxa </w:t>
      </w:r>
      <w:r w:rsidR="00F439D9">
        <w:rPr>
          <w:rFonts w:eastAsiaTheme="minorEastAsia" w:cs="Poppins"/>
        </w:rPr>
        <w:t xml:space="preserve">de juros Selic acumulada </w:t>
      </w:r>
      <w:r w:rsidR="00271167">
        <w:rPr>
          <w:rFonts w:eastAsiaTheme="minorEastAsia" w:cs="Poppins"/>
        </w:rPr>
        <w:t xml:space="preserve">mensal </w:t>
      </w:r>
      <w:r w:rsidR="00F439D9">
        <w:rPr>
          <w:rFonts w:eastAsiaTheme="minorEastAsia" w:cs="Poppins"/>
        </w:rPr>
        <w:t xml:space="preserve">é a segunda </w:t>
      </w:r>
      <w:r w:rsidR="00B1679B">
        <w:rPr>
          <w:rFonts w:eastAsiaTheme="minorEastAsia" w:cs="Poppins"/>
        </w:rPr>
        <w:t xml:space="preserve">variável que </w:t>
      </w:r>
      <w:r w:rsidR="00970F5C">
        <w:rPr>
          <w:rFonts w:eastAsiaTheme="minorEastAsia" w:cs="Poppins"/>
        </w:rPr>
        <w:t xml:space="preserve">deve afetar </w:t>
      </w:r>
      <w:r w:rsidR="009E5407">
        <w:rPr>
          <w:rFonts w:eastAsiaTheme="minorEastAsia" w:cs="Poppins"/>
        </w:rPr>
        <w:t>o nível do IPCA de artigos de residência</w:t>
      </w:r>
      <w:r w:rsidR="003B2AA3">
        <w:rPr>
          <w:rFonts w:eastAsiaTheme="minorEastAsia" w:cs="Poppins"/>
        </w:rPr>
        <w:t xml:space="preserve"> </w:t>
      </w:r>
      <w:r w:rsidR="001A00CD">
        <w:rPr>
          <w:rFonts w:eastAsiaTheme="minorEastAsia" w:cs="Poppins"/>
        </w:rPr>
        <w:t>contemporânea</w:t>
      </w:r>
      <w:r w:rsidR="003B2AA3">
        <w:rPr>
          <w:rFonts w:eastAsiaTheme="minorEastAsia" w:cs="Poppins"/>
        </w:rPr>
        <w:t xml:space="preserve">. </w:t>
      </w:r>
      <w:r w:rsidR="00CF6E19">
        <w:rPr>
          <w:rFonts w:eastAsiaTheme="minorEastAsia" w:cs="Poppins"/>
        </w:rPr>
        <w:t>Em média, a</w:t>
      </w:r>
      <w:r w:rsidR="00BA2D36">
        <w:rPr>
          <w:rFonts w:eastAsiaTheme="minorEastAsia" w:cs="Poppins"/>
        </w:rPr>
        <w:t xml:space="preserve"> taxa de juros </w:t>
      </w:r>
      <w:r w:rsidR="003C1351">
        <w:rPr>
          <w:rFonts w:eastAsiaTheme="minorEastAsia" w:cs="Poppins"/>
        </w:rPr>
        <w:t>Selic de</w:t>
      </w:r>
      <w:r w:rsidR="002D1900">
        <w:rPr>
          <w:rFonts w:eastAsiaTheme="minorEastAsia" w:cs="Poppins"/>
        </w:rPr>
        <w:t xml:space="preserve"> 6 períodos no passado</w:t>
      </w:r>
      <w:r w:rsidR="0050239C">
        <w:rPr>
          <w:rFonts w:eastAsiaTheme="minorEastAsia" w:cs="Poppins"/>
        </w:rPr>
        <w:t xml:space="preserve"> parece diminuir </w:t>
      </w:r>
      <w:r w:rsidR="006168E7">
        <w:rPr>
          <w:rFonts w:eastAsiaTheme="minorEastAsia" w:cs="Poppins"/>
        </w:rPr>
        <w:t>o IPCA de artigos de residência</w:t>
      </w:r>
      <w:r w:rsidR="00605374">
        <w:rPr>
          <w:rFonts w:eastAsiaTheme="minorEastAsia" w:cs="Poppins"/>
        </w:rPr>
        <w:t xml:space="preserve"> em 0,9657</w:t>
      </w:r>
      <w:r w:rsidR="008E180F">
        <w:rPr>
          <w:rFonts w:eastAsiaTheme="minorEastAsia" w:cs="Poppins"/>
        </w:rPr>
        <w:t xml:space="preserve"> pontos percentuais</w:t>
      </w:r>
      <w:r w:rsidR="00DE0E43">
        <w:rPr>
          <w:rFonts w:eastAsiaTheme="minorEastAsia" w:cs="Poppins"/>
        </w:rPr>
        <w:t>.</w:t>
      </w:r>
    </w:p>
    <w:p w14:paraId="2E20FF11" w14:textId="77777777" w:rsidR="00DD7C11" w:rsidRDefault="00F854AB" w:rsidP="00DD7C11">
      <w:pPr>
        <w:tabs>
          <w:tab w:val="left" w:pos="5245"/>
        </w:tabs>
        <w:rPr>
          <w:rFonts w:ascii="Dosis" w:eastAsiaTheme="minorEastAsia" w:hAnsi="Dosis" w:cs="Poppins"/>
          <w:color w:val="01A77F"/>
          <w:sz w:val="24"/>
          <w:szCs w:val="24"/>
        </w:rPr>
      </w:pPr>
      <w:r w:rsidRPr="00C467EA">
        <w:rPr>
          <w:rFonts w:ascii="Dosis" w:eastAsiaTheme="minorEastAsia" w:hAnsi="Dosis" w:cs="Poppins"/>
          <w:color w:val="01A77F"/>
          <w:sz w:val="24"/>
          <w:szCs w:val="24"/>
        </w:rPr>
        <w:t>Tax</w:t>
      </w:r>
      <w:r w:rsidR="00DD7C11">
        <w:rPr>
          <w:rFonts w:ascii="Dosis" w:eastAsiaTheme="minorEastAsia" w:hAnsi="Dosis" w:cs="Poppins"/>
          <w:color w:val="01A77F"/>
          <w:sz w:val="24"/>
          <w:szCs w:val="24"/>
        </w:rPr>
        <w:t>a</w:t>
      </w:r>
      <w:r w:rsidRPr="00C467EA">
        <w:rPr>
          <w:rFonts w:ascii="Dosis" w:eastAsiaTheme="minorEastAsia" w:hAnsi="Dosis" w:cs="Poppins"/>
          <w:color w:val="01A77F"/>
          <w:sz w:val="24"/>
          <w:szCs w:val="24"/>
        </w:rPr>
        <w:t xml:space="preserve"> de Câmbio</w:t>
      </w:r>
      <w:r w:rsidRPr="00C467EA">
        <w:rPr>
          <w:rFonts w:ascii="Dosis" w:eastAsiaTheme="minorEastAsia" w:hAnsi="Dosis" w:cs="Poppins"/>
          <w:sz w:val="24"/>
          <w:szCs w:val="24"/>
        </w:rPr>
        <w:tab/>
      </w:r>
    </w:p>
    <w:p w14:paraId="38FECF56" w14:textId="741393FB" w:rsidR="001F43B6" w:rsidRPr="00DD7C11" w:rsidRDefault="00271167" w:rsidP="00DD7C11">
      <w:pPr>
        <w:tabs>
          <w:tab w:val="left" w:pos="5245"/>
        </w:tabs>
        <w:rPr>
          <w:rFonts w:ascii="Dosis" w:eastAsiaTheme="minorEastAsia" w:hAnsi="Dosis" w:cs="Poppins"/>
          <w:color w:val="01A77F"/>
          <w:sz w:val="24"/>
          <w:szCs w:val="24"/>
        </w:rPr>
      </w:pPr>
      <w:r>
        <w:rPr>
          <w:rFonts w:eastAsia="Times New Roman" w:cs="Poppins"/>
          <w:color w:val="000000" w:themeColor="text1"/>
        </w:rPr>
        <w:t xml:space="preserve">A variação mensal da taxa de câmbio </w:t>
      </w:r>
      <w:r w:rsidR="002E7A5F">
        <w:rPr>
          <w:rFonts w:eastAsia="Times New Roman" w:cs="Poppins"/>
          <w:color w:val="000000" w:themeColor="text1"/>
        </w:rPr>
        <w:t xml:space="preserve">é a terceira variável que deve afetar o IPCA de artigos de residência. </w:t>
      </w:r>
      <w:r w:rsidR="00F854AB">
        <w:rPr>
          <w:rFonts w:eastAsia="Times New Roman" w:cs="Poppins"/>
          <w:color w:val="000000" w:themeColor="text1"/>
        </w:rPr>
        <w:t xml:space="preserve">O aumento de </w:t>
      </w:r>
      <w:r w:rsidR="00C3184B">
        <w:rPr>
          <w:rFonts w:eastAsia="Times New Roman" w:cs="Poppins"/>
          <w:color w:val="000000" w:themeColor="text1"/>
        </w:rPr>
        <w:t xml:space="preserve">um </w:t>
      </w:r>
      <w:r w:rsidR="00F854AB">
        <w:rPr>
          <w:rFonts w:eastAsia="Times New Roman" w:cs="Poppins"/>
          <w:color w:val="000000" w:themeColor="text1"/>
        </w:rPr>
        <w:t>ponto percentual n</w:t>
      </w:r>
      <w:r w:rsidR="00F854AB" w:rsidRPr="00434C2F">
        <w:rPr>
          <w:rFonts w:eastAsia="Times New Roman" w:cs="Poppins"/>
          <w:color w:val="000000" w:themeColor="text1"/>
        </w:rPr>
        <w:t xml:space="preserve">a taxa de câmbio </w:t>
      </w:r>
      <w:r w:rsidR="007622EE">
        <w:rPr>
          <w:rFonts w:eastAsia="Times New Roman" w:cs="Poppins"/>
          <w:color w:val="000000" w:themeColor="text1"/>
        </w:rPr>
        <w:t>contemporânea</w:t>
      </w:r>
      <w:r w:rsidR="00061E88">
        <w:rPr>
          <w:rFonts w:eastAsia="Times New Roman" w:cs="Poppins"/>
          <w:color w:val="000000" w:themeColor="text1"/>
        </w:rPr>
        <w:t xml:space="preserve"> </w:t>
      </w:r>
      <w:r w:rsidR="00F854AB" w:rsidRPr="00434C2F">
        <w:rPr>
          <w:rFonts w:eastAsia="Times New Roman" w:cs="Poppins"/>
          <w:color w:val="000000" w:themeColor="text1"/>
        </w:rPr>
        <w:t>gera</w:t>
      </w:r>
      <w:r w:rsidR="00F854AB">
        <w:rPr>
          <w:rFonts w:eastAsia="Times New Roman" w:cs="Poppins"/>
          <w:color w:val="000000" w:themeColor="text1"/>
        </w:rPr>
        <w:t>, em média,</w:t>
      </w:r>
      <w:r w:rsidR="00F854AB" w:rsidRPr="00434C2F">
        <w:rPr>
          <w:rFonts w:eastAsia="Times New Roman" w:cs="Poppins"/>
          <w:color w:val="000000" w:themeColor="text1"/>
        </w:rPr>
        <w:t xml:space="preserve"> um</w:t>
      </w:r>
      <w:r w:rsidR="007361FA">
        <w:rPr>
          <w:rFonts w:eastAsia="Times New Roman" w:cs="Poppins"/>
          <w:color w:val="000000" w:themeColor="text1"/>
        </w:rPr>
        <w:t>a diminuição de 2,4068</w:t>
      </w:r>
      <w:r w:rsidR="00F854AB" w:rsidRPr="00434C2F">
        <w:rPr>
          <w:rFonts w:eastAsia="Times New Roman" w:cs="Poppins"/>
          <w:color w:val="000000" w:themeColor="text1"/>
        </w:rPr>
        <w:t xml:space="preserve"> p</w:t>
      </w:r>
      <w:r w:rsidR="00F854AB">
        <w:rPr>
          <w:rFonts w:eastAsia="Times New Roman" w:cs="Poppins"/>
          <w:color w:val="000000" w:themeColor="text1"/>
        </w:rPr>
        <w:t>ontos percentuais</w:t>
      </w:r>
      <w:r w:rsidR="00F854AB" w:rsidRPr="00434C2F">
        <w:rPr>
          <w:rFonts w:eastAsia="Times New Roman" w:cs="Poppins"/>
          <w:color w:val="000000" w:themeColor="text1"/>
        </w:rPr>
        <w:t xml:space="preserve"> </w:t>
      </w:r>
      <w:r w:rsidR="00F854AB">
        <w:rPr>
          <w:rFonts w:eastAsia="Times New Roman" w:cs="Poppins"/>
          <w:color w:val="000000" w:themeColor="text1"/>
        </w:rPr>
        <w:t>n</w:t>
      </w:r>
      <w:r w:rsidR="00F854AB" w:rsidRPr="00434C2F">
        <w:rPr>
          <w:rFonts w:eastAsia="Times New Roman" w:cs="Poppins"/>
          <w:color w:val="000000" w:themeColor="text1"/>
        </w:rPr>
        <w:t>a</w:t>
      </w:r>
      <w:r w:rsidR="00F854AB">
        <w:rPr>
          <w:rFonts w:eastAsia="Times New Roman" w:cs="Poppins"/>
          <w:color w:val="000000" w:themeColor="text1"/>
        </w:rPr>
        <w:t xml:space="preserve"> taxa de</w:t>
      </w:r>
      <w:r w:rsidR="00F854AB" w:rsidRPr="00434C2F">
        <w:rPr>
          <w:rFonts w:eastAsia="Times New Roman" w:cs="Poppins"/>
          <w:color w:val="000000" w:themeColor="text1"/>
        </w:rPr>
        <w:t xml:space="preserve"> variação da inflação de artigos de residência </w:t>
      </w:r>
      <w:r w:rsidR="007622EE">
        <w:rPr>
          <w:rFonts w:eastAsia="Times New Roman" w:cs="Poppins"/>
          <w:color w:val="000000" w:themeColor="text1"/>
        </w:rPr>
        <w:t>hoje</w:t>
      </w:r>
      <w:r w:rsidR="00F854AB" w:rsidRPr="00434C2F">
        <w:rPr>
          <w:rFonts w:eastAsia="Times New Roman" w:cs="Poppins"/>
          <w:color w:val="000000" w:themeColor="text1"/>
        </w:rPr>
        <w:t>.</w:t>
      </w:r>
      <w:r>
        <w:rPr>
          <w:rFonts w:eastAsia="Times New Roman" w:cs="Poppins"/>
          <w:color w:val="000000" w:themeColor="text1"/>
        </w:rPr>
        <w:t xml:space="preserve"> </w:t>
      </w:r>
      <w:r w:rsidR="00A71CE0">
        <w:rPr>
          <w:rFonts w:eastAsia="Times New Roman" w:cs="Poppins"/>
          <w:color w:val="000000" w:themeColor="text1"/>
        </w:rPr>
        <w:t>Dado o aumento de um ponto percentual na</w:t>
      </w:r>
      <w:r w:rsidR="007361FA">
        <w:rPr>
          <w:rFonts w:eastAsia="Times New Roman" w:cs="Poppins"/>
          <w:color w:val="000000" w:themeColor="text1"/>
        </w:rPr>
        <w:t xml:space="preserve"> taxa de câmbio </w:t>
      </w:r>
      <w:r w:rsidR="00A71CE0">
        <w:rPr>
          <w:rFonts w:eastAsia="Times New Roman" w:cs="Poppins"/>
          <w:color w:val="000000" w:themeColor="text1"/>
        </w:rPr>
        <w:t>dois períodos no passado, há um aumento médio de 2,9015 pontos percentuais</w:t>
      </w:r>
      <w:r w:rsidR="00B4359C">
        <w:rPr>
          <w:rFonts w:eastAsia="Times New Roman" w:cs="Poppins"/>
          <w:color w:val="000000" w:themeColor="text1"/>
        </w:rPr>
        <w:t xml:space="preserve"> no IPCA de artigos de residência hoje. </w:t>
      </w:r>
      <w:r w:rsidR="00F854AB" w:rsidRPr="00434C2F">
        <w:rPr>
          <w:rFonts w:eastAsia="Times New Roman" w:cs="Poppins"/>
          <w:color w:val="000000" w:themeColor="text1"/>
        </w:rPr>
        <w:t>P</w:t>
      </w:r>
      <w:r w:rsidR="00F854AB">
        <w:rPr>
          <w:rFonts w:eastAsia="Times New Roman" w:cs="Poppins"/>
          <w:color w:val="000000" w:themeColor="text1"/>
        </w:rPr>
        <w:t>or fim,</w:t>
      </w:r>
      <w:r w:rsidR="00F854AB" w:rsidRPr="00434C2F">
        <w:rPr>
          <w:rFonts w:eastAsia="Times New Roman" w:cs="Poppins"/>
          <w:color w:val="000000" w:themeColor="text1"/>
        </w:rPr>
        <w:t xml:space="preserve"> </w:t>
      </w:r>
      <w:r w:rsidR="00B4359C">
        <w:rPr>
          <w:rFonts w:eastAsia="Times New Roman" w:cs="Poppins"/>
          <w:color w:val="000000" w:themeColor="text1"/>
        </w:rPr>
        <w:t>para</w:t>
      </w:r>
      <w:r w:rsidR="00F10415">
        <w:rPr>
          <w:rFonts w:eastAsia="Times New Roman" w:cs="Poppins"/>
          <w:color w:val="000000" w:themeColor="text1"/>
        </w:rPr>
        <w:t xml:space="preserve"> o</w:t>
      </w:r>
      <w:r w:rsidR="00F854AB" w:rsidRPr="00434C2F">
        <w:rPr>
          <w:rFonts w:eastAsia="Times New Roman" w:cs="Poppins"/>
          <w:color w:val="000000" w:themeColor="text1"/>
        </w:rPr>
        <w:t xml:space="preserve"> aumento de </w:t>
      </w:r>
      <w:r w:rsidR="00B4359C">
        <w:rPr>
          <w:rFonts w:eastAsia="Times New Roman" w:cs="Poppins"/>
          <w:color w:val="000000" w:themeColor="text1"/>
        </w:rPr>
        <w:t>um</w:t>
      </w:r>
      <w:r w:rsidR="00F854AB" w:rsidRPr="00434C2F">
        <w:rPr>
          <w:rFonts w:eastAsia="Times New Roman" w:cs="Poppins"/>
          <w:color w:val="000000" w:themeColor="text1"/>
        </w:rPr>
        <w:t xml:space="preserve"> </w:t>
      </w:r>
      <w:r w:rsidR="00F854AB">
        <w:rPr>
          <w:rFonts w:eastAsia="Times New Roman" w:cs="Poppins"/>
          <w:color w:val="000000" w:themeColor="text1"/>
        </w:rPr>
        <w:t>ponto percentual</w:t>
      </w:r>
      <w:r w:rsidR="00F854AB" w:rsidRPr="00434C2F">
        <w:rPr>
          <w:rFonts w:eastAsia="Times New Roman" w:cs="Poppins"/>
          <w:color w:val="000000" w:themeColor="text1"/>
        </w:rPr>
        <w:t xml:space="preserve"> </w:t>
      </w:r>
      <w:r w:rsidR="00F854AB">
        <w:rPr>
          <w:rFonts w:eastAsia="Times New Roman" w:cs="Poppins"/>
          <w:color w:val="000000" w:themeColor="text1"/>
        </w:rPr>
        <w:t>n</w:t>
      </w:r>
      <w:r w:rsidR="00F854AB" w:rsidRPr="00434C2F">
        <w:rPr>
          <w:rFonts w:eastAsia="Times New Roman" w:cs="Poppins"/>
          <w:color w:val="000000" w:themeColor="text1"/>
        </w:rPr>
        <w:t>a taxa de</w:t>
      </w:r>
      <w:r w:rsidR="005975F0">
        <w:rPr>
          <w:rFonts w:eastAsia="Times New Roman" w:cs="Poppins"/>
          <w:color w:val="000000" w:themeColor="text1"/>
        </w:rPr>
        <w:t xml:space="preserve"> </w:t>
      </w:r>
      <w:r w:rsidR="00F854AB" w:rsidRPr="00434C2F">
        <w:rPr>
          <w:rFonts w:eastAsia="Times New Roman" w:cs="Poppins"/>
          <w:color w:val="000000" w:themeColor="text1"/>
        </w:rPr>
        <w:t>câmbio</w:t>
      </w:r>
      <w:r w:rsidR="00F854AB">
        <w:rPr>
          <w:rFonts w:eastAsia="Times New Roman" w:cs="Poppins"/>
          <w:color w:val="000000" w:themeColor="text1"/>
        </w:rPr>
        <w:t xml:space="preserve"> de</w:t>
      </w:r>
      <w:r w:rsidR="00F854AB" w:rsidRPr="00434C2F">
        <w:rPr>
          <w:rFonts w:eastAsia="Times New Roman" w:cs="Poppins"/>
          <w:color w:val="000000" w:themeColor="text1"/>
        </w:rPr>
        <w:t xml:space="preserve"> </w:t>
      </w:r>
      <w:r w:rsidR="00B4359C">
        <w:rPr>
          <w:rFonts w:eastAsia="Times New Roman" w:cs="Poppins"/>
          <w:color w:val="000000" w:themeColor="text1"/>
        </w:rPr>
        <w:t>três períodos</w:t>
      </w:r>
      <w:r w:rsidR="00F854AB" w:rsidRPr="00434C2F">
        <w:rPr>
          <w:rFonts w:eastAsia="Times New Roman" w:cs="Poppins"/>
          <w:color w:val="000000" w:themeColor="text1"/>
        </w:rPr>
        <w:t xml:space="preserve"> </w:t>
      </w:r>
      <w:r w:rsidR="00F854AB">
        <w:rPr>
          <w:rFonts w:eastAsia="Times New Roman" w:cs="Poppins"/>
          <w:color w:val="000000" w:themeColor="text1"/>
        </w:rPr>
        <w:t>no passado</w:t>
      </w:r>
      <w:r w:rsidR="00ED04E8">
        <w:rPr>
          <w:rFonts w:eastAsia="Times New Roman" w:cs="Poppins"/>
          <w:color w:val="000000" w:themeColor="text1"/>
        </w:rPr>
        <w:t xml:space="preserve">, há </w:t>
      </w:r>
      <w:r w:rsidR="00F854AB" w:rsidRPr="00434C2F">
        <w:rPr>
          <w:rFonts w:eastAsia="Times New Roman" w:cs="Poppins"/>
          <w:color w:val="000000" w:themeColor="text1"/>
        </w:rPr>
        <w:t xml:space="preserve">um </w:t>
      </w:r>
      <w:r w:rsidR="00F854AB">
        <w:rPr>
          <w:rFonts w:eastAsia="Times New Roman" w:cs="Poppins"/>
          <w:color w:val="000000" w:themeColor="text1"/>
        </w:rPr>
        <w:t xml:space="preserve">aumento médio </w:t>
      </w:r>
      <w:r w:rsidR="00F854AB" w:rsidRPr="00434C2F">
        <w:rPr>
          <w:rFonts w:eastAsia="Times New Roman" w:cs="Poppins"/>
          <w:color w:val="000000" w:themeColor="text1"/>
        </w:rPr>
        <w:t xml:space="preserve">de 3,4070 </w:t>
      </w:r>
      <w:r w:rsidR="00F854AB">
        <w:rPr>
          <w:rFonts w:eastAsia="Times New Roman" w:cs="Poppins"/>
          <w:color w:val="000000" w:themeColor="text1"/>
        </w:rPr>
        <w:t>pontos percentuais n</w:t>
      </w:r>
      <w:r w:rsidR="00F854AB" w:rsidRPr="00434C2F">
        <w:rPr>
          <w:rFonts w:eastAsia="Times New Roman" w:cs="Poppins"/>
          <w:color w:val="000000" w:themeColor="text1"/>
        </w:rPr>
        <w:t xml:space="preserve">a </w:t>
      </w:r>
      <w:r w:rsidR="00F854AB">
        <w:rPr>
          <w:rFonts w:eastAsia="Times New Roman" w:cs="Poppins"/>
          <w:color w:val="000000" w:themeColor="text1"/>
        </w:rPr>
        <w:t xml:space="preserve">taxa de </w:t>
      </w:r>
      <w:r w:rsidR="00F854AB" w:rsidRPr="00434C2F">
        <w:rPr>
          <w:rFonts w:eastAsia="Times New Roman" w:cs="Poppins"/>
          <w:color w:val="000000" w:themeColor="text1"/>
        </w:rPr>
        <w:t>variação da inflação de artigos de residência atual.</w:t>
      </w:r>
    </w:p>
    <w:p w14:paraId="05292DE0" w14:textId="1FB1255C" w:rsidR="0008102C" w:rsidRDefault="6171267D" w:rsidP="00BD7A0C">
      <w:pPr>
        <w:jc w:val="both"/>
        <w:rPr>
          <w:lang w:eastAsia="pt-BR"/>
        </w:rPr>
      </w:pPr>
      <w:r w:rsidRPr="6171267D">
        <w:rPr>
          <w:rFonts w:ascii="Dosis" w:eastAsiaTheme="majorEastAsia" w:hAnsi="Dosis" w:cstheme="majorBidi"/>
          <w:noProof/>
          <w:color w:val="01A77F"/>
          <w:sz w:val="26"/>
          <w:szCs w:val="26"/>
          <w:lang w:eastAsia="pt-BR"/>
        </w:rPr>
        <w:t>Conclusão</w:t>
      </w:r>
      <w:r w:rsidR="005717F3">
        <w:br/>
      </w:r>
      <w:r w:rsidRPr="6171267D">
        <w:rPr>
          <w:rFonts w:eastAsiaTheme="minorEastAsia" w:cs="Poppins"/>
          <w:noProof/>
        </w:rPr>
        <w:t xml:space="preserve">Com a aplicação do Modelo de Defasagem Distribuída Autoregressivo, conseguimos mensurar os diferentes impactos do passado e presente de diferentes variáveis sobre o IPCA de artigos de residência, entendendo como diferentes séries temporais interagem entre si. O uso das séries estacionárias auxiliou os procedimentos utilizados em sequência, evitando o possível problema da análise de uma relação sem sentido entre as variáveis. Os defasamentos ajudaram na explicação da inflação de artigos de residência, demonstrando como </w:t>
      </w:r>
      <w:r w:rsidR="00EE4766">
        <w:rPr>
          <w:rFonts w:eastAsiaTheme="minorEastAsia" w:cs="Poppins"/>
          <w:noProof/>
        </w:rPr>
        <w:t>o seu passado</w:t>
      </w:r>
      <w:r w:rsidRPr="6171267D">
        <w:rPr>
          <w:rFonts w:eastAsiaTheme="minorEastAsia" w:cs="Poppins"/>
          <w:noProof/>
        </w:rPr>
        <w:t xml:space="preserve"> e </w:t>
      </w:r>
      <w:r w:rsidR="00EE4766">
        <w:rPr>
          <w:lang w:eastAsia="pt-BR"/>
        </w:rPr>
        <w:t>diferentes momentos no tempo de outras variáveis afetam-na.</w:t>
      </w:r>
    </w:p>
    <w:p w14:paraId="69F31083" w14:textId="77777777" w:rsidR="0008102C" w:rsidRDefault="0008102C">
      <w:pPr>
        <w:rPr>
          <w:lang w:eastAsia="pt-BR"/>
        </w:rPr>
      </w:pPr>
      <w:r>
        <w:rPr>
          <w:lang w:eastAsia="pt-BR"/>
        </w:rPr>
        <w:br w:type="page"/>
      </w:r>
    </w:p>
    <w:p w14:paraId="1EDCB891" w14:textId="5F85FBE8" w:rsidR="00BD7A0C" w:rsidRDefault="000133B8" w:rsidP="00BD7A0C">
      <w:pPr>
        <w:jc w:val="both"/>
        <w:rPr>
          <w:rFonts w:ascii="Dosis" w:hAnsi="Dosis"/>
          <w:color w:val="01A77F"/>
          <w:sz w:val="26"/>
          <w:szCs w:val="26"/>
          <w:lang w:eastAsia="pt-BR"/>
        </w:rPr>
      </w:pPr>
      <w:r w:rsidRPr="00947C88">
        <w:rPr>
          <w:rFonts w:ascii="Dosis" w:hAnsi="Dosis"/>
          <w:color w:val="01A77F"/>
          <w:sz w:val="26"/>
          <w:szCs w:val="26"/>
          <w:lang w:eastAsia="pt-BR"/>
        </w:rPr>
        <w:lastRenderedPageBreak/>
        <w:t>Fonte</w:t>
      </w:r>
      <w:r w:rsidR="001859C2">
        <w:rPr>
          <w:rFonts w:ascii="Dosis" w:hAnsi="Dosis"/>
          <w:color w:val="01A77F"/>
          <w:sz w:val="26"/>
          <w:szCs w:val="26"/>
          <w:lang w:eastAsia="pt-BR"/>
        </w:rPr>
        <w:t xml:space="preserve"> dos dados</w:t>
      </w:r>
    </w:p>
    <w:p w14:paraId="3331E78A" w14:textId="70C077A1" w:rsidR="00672DE7" w:rsidRPr="00672DE7" w:rsidRDefault="00672DE7" w:rsidP="00BD7A0C">
      <w:pPr>
        <w:jc w:val="both"/>
        <w:rPr>
          <w:rFonts w:cs="Poppins"/>
          <w:lang w:eastAsia="pt-BR"/>
        </w:rPr>
      </w:pPr>
      <w:r>
        <w:rPr>
          <w:rFonts w:cs="Poppins"/>
          <w:lang w:eastAsia="pt-BR"/>
        </w:rPr>
        <w:t>Tod</w:t>
      </w:r>
      <w:r w:rsidR="001859C2">
        <w:rPr>
          <w:rFonts w:cs="Poppins"/>
          <w:lang w:eastAsia="pt-BR"/>
        </w:rPr>
        <w:t>os os dados foram coletados através do site do Instituto de Pesquisa Econômica Aplicada (Ipea)</w:t>
      </w:r>
      <w:r w:rsidR="00D70BAD">
        <w:rPr>
          <w:rFonts w:cs="Poppins"/>
          <w:lang w:eastAsia="pt-BR"/>
        </w:rPr>
        <w:t>:</w:t>
      </w:r>
      <w:r w:rsidR="0018654E">
        <w:rPr>
          <w:rFonts w:cs="Poppins"/>
          <w:lang w:eastAsia="pt-BR"/>
        </w:rPr>
        <w:t xml:space="preserve"> </w:t>
      </w:r>
      <w:hyperlink r:id="rId13" w:history="1">
        <w:r w:rsidR="008D2064" w:rsidRPr="00577042">
          <w:rPr>
            <w:rStyle w:val="Hyperlink"/>
            <w:rFonts w:cs="Poppins"/>
            <w:lang w:eastAsia="pt-BR"/>
          </w:rPr>
          <w:t>http://ipeadata.gov.br/Default.aspx</w:t>
        </w:r>
      </w:hyperlink>
      <w:r w:rsidR="008D2064">
        <w:rPr>
          <w:rFonts w:cs="Poppins"/>
          <w:lang w:eastAsia="pt-BR"/>
        </w:rPr>
        <w:t xml:space="preserve">. Abaixo, os títulos de cada </w:t>
      </w:r>
      <w:r w:rsidR="006D03AF">
        <w:rPr>
          <w:rFonts w:cs="Poppins"/>
          <w:lang w:eastAsia="pt-BR"/>
        </w:rPr>
        <w:t>uma das bases de dados disponíveis no site:</w:t>
      </w:r>
    </w:p>
    <w:p w14:paraId="07561A26" w14:textId="25B53AD2" w:rsidR="006D03AF" w:rsidRPr="006D03AF" w:rsidRDefault="006D03AF" w:rsidP="00BD7A0C">
      <w:pPr>
        <w:jc w:val="both"/>
        <w:rPr>
          <w:rFonts w:ascii="Dosis" w:eastAsiaTheme="majorEastAsia" w:hAnsi="Dosis" w:cstheme="majorBidi"/>
          <w:noProof/>
          <w:color w:val="01A77F"/>
          <w:sz w:val="26"/>
          <w:szCs w:val="26"/>
          <w:lang w:eastAsia="pt-BR"/>
        </w:rPr>
      </w:pPr>
      <w:r w:rsidRPr="006D03AF">
        <w:rPr>
          <w:rFonts w:ascii="Dosis" w:eastAsiaTheme="majorEastAsia" w:hAnsi="Dosis" w:cstheme="majorBidi"/>
          <w:noProof/>
          <w:color w:val="01A77F"/>
          <w:sz w:val="26"/>
          <w:szCs w:val="26"/>
          <w:lang w:eastAsia="pt-BR"/>
        </w:rPr>
        <w:t>IPCA</w:t>
      </w:r>
      <w:r>
        <w:rPr>
          <w:rFonts w:ascii="Dosis" w:eastAsiaTheme="majorEastAsia" w:hAnsi="Dosis" w:cstheme="majorBidi"/>
          <w:noProof/>
          <w:color w:val="01A77F"/>
          <w:sz w:val="26"/>
          <w:szCs w:val="26"/>
          <w:lang w:eastAsia="pt-BR"/>
        </w:rPr>
        <w:t xml:space="preserve"> – Artigos de Resid</w:t>
      </w:r>
      <w:r w:rsidR="00FA0572">
        <w:rPr>
          <w:rFonts w:ascii="Dosis" w:eastAsiaTheme="majorEastAsia" w:hAnsi="Dosis" w:cstheme="majorBidi"/>
          <w:noProof/>
          <w:color w:val="01A77F"/>
          <w:sz w:val="26"/>
          <w:szCs w:val="26"/>
          <w:lang w:eastAsia="pt-BR"/>
        </w:rPr>
        <w:t>ência</w:t>
      </w:r>
    </w:p>
    <w:p w14:paraId="161EF111" w14:textId="629849DA" w:rsidR="00947C88" w:rsidRDefault="00672DE7" w:rsidP="00BD7A0C">
      <w:pPr>
        <w:jc w:val="both"/>
        <w:rPr>
          <w:rFonts w:cs="Poppins"/>
          <w:color w:val="01A77F"/>
          <w:lang w:eastAsia="pt-BR"/>
        </w:rPr>
      </w:pPr>
      <w:r w:rsidRPr="006D03AF">
        <w:rPr>
          <w:rFonts w:cs="Poppins"/>
          <w:lang w:eastAsia="pt-BR"/>
        </w:rPr>
        <w:t>Índice nacional de preços ao consumidor amplo (IPCA) - artigos de residência: taxa de variação (PRECOS12_IPCAAR12)</w:t>
      </w:r>
      <w:r>
        <w:rPr>
          <w:rFonts w:cs="Poppins"/>
          <w:color w:val="01A77F"/>
          <w:lang w:eastAsia="pt-BR"/>
        </w:rPr>
        <w:t xml:space="preserve"> </w:t>
      </w:r>
    </w:p>
    <w:p w14:paraId="6F80FD2E" w14:textId="52088EFA" w:rsidR="006D03AF" w:rsidRDefault="006D03AF" w:rsidP="00BD7A0C">
      <w:pPr>
        <w:jc w:val="both"/>
        <w:rPr>
          <w:rFonts w:cs="Poppins"/>
          <w:color w:val="01A77F"/>
          <w:lang w:eastAsia="pt-BR"/>
        </w:rPr>
      </w:pPr>
      <w:r w:rsidRPr="00FA0572">
        <w:rPr>
          <w:rFonts w:ascii="Dosis" w:eastAsiaTheme="majorEastAsia" w:hAnsi="Dosis" w:cstheme="majorBidi"/>
          <w:noProof/>
          <w:color w:val="01A77F"/>
          <w:sz w:val="26"/>
          <w:szCs w:val="26"/>
          <w:lang w:eastAsia="pt-BR"/>
        </w:rPr>
        <w:t>Selic</w:t>
      </w:r>
    </w:p>
    <w:p w14:paraId="1FF1B209" w14:textId="59019541" w:rsidR="006D03AF" w:rsidRPr="009917AC" w:rsidRDefault="009917AC" w:rsidP="00BD7A0C">
      <w:pPr>
        <w:jc w:val="both"/>
        <w:rPr>
          <w:rFonts w:cs="Poppins"/>
          <w:lang w:eastAsia="pt-BR"/>
        </w:rPr>
      </w:pPr>
      <w:r w:rsidRPr="009917AC">
        <w:rPr>
          <w:rFonts w:cs="Poppins"/>
          <w:lang w:eastAsia="pt-BR"/>
        </w:rPr>
        <w:t>Taxa de juros - Over / Selic - acumulada no mês (BM12_TJOVER12)</w:t>
      </w:r>
    </w:p>
    <w:p w14:paraId="58F84686" w14:textId="5BEC64C4" w:rsidR="006D03AF" w:rsidRPr="00FA0572" w:rsidRDefault="006D03AF" w:rsidP="00BD7A0C">
      <w:pPr>
        <w:jc w:val="both"/>
        <w:rPr>
          <w:rFonts w:ascii="Dosis" w:eastAsiaTheme="majorEastAsia" w:hAnsi="Dosis" w:cstheme="majorBidi"/>
          <w:noProof/>
          <w:color w:val="01A77F"/>
          <w:sz w:val="26"/>
          <w:szCs w:val="26"/>
          <w:lang w:eastAsia="pt-BR"/>
        </w:rPr>
      </w:pPr>
      <w:r w:rsidRPr="00FA0572">
        <w:rPr>
          <w:rFonts w:ascii="Dosis" w:eastAsiaTheme="majorEastAsia" w:hAnsi="Dosis" w:cstheme="majorBidi"/>
          <w:noProof/>
          <w:color w:val="01A77F"/>
          <w:sz w:val="26"/>
          <w:szCs w:val="26"/>
          <w:lang w:eastAsia="pt-BR"/>
        </w:rPr>
        <w:t>Taxa de Câmbio</w:t>
      </w:r>
    </w:p>
    <w:p w14:paraId="7646C581" w14:textId="530A48F1" w:rsidR="24556DA8" w:rsidRDefault="24556DA8" w:rsidP="24556DA8">
      <w:pPr>
        <w:rPr>
          <w:lang w:eastAsia="pt-BR"/>
        </w:rPr>
      </w:pPr>
      <w:r w:rsidRPr="24556DA8">
        <w:rPr>
          <w:lang w:eastAsia="pt-BR"/>
        </w:rPr>
        <w:t>Taxa de câmbio - R$ / US$ - comercial - venda - média (BM12_ERV12)</w:t>
      </w:r>
    </w:p>
    <w:p w14:paraId="6F71EF62" w14:textId="3B5AEFC1" w:rsidR="24556DA8" w:rsidRDefault="24556DA8" w:rsidP="24556DA8">
      <w:r w:rsidRPr="24556DA8">
        <w:rPr>
          <w:rFonts w:ascii="Dosis" w:hAnsi="Dosis"/>
          <w:color w:val="01A77F"/>
          <w:sz w:val="26"/>
          <w:szCs w:val="26"/>
          <w:lang w:eastAsia="pt-BR"/>
        </w:rPr>
        <w:t xml:space="preserve">Base de dados </w:t>
      </w:r>
    </w:p>
    <w:tbl>
      <w:tblPr>
        <w:tblW w:w="0" w:type="auto"/>
        <w:tblLook w:val="06A0" w:firstRow="1" w:lastRow="0" w:firstColumn="1" w:lastColumn="0" w:noHBand="1" w:noVBand="1"/>
      </w:tblPr>
      <w:tblGrid>
        <w:gridCol w:w="1095"/>
        <w:gridCol w:w="2535"/>
        <w:gridCol w:w="1740"/>
        <w:gridCol w:w="1470"/>
      </w:tblGrid>
      <w:tr w:rsidR="24556DA8" w14:paraId="020512CA"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AC2BA4" w14:textId="6A585832" w:rsidR="24556DA8" w:rsidRDefault="24556DA8" w:rsidP="24556DA8">
            <w:pPr>
              <w:spacing w:after="0"/>
              <w:rPr>
                <w:rFonts w:ascii="Aptos Narrow" w:eastAsia="Times New Roman" w:hAnsi="Aptos Narrow" w:cs="Times New Roman"/>
                <w:color w:val="01A77F"/>
                <w:lang w:eastAsia="pt-BR"/>
              </w:rPr>
            </w:pPr>
            <w:r w:rsidRPr="24556DA8">
              <w:rPr>
                <w:rFonts w:asciiTheme="minorHAnsi" w:eastAsiaTheme="minorEastAsia" w:hAnsiTheme="minorHAnsi"/>
                <w:color w:val="01A77F"/>
                <w:lang w:eastAsia="pt-BR"/>
              </w:rPr>
              <w:t>Período</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8E8C83D" w14:textId="0935FA8E" w:rsidR="24556DA8" w:rsidRDefault="24556DA8" w:rsidP="24556DA8">
            <w:pPr>
              <w:spacing w:after="0"/>
              <w:rPr>
                <w:rFonts w:ascii="Aptos Narrow" w:eastAsia="Times New Roman" w:hAnsi="Aptos Narrow" w:cs="Times New Roman"/>
                <w:color w:val="01A77F"/>
                <w:lang w:eastAsia="pt-BR"/>
              </w:rPr>
            </w:pPr>
            <w:r w:rsidRPr="24556DA8">
              <w:rPr>
                <w:rFonts w:asciiTheme="minorHAnsi" w:eastAsiaTheme="minorEastAsia" w:hAnsiTheme="minorHAnsi"/>
                <w:color w:val="01A77F"/>
                <w:lang w:eastAsia="pt-BR"/>
              </w:rPr>
              <w:t>IPCA- Artigos de Residencia</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EA7A69B" w14:textId="5B0B3DBA" w:rsidR="24556DA8" w:rsidRDefault="24556DA8" w:rsidP="24556DA8">
            <w:pPr>
              <w:spacing w:after="0"/>
              <w:rPr>
                <w:rFonts w:ascii="Aptos Narrow" w:eastAsia="Times New Roman" w:hAnsi="Aptos Narrow" w:cs="Times New Roman"/>
                <w:color w:val="01A77F"/>
                <w:lang w:eastAsia="pt-BR"/>
              </w:rPr>
            </w:pPr>
            <w:r w:rsidRPr="24556DA8">
              <w:rPr>
                <w:rFonts w:asciiTheme="minorHAnsi" w:eastAsiaTheme="minorEastAsia" w:hAnsiTheme="minorHAnsi"/>
                <w:color w:val="01A77F"/>
                <w:lang w:eastAsia="pt-BR"/>
              </w:rPr>
              <w:t>Taxa de Câmbio</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2D504D" w14:textId="121D1BBD" w:rsidR="24556DA8" w:rsidRDefault="24556DA8" w:rsidP="24556DA8">
            <w:pPr>
              <w:spacing w:after="0"/>
              <w:rPr>
                <w:rFonts w:ascii="Aptos Narrow" w:eastAsia="Times New Roman" w:hAnsi="Aptos Narrow" w:cs="Times New Roman"/>
                <w:color w:val="01A77F"/>
                <w:lang w:eastAsia="pt-BR"/>
              </w:rPr>
            </w:pPr>
            <w:r w:rsidRPr="24556DA8">
              <w:rPr>
                <w:rFonts w:asciiTheme="minorHAnsi" w:eastAsiaTheme="minorEastAsia" w:hAnsiTheme="minorHAnsi"/>
                <w:color w:val="01A77F"/>
                <w:lang w:eastAsia="pt-BR"/>
              </w:rPr>
              <w:t>Selic</w:t>
            </w:r>
          </w:p>
        </w:tc>
      </w:tr>
      <w:tr w:rsidR="24556DA8" w14:paraId="6ADCCACD"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E7CDAB" w14:textId="4D3B1E15"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2015.01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5E48090" w14:textId="7FF2E9F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-0.28</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643B198" w14:textId="447EC52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2.63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78B0A21" w14:textId="498FF29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0.94</w:t>
            </w:r>
          </w:p>
        </w:tc>
      </w:tr>
      <w:tr w:rsidR="24556DA8" w14:paraId="0CE3D7C8"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EB3BAFA" w14:textId="04FD4D88"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2015.02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F54B6F8" w14:textId="73E86B2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09258E1" w14:textId="2A823E2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2.82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F2885E1" w14:textId="1275C97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0.82</w:t>
            </w:r>
          </w:p>
        </w:tc>
      </w:tr>
      <w:tr w:rsidR="24556DA8" w14:paraId="2C554933"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1136F6B" w14:textId="372BFFE3"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2015.03</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1B566EB" w14:textId="713C3F1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0.35</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A358D13" w14:textId="2D5A330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3.14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25F383B" w14:textId="4B7A737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1.04</w:t>
            </w:r>
          </w:p>
        </w:tc>
      </w:tr>
      <w:tr w:rsidR="24556DA8" w14:paraId="6940021A"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57DF7C" w14:textId="7828AD20"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2015.04</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CDB0B4" w14:textId="3249A13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0.66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2531EA" w14:textId="2CEFE81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3.04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AA4CBE" w14:textId="700EB1C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0.95</w:t>
            </w:r>
          </w:p>
        </w:tc>
      </w:tr>
      <w:tr w:rsidR="24556DA8" w14:paraId="4FCF8896"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9A6E82D" w14:textId="190FD87E"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2015.05</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6AA30FC" w14:textId="7FEBC8B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76F1E4" w14:textId="1C4A43A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3.06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9051452" w14:textId="4AE008E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0.99</w:t>
            </w:r>
          </w:p>
        </w:tc>
      </w:tr>
      <w:tr w:rsidR="24556DA8" w14:paraId="43B0CDC7"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75872F9" w14:textId="34FB871C"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2015.06</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AB4BC8" w14:textId="178DA65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0.72</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808236" w14:textId="26325E4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3.11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3701CC" w14:textId="6979B71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1.07</w:t>
            </w:r>
          </w:p>
        </w:tc>
      </w:tr>
      <w:tr w:rsidR="24556DA8" w14:paraId="5EBF7F1A"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B6FD46A" w14:textId="598B3734"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2015.07</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A4E00FA" w14:textId="720B99F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69A05B" w14:textId="4D52597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3.22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03188DC" w14:textId="777AD6C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1.18</w:t>
            </w:r>
          </w:p>
        </w:tc>
      </w:tr>
      <w:tr w:rsidR="24556DA8" w14:paraId="11A0970D"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6E4EA59" w14:textId="75F9D700"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2015.08</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538D908" w14:textId="5AFCFD7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571091" w14:textId="1DC8F28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3.51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7806DE" w14:textId="5C250C5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1.11</w:t>
            </w:r>
          </w:p>
        </w:tc>
      </w:tr>
      <w:tr w:rsidR="24556DA8" w14:paraId="5068BF3B"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ACAAFF6" w14:textId="5574D52C"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2015.09</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A8DD780" w14:textId="77376A0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2DFF95C" w14:textId="6E066CE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3.91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21645A0" w14:textId="497FCB0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1.11</w:t>
            </w:r>
          </w:p>
        </w:tc>
      </w:tr>
      <w:tr w:rsidR="24556DA8" w14:paraId="0451668C"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ED10B5E" w14:textId="18AAA8B5"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2015.10</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F2CD6E2" w14:textId="597815A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E8AED9C" w14:textId="345D703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3.88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9F767D" w14:textId="4B3F191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1.11</w:t>
            </w:r>
          </w:p>
        </w:tc>
      </w:tr>
      <w:tr w:rsidR="24556DA8" w14:paraId="40569AD8"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0675696" w14:textId="0CC7D0AE"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2015.11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A95DC6" w14:textId="0E3C2B9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0.31</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9AADA8E" w14:textId="79E27DE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3.78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7013446" w14:textId="1D1276A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1.06</w:t>
            </w:r>
          </w:p>
        </w:tc>
      </w:tr>
      <w:tr w:rsidR="24556DA8" w14:paraId="294B561B"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D59980" w14:textId="190E4A4B"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2015.12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A285EC7" w14:textId="371BACE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BEE131" w14:textId="432DDFD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3.87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54A387" w14:textId="13D49F9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1.16</w:t>
            </w:r>
          </w:p>
        </w:tc>
      </w:tr>
      <w:tr w:rsidR="24556DA8" w14:paraId="465B933B"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B4AE75B" w14:textId="317CC33E"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2016.01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AA1883" w14:textId="3F18996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0.45</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0AFE8A6" w14:textId="16F5951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4.05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CB0664" w14:textId="2225CFB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1.06</w:t>
            </w:r>
          </w:p>
        </w:tc>
      </w:tr>
      <w:tr w:rsidR="24556DA8" w14:paraId="5B288F7C"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C17801" w14:textId="4ADC86EC"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2016.02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6E4C787" w14:textId="003EEED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1.01</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199FE0C" w14:textId="1A69CCB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3.97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071372" w14:textId="189F8B9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1.00</w:t>
            </w:r>
          </w:p>
        </w:tc>
      </w:tr>
      <w:tr w:rsidR="24556DA8" w14:paraId="6A0A33CC"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662583" w14:textId="4809D5D5"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2016.03</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CD40223" w14:textId="0DD75AC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0.70</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3CE375" w14:textId="15EFE7A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3.70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132E2A" w14:textId="5EABE9C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1.16</w:t>
            </w:r>
          </w:p>
        </w:tc>
      </w:tr>
      <w:tr w:rsidR="24556DA8" w14:paraId="1912F414"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6026A15" w14:textId="24A75FB3"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2016.04</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131EA87" w14:textId="28997AC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60B40B3" w14:textId="3BEC437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3.57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C2A4C4E" w14:textId="2099670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1.06</w:t>
            </w:r>
          </w:p>
        </w:tc>
      </w:tr>
      <w:tr w:rsidR="24556DA8" w14:paraId="42465CC5"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E6708C" w14:textId="5CCAD1BA"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2016.05</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0C7B38" w14:textId="4C9C609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0.63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5B4AFD" w14:textId="6B98FB1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3.54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A2E1A50" w14:textId="6ED7FE9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1.11</w:t>
            </w:r>
          </w:p>
        </w:tc>
      </w:tr>
      <w:tr w:rsidR="24556DA8" w14:paraId="78FC9A5F"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D77D87" w14:textId="46030ECD"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2016.06</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855506F" w14:textId="4F3DA6C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E5082F8" w14:textId="5D141A6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3.42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EA1E299" w14:textId="2160C1C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1.16</w:t>
            </w:r>
          </w:p>
        </w:tc>
      </w:tr>
      <w:tr w:rsidR="24556DA8" w14:paraId="4630E31D"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97F951" w14:textId="1FB77D27"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2016.07</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89006FB" w14:textId="7C17603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192885B" w14:textId="67A8E97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3.28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1AE702C" w14:textId="15A6B6D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1.11</w:t>
            </w:r>
          </w:p>
        </w:tc>
      </w:tr>
      <w:tr w:rsidR="24556DA8" w14:paraId="40F2B907"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0B9F08" w14:textId="5A6D1763"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2016.08</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A55B3A0" w14:textId="2001707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AAF18F" w14:textId="3AC2415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3.21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AE44C6B" w14:textId="446823D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1.22</w:t>
            </w:r>
          </w:p>
        </w:tc>
      </w:tr>
      <w:tr w:rsidR="24556DA8" w14:paraId="3FE32379"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C3C18F0" w14:textId="33C89A84"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2016.09</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9C6F4AB" w14:textId="4799EEA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B4B66DC" w14:textId="28C3262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3.26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DA081F" w14:textId="6A20927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1.11</w:t>
            </w:r>
          </w:p>
        </w:tc>
      </w:tr>
      <w:tr w:rsidR="24556DA8" w14:paraId="72FDE918"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0B9CCC" w14:textId="7ED444CA"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2016.10</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79F908" w14:textId="2BF8148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85AC575" w14:textId="71BED08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3.19</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B65F17" w14:textId="5D07292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1.05</w:t>
            </w:r>
          </w:p>
        </w:tc>
      </w:tr>
      <w:tr w:rsidR="24556DA8" w14:paraId="648CD0E5"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65C32A" w14:textId="5B7D7057"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lastRenderedPageBreak/>
              <w:t>2016.11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83A9D5" w14:textId="07F32FC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33AB76" w14:textId="1F8CE8A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3.34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C6947B" w14:textId="10E0C02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1.04</w:t>
            </w:r>
          </w:p>
        </w:tc>
      </w:tr>
      <w:tr w:rsidR="24556DA8" w14:paraId="464629EB"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AFF9B38" w14:textId="31C3F4A2"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2016.12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78F3660" w14:textId="7C7DC77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-0.31</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C83F2C" w14:textId="2F171C6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3.35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BCBEB5" w14:textId="57C4CA8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1.12</w:t>
            </w:r>
          </w:p>
        </w:tc>
      </w:tr>
      <w:tr w:rsidR="24556DA8" w14:paraId="66BB7A0A"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B857368" w14:textId="4A83CF5D"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2017.01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F47378" w14:textId="37D8EEC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-0.10</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9BB330" w14:textId="6D4D37F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3.20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68551B" w14:textId="7B75E46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1.09</w:t>
            </w:r>
          </w:p>
        </w:tc>
      </w:tr>
      <w:tr w:rsidR="24556DA8" w14:paraId="2D6E12FA"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395994A" w14:textId="3F73A038"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2017.02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7146AD" w14:textId="2F22637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0.18</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01D5CFC" w14:textId="2D33764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3.10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0FCC385" w14:textId="4839DC9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0.87</w:t>
            </w:r>
          </w:p>
        </w:tc>
      </w:tr>
      <w:tr w:rsidR="24556DA8" w14:paraId="09A8D37E"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08C09D" w14:textId="257F6EDC"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2017.03</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F317A0E" w14:textId="0854973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67CEC09" w14:textId="3D994ED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3.13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4C4E53" w14:textId="5E70A68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1.05</w:t>
            </w:r>
          </w:p>
        </w:tc>
      </w:tr>
      <w:tr w:rsidR="24556DA8" w14:paraId="0D8595E3"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03E670" w14:textId="374C6B51"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2017.04</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1C5FC99" w14:textId="2274D2D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-0.28</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CC17DD" w14:textId="4CB3F17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3.14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992EA8" w14:textId="11D5AC9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0.79</w:t>
            </w:r>
          </w:p>
        </w:tc>
      </w:tr>
      <w:tr w:rsidR="24556DA8" w14:paraId="0931D80B"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C686CA" w14:textId="2B95B75E"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2017.05</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61E6D6D" w14:textId="653F6CF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A1BDFF2" w14:textId="46BC9C5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3.21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6CCAAB" w14:textId="44A7DE9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0.93</w:t>
            </w:r>
          </w:p>
        </w:tc>
      </w:tr>
      <w:tr w:rsidR="24556DA8" w14:paraId="0E1A64DB"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E1E0545" w14:textId="66ADD57D"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2017.06</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62EE789" w14:textId="2980AB5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EF74E4E" w14:textId="5F15413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3.30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7AE214E" w14:textId="279FA7F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0.81</w:t>
            </w:r>
          </w:p>
        </w:tc>
      </w:tr>
      <w:tr w:rsidR="24556DA8" w14:paraId="6504F33F"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858E52" w14:textId="072D5B6C"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2017.07</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7A1826" w14:textId="3427154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9E0F007" w14:textId="7CEDEA5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3.21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6DE8AD2" w14:textId="0275FB9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0.80</w:t>
            </w:r>
          </w:p>
        </w:tc>
      </w:tr>
      <w:tr w:rsidR="24556DA8" w14:paraId="58179502"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2AE4D8" w14:textId="16E385E8"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2017.08</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0CE2ED1" w14:textId="55C4068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0.20</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6E19F63" w14:textId="7B0496A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3.15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10C1DA1" w14:textId="401A1C4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0.80</w:t>
            </w:r>
          </w:p>
        </w:tc>
      </w:tr>
      <w:tr w:rsidR="24556DA8" w14:paraId="2FDD1327"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442AFA4" w14:textId="5275FAA7"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2017.09</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6AFDB49" w14:textId="4F6D0FB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F9AA55" w14:textId="261398D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3.13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79F9C0D" w14:textId="1BECA36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0.64</w:t>
            </w:r>
          </w:p>
        </w:tc>
      </w:tr>
      <w:tr w:rsidR="24556DA8" w14:paraId="105F5190"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7115FD" w14:textId="3D71C8FE"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2017.10</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0ED96AE" w14:textId="477A7E4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A94029" w14:textId="4F3C37F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3.19</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0E9A2E" w14:textId="4884276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0.64</w:t>
            </w:r>
          </w:p>
        </w:tc>
      </w:tr>
      <w:tr w:rsidR="24556DA8" w14:paraId="7DD08DCB"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05BF6E" w14:textId="5C2160EC"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2017.11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AB5287A" w14:textId="6F125B1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-0.45</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84E6A0" w14:textId="73D8E96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3.26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B94DB71" w14:textId="2E0909E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0.57</w:t>
            </w:r>
          </w:p>
        </w:tc>
      </w:tr>
      <w:tr w:rsidR="24556DA8" w14:paraId="01CFF6F0"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5D095A" w14:textId="6B104CC8"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2017.12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84B9CA" w14:textId="7D5F173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C168382" w14:textId="317FBF0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3.29</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7D81559" w14:textId="5FAF342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0.54</w:t>
            </w:r>
          </w:p>
        </w:tc>
      </w:tr>
      <w:tr w:rsidR="24556DA8" w14:paraId="152814E7"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CC856F" w14:textId="639D0C94"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2018.01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0552D0" w14:textId="058C7E6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0.14</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AC5240" w14:textId="053625D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3.21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1D73FFC" w14:textId="0D4B201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0.58</w:t>
            </w:r>
          </w:p>
        </w:tc>
      </w:tr>
      <w:tr w:rsidR="24556DA8" w14:paraId="76850A45"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E4F63DC" w14:textId="66DCAD75"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2018.02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3BE44D" w14:textId="0DD4C4D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2878C51" w14:textId="319AFB6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3.24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CA42C2A" w14:textId="532E26B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0.47</w:t>
            </w:r>
          </w:p>
        </w:tc>
      </w:tr>
      <w:tr w:rsidR="24556DA8" w14:paraId="42E096C3"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769D003" w14:textId="385470DA"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2018.03</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13C3CEB" w14:textId="6E7D218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0.08</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EB828A4" w14:textId="3356DEC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3.28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BDCD774" w14:textId="223D1BC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0.53</w:t>
            </w:r>
          </w:p>
        </w:tc>
      </w:tr>
      <w:tr w:rsidR="24556DA8" w14:paraId="220A0359"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AC2CD53" w14:textId="64DBA48F"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2018.04</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16A2E0A" w14:textId="40A7761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0.22</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28181A" w14:textId="1365488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3.41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597057" w14:textId="79D581D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0.52</w:t>
            </w:r>
          </w:p>
        </w:tc>
      </w:tr>
      <w:tr w:rsidR="24556DA8" w14:paraId="0CDD122C"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5E056F" w14:textId="5DAB5D06"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2018.05</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FF2B27" w14:textId="5305B78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C69DE06" w14:textId="00B60D0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3.64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4A4248F" w14:textId="3FAA428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0.52</w:t>
            </w:r>
          </w:p>
        </w:tc>
      </w:tr>
      <w:tr w:rsidR="24556DA8" w14:paraId="4135342F"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8EEF8B6" w14:textId="57F71816"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2018.06</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7369458" w14:textId="33B9C6D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0.34</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C9808B" w14:textId="7714CD2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3.77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C3BCA81" w14:textId="103AB0D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0.52</w:t>
            </w:r>
          </w:p>
        </w:tc>
      </w:tr>
      <w:tr w:rsidR="24556DA8" w14:paraId="720E708F"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B06303C" w14:textId="695FF799"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2018.07</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308CA8" w14:textId="393896A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45D2C07" w14:textId="2B74124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3.83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C75927D" w14:textId="6B6CFD8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0.54</w:t>
            </w:r>
          </w:p>
        </w:tc>
      </w:tr>
      <w:tr w:rsidR="24556DA8" w14:paraId="034DF49C"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71357C" w14:textId="4B1148B4"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2018.08</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51BB42" w14:textId="294FA91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FA09846" w14:textId="75201B7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3.93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69BED1E" w14:textId="1FADBC0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0.57</w:t>
            </w:r>
          </w:p>
        </w:tc>
      </w:tr>
      <w:tr w:rsidR="24556DA8" w14:paraId="74140D3D"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7D176C" w14:textId="376C7C9F"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2018.09</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F0BF1F0" w14:textId="265104E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0.11</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DB8DD3" w14:textId="3CA9249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4.12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D3246E" w14:textId="528B6E5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0.47</w:t>
            </w:r>
          </w:p>
        </w:tc>
      </w:tr>
      <w:tr w:rsidR="24556DA8" w14:paraId="3A6165AD"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537098E" w14:textId="2A45E309"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2018.10</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3420E10" w14:textId="3E67C09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0.76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3DD5243" w14:textId="5DF42B8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3.76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3319C98" w14:textId="524077E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0.54</w:t>
            </w:r>
          </w:p>
        </w:tc>
      </w:tr>
      <w:tr w:rsidR="24556DA8" w14:paraId="09FB5978"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5984D4" w14:textId="7108F2AF"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2018.11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E9E4C4" w14:textId="2F01B1C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0.48</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B84F834" w14:textId="19523FE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3.79</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E2E5DA0" w14:textId="2DA3318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0.49</w:t>
            </w:r>
          </w:p>
        </w:tc>
      </w:tr>
      <w:tr w:rsidR="24556DA8" w14:paraId="1D705F8D"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FBF16A2" w14:textId="7228456D"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2018.12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2A0A5D4" w14:textId="6CF505F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4D0DD81" w14:textId="75542C0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3.88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4BF47B" w14:textId="7ECC64B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0.49</w:t>
            </w:r>
          </w:p>
        </w:tc>
      </w:tr>
      <w:tr w:rsidR="24556DA8" w14:paraId="146BC707"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CC0B39" w14:textId="6C019A2B"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2019.01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A4A5EF" w14:textId="5778CF6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0.32</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49F6C1" w14:textId="32E92ED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3.74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993E2E" w14:textId="08FF260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0.54</w:t>
            </w:r>
          </w:p>
        </w:tc>
      </w:tr>
      <w:tr w:rsidR="24556DA8" w14:paraId="6F0EAAF3"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EBC1F49" w14:textId="493FE120"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2019.02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2B1634A" w14:textId="53AB880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0.20</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663F26" w14:textId="5DBA943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3.72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73181EB" w14:textId="281C3BB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0.49</w:t>
            </w:r>
          </w:p>
        </w:tc>
      </w:tr>
      <w:tr w:rsidR="24556DA8" w14:paraId="1896A8F4"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46ECA30" w14:textId="7D159CA6"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2019.03</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F61259" w14:textId="5068CD2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203977D" w14:textId="77CFD6B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3.85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9E7E183" w14:textId="4854993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0.47</w:t>
            </w:r>
          </w:p>
        </w:tc>
      </w:tr>
      <w:tr w:rsidR="24556DA8" w14:paraId="48971322"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64A3808" w14:textId="0A5F8CEB"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2019.04</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BAD8FFB" w14:textId="42F4DCF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-0.24</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9EBC1F9" w14:textId="1600776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3.90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8C247CF" w14:textId="10D2E71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0.52</w:t>
            </w:r>
          </w:p>
        </w:tc>
      </w:tr>
      <w:tr w:rsidR="24556DA8" w14:paraId="14AA8A37"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857A7DC" w14:textId="049B9777"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2019.05</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3B1167" w14:textId="4F09580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-0.10</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293C63C" w14:textId="06D0A85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4.00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20FA638" w14:textId="14ABAE5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0.54</w:t>
            </w:r>
          </w:p>
        </w:tc>
      </w:tr>
      <w:tr w:rsidR="24556DA8" w14:paraId="34A8C22F"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67663DE" w14:textId="29A75A1A"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2019.06</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AC7A9EB" w14:textId="1A7158E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0.02</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FD45967" w14:textId="7F1240E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3.86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7911D56" w14:textId="776291C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0.47</w:t>
            </w:r>
          </w:p>
        </w:tc>
      </w:tr>
      <w:tr w:rsidR="24556DA8" w14:paraId="1BD915D8"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9DFFEB" w14:textId="41499118"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2019.07</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BC31E30" w14:textId="02512D2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E5BAB0" w14:textId="60B65F1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3.78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68BFBBB" w14:textId="2828579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0.57</w:t>
            </w:r>
          </w:p>
        </w:tc>
      </w:tr>
      <w:tr w:rsidR="24556DA8" w14:paraId="1DD7AB72"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8A7091" w14:textId="6E16099D"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2019.08</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307056" w14:textId="7809F88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40C4B2E" w14:textId="0BF7071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4.02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7232057" w14:textId="4B8C88E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0.50</w:t>
            </w:r>
          </w:p>
        </w:tc>
      </w:tr>
      <w:tr w:rsidR="24556DA8" w14:paraId="4FDA866C"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4C390B" w14:textId="5C4C5B69"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2019.09</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EA1756" w14:textId="0118F6E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-0.76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CEB6EB" w14:textId="4BAB47E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4.12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69723A1" w14:textId="3CC0CC7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0.46</w:t>
            </w:r>
          </w:p>
        </w:tc>
      </w:tr>
      <w:tr w:rsidR="24556DA8" w14:paraId="0AAA9E8F"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E43BD89" w14:textId="3202134C"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2019.10</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89E44A" w14:textId="7237378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26B8A4A" w14:textId="675AA19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4.09</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2285C84" w14:textId="50209E3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0.48</w:t>
            </w:r>
          </w:p>
        </w:tc>
      </w:tr>
      <w:tr w:rsidR="24556DA8" w14:paraId="1F39D409"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12FBEF" w14:textId="4AD3121B"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2019.11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8396B06" w14:textId="21FDD7D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A83B24" w14:textId="5EEA59E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4.16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A4BDF63" w14:textId="3C2FCE7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0.38</w:t>
            </w:r>
          </w:p>
        </w:tc>
      </w:tr>
      <w:tr w:rsidR="24556DA8" w14:paraId="6546BAD9"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3E2342" w14:textId="1917A2AC"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2019.12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0D300E" w14:textId="4490C47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-0.48</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F89C7A" w14:textId="668C015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4.11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9063030" w14:textId="18A0836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0.37</w:t>
            </w:r>
          </w:p>
        </w:tc>
      </w:tr>
      <w:tr w:rsidR="24556DA8" w14:paraId="42587078"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C7BEE6D" w14:textId="7E01B496"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2020.01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14C2BAE" w14:textId="4956A05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9857E3" w14:textId="29CA3B8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4.15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E3873FD" w14:textId="65B2102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0.38</w:t>
            </w:r>
          </w:p>
        </w:tc>
      </w:tr>
      <w:tr w:rsidR="24556DA8" w14:paraId="4AF36F2C"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C213B6F" w14:textId="48962B24"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2020.02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6309B6" w14:textId="7DFF2BC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-0.08</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831FCB2" w14:textId="4E23764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4.34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317BFAC" w14:textId="6B7687A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0.29</w:t>
            </w:r>
          </w:p>
        </w:tc>
      </w:tr>
      <w:tr w:rsidR="24556DA8" w14:paraId="5F98D32E"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4C46DB8" w14:textId="39DB3E01"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2020.03</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8F91B6" w14:textId="7B4F02A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-1.08</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F48F24E" w14:textId="52E0CD9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4.88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13955B" w14:textId="517A6D6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0.34</w:t>
            </w:r>
          </w:p>
        </w:tc>
      </w:tr>
      <w:tr w:rsidR="24556DA8" w14:paraId="6C940050"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17D7977" w14:textId="7BC5BD3F"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lastRenderedPageBreak/>
              <w:t>2020.04</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5ADCD3" w14:textId="139249C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-1.37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ECA4BA6" w14:textId="0F878AD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5.33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C289B1C" w14:textId="3E2761B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0.28</w:t>
            </w:r>
          </w:p>
        </w:tc>
      </w:tr>
      <w:tr w:rsidR="24556DA8" w14:paraId="46455954"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1E67A26" w14:textId="13EA6AD9"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2020.05</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0C42B2" w14:textId="08FC039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0.58</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A0718CD" w14:textId="3B44D61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5.64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7E7E293" w14:textId="19BE41C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0.24</w:t>
            </w:r>
          </w:p>
        </w:tc>
      </w:tr>
      <w:tr w:rsidR="24556DA8" w14:paraId="44B6FE06"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F8BD60C" w14:textId="1F9F240D"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2020.06</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6D401AB" w14:textId="2135F57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1.30</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6A5C23A" w14:textId="2DD72C0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5.20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3658602" w14:textId="0B216B3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0.21</w:t>
            </w:r>
          </w:p>
        </w:tc>
      </w:tr>
      <w:tr w:rsidR="24556DA8" w14:paraId="36D91E73"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4895378" w14:textId="01CF67FA"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2020.07</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27346DB" w14:textId="150FCAC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0.90</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BA43BE" w14:textId="343FAB9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5.28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CBE8B57" w14:textId="126C88C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0.19</w:t>
            </w:r>
          </w:p>
        </w:tc>
      </w:tr>
      <w:tr w:rsidR="24556DA8" w14:paraId="6BA83E2D"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4AF88E6" w14:textId="7F7D9635"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2020.08</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0C55381" w14:textId="18EA62B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1E6FB9" w14:textId="0FFE9C1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5.46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9A78BC2" w14:textId="458D3EF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0.16</w:t>
            </w:r>
          </w:p>
        </w:tc>
      </w:tr>
      <w:tr w:rsidR="24556DA8" w14:paraId="1F15586D"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A10B5C" w14:textId="152275BE"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2020.09</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C2FAAAC" w14:textId="11A6202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1.00</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E8A9A34" w14:textId="128C37D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5.40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07E52EE" w14:textId="3D61FAA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0.16</w:t>
            </w:r>
          </w:p>
        </w:tc>
      </w:tr>
      <w:tr w:rsidR="24556DA8" w14:paraId="565494A6"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6694347" w14:textId="7EE5006E"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2020.10</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559011C" w14:textId="4F5A763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1.53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ACD32A" w14:textId="09DA4A8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5.63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7F5F13" w14:textId="3ED4C94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0.16</w:t>
            </w:r>
          </w:p>
        </w:tc>
      </w:tr>
      <w:tr w:rsidR="24556DA8" w14:paraId="042C0ED7"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2D8BBA" w14:textId="526C320B"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2020.11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B1D6DE9" w14:textId="420DF0C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1A264E" w14:textId="61576A1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5.42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081436" w14:textId="430264F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0.15</w:t>
            </w:r>
          </w:p>
        </w:tc>
      </w:tr>
      <w:tr w:rsidR="24556DA8" w14:paraId="181B8ACD"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B7ED595" w14:textId="098CCAFD"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2020.12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C54DE8D" w14:textId="25C7D94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1.76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0D1A288" w14:textId="3EA5212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5.15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7A7EF8" w14:textId="63754B2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0.16</w:t>
            </w:r>
          </w:p>
        </w:tc>
      </w:tr>
      <w:tr w:rsidR="24556DA8" w14:paraId="03ADC720"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7B1F830" w14:textId="12EBDC70"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2021.01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5AEC8B1" w14:textId="5A38B26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E839DC3" w14:textId="6461D2D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5.36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D04625A" w14:textId="7A358DE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0.15</w:t>
            </w:r>
          </w:p>
        </w:tc>
      </w:tr>
      <w:tr w:rsidR="24556DA8" w14:paraId="7204E4F3"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73D4E26" w14:textId="6BA97B7C"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2021.02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9649AD1" w14:textId="4E67A78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0.66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FDB91C2" w14:textId="6729739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5.42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6A2B4E1" w14:textId="02BBA74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0.13</w:t>
            </w:r>
          </w:p>
        </w:tc>
      </w:tr>
      <w:tr w:rsidR="24556DA8" w14:paraId="2F679D86"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60B8071" w14:textId="0D95C0A4"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2021.03</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D0B2722" w14:textId="758F2F5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0.69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153B6BA" w14:textId="372B763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5.65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472B4F" w14:textId="7729ACB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0.20</w:t>
            </w:r>
          </w:p>
        </w:tc>
      </w:tr>
      <w:tr w:rsidR="24556DA8" w14:paraId="0ACB0423"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4C4D5E" w14:textId="3682AF35"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2021.04</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41789A" w14:textId="156C931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03B5BA5" w14:textId="7F1E315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5.56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4A5A46" w14:textId="431A930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0.21</w:t>
            </w:r>
          </w:p>
        </w:tc>
      </w:tr>
      <w:tr w:rsidR="24556DA8" w14:paraId="4CA93BE9"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C35C2A" w14:textId="020EF98E"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2021.05</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E3866F" w14:textId="174CC60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1.25</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9FA6040" w14:textId="026BD6F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5.29</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B415094" w14:textId="670E7C1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0.27</w:t>
            </w:r>
          </w:p>
        </w:tc>
      </w:tr>
      <w:tr w:rsidR="24556DA8" w14:paraId="7992664F"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4AEADC" w14:textId="29CEA4C5"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2021.06</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37DA3F" w14:textId="0ED9F2B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E999FA" w14:textId="77F7278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5.03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38D102" w14:textId="4CFD4DE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0.31</w:t>
            </w:r>
          </w:p>
        </w:tc>
      </w:tr>
      <w:tr w:rsidR="24556DA8" w14:paraId="05C48A36"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8F59108" w14:textId="7BE3D874"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2021.07</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35F4398" w14:textId="402A607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0.78</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EFA5E3B" w14:textId="4CCC7E5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5.16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617036F" w14:textId="51F65E7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0.36</w:t>
            </w:r>
          </w:p>
        </w:tc>
      </w:tr>
      <w:tr w:rsidR="24556DA8" w14:paraId="11EAAF0E"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8CA784" w14:textId="3C48D728"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2021.08</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6D57B53" w14:textId="41782C7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5DED0E" w14:textId="52EC3F3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5.25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F8C0CD" w14:textId="24E72D3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0.43</w:t>
            </w:r>
          </w:p>
        </w:tc>
      </w:tr>
      <w:tr w:rsidR="24556DA8" w14:paraId="57232692"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8CDE76D" w14:textId="590F3520"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2021.09</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5D72F41" w14:textId="3977DF6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0.90</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657396A" w14:textId="65EAE31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5.28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5258DB" w14:textId="72CB157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0.44</w:t>
            </w:r>
          </w:p>
        </w:tc>
      </w:tr>
      <w:tr w:rsidR="24556DA8" w14:paraId="22798439"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1AAA0BB" w14:textId="0BB78BD4"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2021.10</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17CA7D" w14:textId="576AFE3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1.27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D91BA5" w14:textId="711365F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5.54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CB2EA16" w14:textId="69D3079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0.49</w:t>
            </w:r>
          </w:p>
        </w:tc>
      </w:tr>
      <w:tr w:rsidR="24556DA8" w14:paraId="43AE7C8D"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7DDF932" w14:textId="1AB3A836"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2021.11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2C14A7" w14:textId="4FB99E9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831B9F1" w14:textId="3D043FB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5.56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0D2CB2A" w14:textId="79F21D4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0.59</w:t>
            </w:r>
          </w:p>
        </w:tc>
      </w:tr>
      <w:tr w:rsidR="24556DA8" w14:paraId="1849DD13"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4AD6DC" w14:textId="2DD088DB"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2021.12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8C123FB" w14:textId="12AE335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1.37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F22C8C" w14:textId="19589F7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5.65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405F49" w14:textId="22DC3B3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0.77</w:t>
            </w:r>
          </w:p>
        </w:tc>
      </w:tr>
      <w:tr w:rsidR="24556DA8" w14:paraId="620CE3A3"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459E99" w14:textId="464F0718"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2022.01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93FCBEA" w14:textId="116D89A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1.82</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D8F9053" w14:textId="5FA41BE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5.53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E2D92BF" w14:textId="4971FA8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0.73</w:t>
            </w:r>
          </w:p>
        </w:tc>
      </w:tr>
      <w:tr w:rsidR="24556DA8" w14:paraId="30FF23D1"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3997ED4" w14:textId="5B094A72"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2022.02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B5E7E4" w14:textId="165E803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1.76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FACA19B" w14:textId="04A389C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5.20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58685A" w14:textId="5A7EB3B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0.76</w:t>
            </w:r>
          </w:p>
        </w:tc>
      </w:tr>
      <w:tr w:rsidR="24556DA8" w14:paraId="714A10C7"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895574D" w14:textId="69EE2A8E"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2022.03</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3788E9" w14:textId="5D79006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BA743D4" w14:textId="7272ECF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4.97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82D4A32" w14:textId="7FEA1D2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0.93</w:t>
            </w:r>
          </w:p>
        </w:tc>
      </w:tr>
      <w:tr w:rsidR="24556DA8" w14:paraId="0A6C4315"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BF75F2" w14:textId="1544871C"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2022.04</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6E0FC8" w14:textId="55D80BA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1.53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16EB327" w14:textId="40D3497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4.76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A4F5416" w14:textId="597361C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0.83</w:t>
            </w:r>
          </w:p>
        </w:tc>
      </w:tr>
      <w:tr w:rsidR="24556DA8" w14:paraId="65B9A299"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0C68F36" w14:textId="0BE7889F"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2022.05</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A60C19" w14:textId="5790405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0.66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1ABA20D" w14:textId="5C24CED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4.96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2D20BFC" w14:textId="13C4312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1.03</w:t>
            </w:r>
          </w:p>
        </w:tc>
      </w:tr>
      <w:tr w:rsidR="24556DA8" w14:paraId="4D7E53F0"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334EF9" w14:textId="45785E1B"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2022.06</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B819E1" w14:textId="79560BF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0.55</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661D37" w14:textId="23E3CEF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5.05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5E9324" w14:textId="4A8470B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1.02</w:t>
            </w:r>
          </w:p>
        </w:tc>
      </w:tr>
      <w:tr w:rsidR="24556DA8" w14:paraId="63284A07"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9844CDA" w14:textId="44D3A61B"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2022.07</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51CE41A" w14:textId="0A00DEB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0.12</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22F4511" w14:textId="6574A6F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5.37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9EEFD3B" w14:textId="07DB54A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1.03</w:t>
            </w:r>
          </w:p>
        </w:tc>
      </w:tr>
      <w:tr w:rsidR="24556DA8" w14:paraId="5F25C1DB"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0466196" w14:textId="03E4E485"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2022.08</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B884748" w14:textId="55BF93D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0.42</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2F62495" w14:textId="65BBBE0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5.14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F1488BF" w14:textId="11E4D57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1.17</w:t>
            </w:r>
          </w:p>
        </w:tc>
      </w:tr>
      <w:tr w:rsidR="24556DA8" w14:paraId="137DB04F"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C28E553" w14:textId="77931B6D"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2022.09</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664E87" w14:textId="7521124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1E92B4" w14:textId="6B0622D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5.24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576113" w14:textId="22E457A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1.07</w:t>
            </w:r>
          </w:p>
        </w:tc>
      </w:tr>
      <w:tr w:rsidR="24556DA8" w14:paraId="2F7F69F8"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C43A97F" w14:textId="2638A1F2"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2022.10</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0078F99" w14:textId="56CFBE6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2178501" w14:textId="7B6AD5E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5.25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484ED1" w14:textId="694FDE5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1.02</w:t>
            </w:r>
          </w:p>
        </w:tc>
      </w:tr>
      <w:tr w:rsidR="24556DA8" w14:paraId="555F858B"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4E65680" w14:textId="0CE7AFB2"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2022.11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1692F1" w14:textId="3FBF34B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-0.68</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836DA70" w14:textId="32ACB4F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5.27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D9CE35B" w14:textId="17F152D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1.02</w:t>
            </w:r>
          </w:p>
        </w:tc>
      </w:tr>
      <w:tr w:rsidR="24556DA8" w14:paraId="70EB348A"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8BBF1B6" w14:textId="322BF86D"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2022.12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83CA948" w14:textId="2EA29F5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0.64</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9075680" w14:textId="6B199E3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5.24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B2073A" w14:textId="567E6C8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1.12</w:t>
            </w:r>
          </w:p>
        </w:tc>
      </w:tr>
      <w:tr w:rsidR="24556DA8" w14:paraId="6A8C729E"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B14BCE1" w14:textId="2E5D610A"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2023.01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D7A2C7C" w14:textId="568BD66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0.70</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F8ABC8" w14:textId="4211732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5.20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2D878D" w14:textId="4794D85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1.12</w:t>
            </w:r>
          </w:p>
        </w:tc>
      </w:tr>
      <w:tr w:rsidR="24556DA8" w14:paraId="3952E47E"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DFFA70B" w14:textId="7ED4E195"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2023.02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1CC9AF" w14:textId="0AEA130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0.11</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537C63" w14:textId="0A7594D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5.17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F645C6" w14:textId="532AA8E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0.92</w:t>
            </w:r>
          </w:p>
        </w:tc>
      </w:tr>
      <w:tr w:rsidR="24556DA8" w14:paraId="3746DB4F"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5D1F859" w14:textId="0518639A"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2023.03</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48E57A6" w14:textId="71EB0D9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1E9AFA2" w14:textId="47BB99A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5.21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7A634D" w14:textId="7D64B90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1.17</w:t>
            </w:r>
          </w:p>
        </w:tc>
      </w:tr>
      <w:tr w:rsidR="24556DA8" w14:paraId="70E8A6E6"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EA2DC8" w14:textId="2C0806A2"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2023.04</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7AED70" w14:textId="0FFE54F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716C5D6" w14:textId="6370DDD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5.02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89593DC" w14:textId="0114B0F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0.92</w:t>
            </w:r>
          </w:p>
        </w:tc>
      </w:tr>
      <w:tr w:rsidR="24556DA8" w14:paraId="6CFC695E"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B43BEEF" w14:textId="71E0B435"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2023.05</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436435" w14:textId="44891F9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11C6A46" w14:textId="02B08AA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4.98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A48ED2" w14:textId="3116A86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1.12</w:t>
            </w:r>
          </w:p>
        </w:tc>
      </w:tr>
      <w:tr w:rsidR="24556DA8" w14:paraId="0F4CBD9E"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9086CCE" w14:textId="0C9EA5A9"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2023.06</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3B7F54" w14:textId="0D24EF7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-0.42</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7780386" w14:textId="446DD18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4.85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8837765" w14:textId="0748BD3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1.07</w:t>
            </w:r>
          </w:p>
        </w:tc>
      </w:tr>
      <w:tr w:rsidR="24556DA8" w14:paraId="57126769"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BF90822" w14:textId="28833D2E"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2023.07</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EDC42E" w14:textId="645B5F4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0.04</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4DFDA0" w14:textId="08D9AE4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4.80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E0E875F" w14:textId="4D385A5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1.07</w:t>
            </w:r>
          </w:p>
        </w:tc>
      </w:tr>
      <w:tr w:rsidR="24556DA8" w14:paraId="300FBEF0"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406D98" w14:textId="6835D062"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2023.08</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1D17CCC" w14:textId="6270B0F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-0.04</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B17CCC0" w14:textId="6178C5E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4.90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025E063" w14:textId="0B58358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1.14</w:t>
            </w:r>
          </w:p>
        </w:tc>
      </w:tr>
      <w:tr w:rsidR="24556DA8" w14:paraId="1208E68E"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3CBC29" w14:textId="16E2D5BB"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lastRenderedPageBreak/>
              <w:t>2023.09</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EC04CB5" w14:textId="765243C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-0.58</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5870A9E" w14:textId="0B22598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4.94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B00CF2" w14:textId="121A974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0.97</w:t>
            </w:r>
          </w:p>
        </w:tc>
      </w:tr>
      <w:tr w:rsidR="24556DA8" w14:paraId="0AF8764E"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D1815EF" w14:textId="4421A4F9"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2023.10</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2078FE5" w14:textId="41F0911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EE5A5FF" w14:textId="7878A3E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5.06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8FCED7C" w14:textId="03E257C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1.00</w:t>
            </w:r>
          </w:p>
        </w:tc>
      </w:tr>
      <w:tr w:rsidR="24556DA8" w14:paraId="11229DD0"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42493FA" w14:textId="32A4EB3B"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2023.11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A2D774E" w14:textId="305A632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-0.42</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A8B72B" w14:textId="13F3E48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4.90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E7E5892" w14:textId="6FBCEA5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0.92</w:t>
            </w:r>
          </w:p>
        </w:tc>
      </w:tr>
      <w:tr w:rsidR="24556DA8" w14:paraId="2ABC56F8"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333638" w14:textId="42D865A2"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2023.12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B6E43A" w14:textId="7A75FC5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0.76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061C13" w14:textId="2AF699A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4.90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88180FD" w14:textId="604F1FA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0.89</w:t>
            </w:r>
          </w:p>
        </w:tc>
      </w:tr>
      <w:tr w:rsidR="24556DA8" w14:paraId="5C366292"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5EC38B" w14:textId="5A0E3606"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2024.01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20587C" w14:textId="7B645F0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0.22</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665074" w14:textId="655EBFA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4.91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4C0C619" w14:textId="6F60912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0.97</w:t>
            </w:r>
          </w:p>
        </w:tc>
      </w:tr>
      <w:tr w:rsidR="24556DA8" w14:paraId="37627E05"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4855FC1" w14:textId="08921D6F"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2024.02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F634B8" w14:textId="363D497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E6B89F" w14:textId="42D0B59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4.96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B9FCD3" w14:textId="75CD6B2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0.80</w:t>
            </w:r>
          </w:p>
        </w:tc>
      </w:tr>
      <w:tr w:rsidR="24556DA8" w14:paraId="40BA1A57"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68213F2" w14:textId="688815D0"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2024.03</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402B2BF" w14:textId="7E00A6B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-0.04</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91DE2DC" w14:textId="659934C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4.98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115C916" w14:textId="055D8DB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0.83</w:t>
            </w:r>
          </w:p>
        </w:tc>
      </w:tr>
      <w:tr w:rsidR="24556DA8" w14:paraId="539D9364"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CF8F93D" w14:textId="6CB72709"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2024.04</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478EBE" w14:textId="68B3B45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-0.26</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3AD717" w14:textId="25884B3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5.13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B5C511" w14:textId="098821F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0.89</w:t>
            </w:r>
          </w:p>
        </w:tc>
      </w:tr>
      <w:tr w:rsidR="24556DA8" w14:paraId="072C9F22"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F8BE7B" w14:textId="34DE7815"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2024.05</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BC993A3" w14:textId="749A517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091E572" w14:textId="77779B6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5.13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8B1D94" w14:textId="1967A1F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0.83</w:t>
            </w:r>
          </w:p>
        </w:tc>
      </w:tr>
      <w:tr w:rsidR="24556DA8" w14:paraId="150F9FDB"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079FBF5" w14:textId="735E86A3"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2024.06</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46042F6" w14:textId="115B106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FF93B5" w14:textId="4D28CF9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5.39</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5B97165" w14:textId="5CE0FA8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0.79</w:t>
            </w:r>
          </w:p>
        </w:tc>
      </w:tr>
      <w:tr w:rsidR="24556DA8" w14:paraId="28074853"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5CA323C" w14:textId="13E68D9A"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2024.07</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1FDF406" w14:textId="49CF124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0.48</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B43BCDB" w14:textId="77F6B5E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5.54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E895B1A" w14:textId="6BDA49E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0.91</w:t>
            </w:r>
          </w:p>
        </w:tc>
      </w:tr>
      <w:tr w:rsidR="24556DA8" w14:paraId="5BEB018E"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A242C15" w14:textId="43B784FE"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2024.08</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8A0B2FC" w14:textId="388EF6E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0.74</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805137" w14:textId="3B76E40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5.55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F6366E" w14:textId="120590F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0.87</w:t>
            </w:r>
          </w:p>
        </w:tc>
      </w:tr>
      <w:tr w:rsidR="24556DA8" w14:paraId="253E981D"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60283AF" w14:textId="1EF8C82B"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2024.09</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B5487F9" w14:textId="48C5F18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DBFDAA8" w14:textId="3897517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5.54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F5CE3AB" w14:textId="2A4DE95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0.84</w:t>
            </w:r>
          </w:p>
        </w:tc>
      </w:tr>
      <w:tr w:rsidR="24556DA8" w14:paraId="223796BA"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B55F6D" w14:textId="53005FE2"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2024.10</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8354D5" w14:textId="7A7D18A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FA81809" w14:textId="4B253E8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5.62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ABF1E7" w14:textId="320CD4F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0.93</w:t>
            </w:r>
          </w:p>
        </w:tc>
      </w:tr>
      <w:tr w:rsidR="24556DA8" w14:paraId="75A5ABAF"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889358F" w14:textId="30BCDF2C"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2024.11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EE9D338" w14:textId="477193C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-0.31</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576995" w14:textId="3299B58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5.81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079C461" w14:textId="4B555DC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0.79</w:t>
            </w:r>
          </w:p>
        </w:tc>
      </w:tr>
      <w:tr w:rsidR="24556DA8" w14:paraId="7C7BC84D"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2998816" w14:textId="535B612A"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2024.12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B01E730" w14:textId="26896F0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0.65</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55ECE06" w14:textId="32F33F7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6.10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E29734F" w14:textId="2C95195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0.93</w:t>
            </w:r>
          </w:p>
        </w:tc>
      </w:tr>
      <w:tr w:rsidR="24556DA8" w14:paraId="0C7FDE13"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3BD1EE" w14:textId="4F357023"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2025.01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FEC6ED" w14:textId="6E8C63F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8D4AF1E" w14:textId="137B505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6.02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2B122C1" w14:textId="14199D6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1.01</w:t>
            </w:r>
          </w:p>
        </w:tc>
      </w:tr>
      <w:tr w:rsidR="24556DA8" w14:paraId="43B063A7"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DC0D2B" w14:textId="52BB053D"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2025.02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BCB0633" w14:textId="063D0B3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0.44</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FD80F7" w14:textId="7178E4C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5.77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283EDF" w14:textId="291A3DE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0.99</w:t>
            </w:r>
          </w:p>
        </w:tc>
      </w:tr>
      <w:tr w:rsidR="24556DA8" w14:paraId="25F9A332"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5C8D86" w14:textId="4CDEE474"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2025.03</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5B6C566" w14:textId="259A3D7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601F566" w14:textId="2F8D358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5.75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9E7D674" w14:textId="18A9633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0.96</w:t>
            </w:r>
          </w:p>
        </w:tc>
      </w:tr>
      <w:tr w:rsidR="24556DA8" w14:paraId="21B53681"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718FE43" w14:textId="502585C5"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2025.04</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A9B8A4" w14:textId="218FE8D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59BC55" w14:textId="6DF5D64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5.78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9A457D1" w14:textId="4A8745C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1.06</w:t>
            </w:r>
          </w:p>
        </w:tc>
      </w:tr>
      <w:tr w:rsidR="24556DA8" w14:paraId="56A746CA"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D9F9A81" w14:textId="7FE7183F"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2025.05</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FBED49" w14:textId="04BBF41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-0.27</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D391FA" w14:textId="7853FFB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5.67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86E00C5" w14:textId="3550E407"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1.14</w:t>
            </w:r>
          </w:p>
        </w:tc>
      </w:tr>
      <w:tr w:rsidR="24556DA8" w14:paraId="120EF1E9"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473853" w14:textId="7E007A62"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2025.06</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32A087B" w14:textId="3C4C6D7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0.08</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F215A7A" w14:textId="5C283B2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5.55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CFBC551" w14:textId="728F495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1.10</w:t>
            </w:r>
          </w:p>
        </w:tc>
      </w:tr>
      <w:tr w:rsidR="24556DA8" w14:paraId="61DA2571"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03F4DC" w14:textId="4507C9AF"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2025.07</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FAF941" w14:textId="5D7CF1C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45C552D" w14:textId="04AFF4B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5.53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E19214B" w14:textId="0E7D819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1.28</w:t>
            </w:r>
          </w:p>
        </w:tc>
      </w:tr>
      <w:tr w:rsidR="24556DA8" w14:paraId="349A462E"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361330" w14:textId="7D430891"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2025.08</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B12FDE" w14:textId="7636DEB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-0.09</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262FC83" w14:textId="6BA1544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5.45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5EEEB6" w14:textId="76106D6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1.16</w:t>
            </w:r>
          </w:p>
        </w:tc>
      </w:tr>
      <w:tr w:rsidR="24556DA8" w14:paraId="0912A1AD"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465CB0" w14:textId="5629C483"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2025.09</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C03AC26" w14:textId="2A556F6C"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-0.40</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3A62591" w14:textId="49967AC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5.37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25D49C" w14:textId="4EE2A1C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1.22</w:t>
            </w:r>
          </w:p>
        </w:tc>
      </w:tr>
      <w:tr w:rsidR="24556DA8" w14:paraId="54756700"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D0322FE" w14:textId="64B707BA"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2025.10</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1E9885" w14:textId="36CB591A"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-0.34</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1BD5039" w14:textId="0AE94050"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5.39</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7C0192" w14:textId="2B8A065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1.28</w:t>
            </w:r>
          </w:p>
        </w:tc>
      </w:tr>
      <w:tr w:rsidR="24556DA8" w14:paraId="55939C1B"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4EC747" w14:textId="0E7EC6FA"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2025.11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D070765" w14:textId="0BDD9898"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-1.00</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AE132D0" w14:textId="751F984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5.34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9394C00" w14:textId="37FD99A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1.05</w:t>
            </w:r>
          </w:p>
        </w:tc>
      </w:tr>
      <w:tr w:rsidR="24556DA8" w14:paraId="204A683E"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7BCDCB" w14:textId="02C47C05"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2025.12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4B42AE7" w14:textId="774F204E"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0.64</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561BF31" w14:textId="039AE705"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5.45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C392DF4" w14:textId="55E5838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1.22</w:t>
            </w:r>
          </w:p>
        </w:tc>
      </w:tr>
      <w:tr w:rsidR="24556DA8" w14:paraId="53AC06EE"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2DA8C8" w14:textId="353810A1"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2026.01</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6FF4445" w14:textId="10A6D8D1"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0.20</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CC08DDD" w14:textId="36367CC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5.34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3A425B" w14:textId="029A46E6"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1.16</w:t>
            </w:r>
          </w:p>
        </w:tc>
      </w:tr>
      <w:tr w:rsidR="24556DA8" w14:paraId="55C0FCAC"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AA9DCC4" w14:textId="09D1D90F"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2026.02</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DDF4D94" w14:textId="5794E38D"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0.13</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49BB01F" w14:textId="434DF893"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5.20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704C11" w14:textId="74D7775B"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1.00</w:t>
            </w:r>
          </w:p>
        </w:tc>
      </w:tr>
      <w:tr w:rsidR="24556DA8" w14:paraId="08C55712"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6BDC79" w14:textId="1C6A784E"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2026.03</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EEF0693" w14:textId="5A7E439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0.51</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A8484C9" w14:textId="53693432"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5.23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6574D3" w14:textId="175AC70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1.21</w:t>
            </w:r>
          </w:p>
        </w:tc>
      </w:tr>
      <w:tr w:rsidR="24556DA8" w14:paraId="6BB425D1" w14:textId="77777777" w:rsidTr="3CA4AD23">
        <w:trPr>
          <w:trHeight w:val="285"/>
        </w:trPr>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07F6B27" w14:textId="4FD4E55C" w:rsidR="24556DA8" w:rsidRDefault="24556DA8" w:rsidP="24556DA8">
            <w:pPr>
              <w:spacing w:after="0"/>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2026.04</w:t>
            </w:r>
          </w:p>
        </w:tc>
        <w:tc>
          <w:tcPr>
            <w:tcW w:w="2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9BA428" w14:textId="5569FC79"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0.65</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07FB85" w14:textId="042319F4"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5.03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1AD459" w14:textId="1DD868DF" w:rsidR="24556DA8" w:rsidRDefault="24556DA8" w:rsidP="24556DA8">
            <w:pPr>
              <w:spacing w:after="0"/>
              <w:jc w:val="right"/>
              <w:rPr>
                <w:rFonts w:ascii="Aptos Narrow" w:eastAsia="Aptos Narrow" w:hAnsi="Aptos Narrow" w:cs="Aptos Narrow"/>
                <w:b/>
                <w:bCs/>
                <w:color w:val="000000" w:themeColor="text1"/>
              </w:rPr>
            </w:pPr>
            <w:r w:rsidRPr="24556DA8">
              <w:rPr>
                <w:rFonts w:ascii="Aptos Narrow" w:eastAsia="Aptos Narrow" w:hAnsi="Aptos Narrow" w:cs="Aptos Narrow"/>
                <w:b/>
                <w:bCs/>
                <w:color w:val="000000" w:themeColor="text1"/>
              </w:rPr>
              <w:t>1.09</w:t>
            </w:r>
          </w:p>
        </w:tc>
      </w:tr>
    </w:tbl>
    <w:p w14:paraId="52FB14F6" w14:textId="746CB790" w:rsidR="24556DA8" w:rsidRDefault="57753A48" w:rsidP="57753A48">
      <w:pPr>
        <w:tabs>
          <w:tab w:val="left" w:pos="5245"/>
        </w:tabs>
        <w:rPr>
          <w:rFonts w:eastAsiaTheme="minorEastAsia" w:cs="Poppins"/>
          <w:sz w:val="16"/>
          <w:szCs w:val="16"/>
        </w:rPr>
      </w:pPr>
      <w:r w:rsidRPr="57753A48">
        <w:rPr>
          <w:rFonts w:eastAsiaTheme="minorEastAsia" w:cs="Poppins"/>
          <w:sz w:val="16"/>
          <w:szCs w:val="16"/>
        </w:rPr>
        <w:t>Elaboração: FECAP</w:t>
      </w:r>
    </w:p>
    <w:p w14:paraId="689B25C4" w14:textId="22855557" w:rsidR="24556DA8" w:rsidRDefault="24556DA8" w:rsidP="3CA4AD23">
      <w:pPr>
        <w:rPr>
          <w:rFonts w:ascii="Dosis" w:hAnsi="Dosis"/>
          <w:color w:val="01A77F"/>
          <w:sz w:val="26"/>
          <w:szCs w:val="26"/>
          <w:lang w:eastAsia="pt-BR"/>
        </w:rPr>
      </w:pPr>
    </w:p>
    <w:sectPr w:rsidR="24556DA8" w:rsidSect="00574547">
      <w:headerReference w:type="default" r:id="rId14"/>
      <w:footerReference w:type="default" r:id="rId15"/>
      <w:pgSz w:w="11906" w:h="16838"/>
      <w:pgMar w:top="2410"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0D04F" w14:textId="77777777" w:rsidR="007A63D1" w:rsidRDefault="007A63D1" w:rsidP="007B63DF">
      <w:pPr>
        <w:spacing w:after="0" w:line="240" w:lineRule="auto"/>
      </w:pPr>
      <w:r>
        <w:separator/>
      </w:r>
    </w:p>
  </w:endnote>
  <w:endnote w:type="continuationSeparator" w:id="0">
    <w:p w14:paraId="688D50FD" w14:textId="77777777" w:rsidR="007A63D1" w:rsidRDefault="007A63D1" w:rsidP="007B6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Nirmala UI"/>
    <w:charset w:val="00"/>
    <w:family w:val="auto"/>
    <w:pitch w:val="variable"/>
    <w:sig w:usb0="00008007" w:usb1="00000000" w:usb2="00000000" w:usb3="00000000" w:csb0="00000093" w:csb1="00000000"/>
  </w:font>
  <w:font w:name="Dosis">
    <w:altName w:val="Calibri"/>
    <w:charset w:val="00"/>
    <w:family w:val="auto"/>
    <w:pitch w:val="variable"/>
    <w:sig w:usb0="A00000BF" w:usb1="4000207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BC8DAA1" w14:paraId="5A854603" w14:textId="77777777" w:rsidTr="4BC8DAA1">
      <w:trPr>
        <w:trHeight w:val="300"/>
      </w:trPr>
      <w:tc>
        <w:tcPr>
          <w:tcW w:w="2830" w:type="dxa"/>
        </w:tcPr>
        <w:p w14:paraId="400D9F64" w14:textId="37BF9F5A" w:rsidR="4BC8DAA1" w:rsidRDefault="4BC8DAA1" w:rsidP="4BC8DAA1">
          <w:pPr>
            <w:pStyle w:val="Cabealho"/>
            <w:ind w:left="-115"/>
          </w:pPr>
        </w:p>
      </w:tc>
      <w:tc>
        <w:tcPr>
          <w:tcW w:w="2830" w:type="dxa"/>
        </w:tcPr>
        <w:p w14:paraId="289884B1" w14:textId="670BBF11" w:rsidR="4BC8DAA1" w:rsidRDefault="4BC8DAA1" w:rsidP="4BC8DAA1">
          <w:pPr>
            <w:pStyle w:val="Cabealho"/>
            <w:jc w:val="center"/>
          </w:pPr>
        </w:p>
      </w:tc>
      <w:tc>
        <w:tcPr>
          <w:tcW w:w="2830" w:type="dxa"/>
        </w:tcPr>
        <w:p w14:paraId="3F7F1A37" w14:textId="00EDD3FA" w:rsidR="4BC8DAA1" w:rsidRDefault="4BC8DAA1" w:rsidP="4BC8DAA1">
          <w:pPr>
            <w:pStyle w:val="Cabealho"/>
            <w:ind w:right="-115"/>
            <w:jc w:val="right"/>
          </w:pPr>
        </w:p>
      </w:tc>
    </w:tr>
  </w:tbl>
  <w:p w14:paraId="04B66BE6" w14:textId="52DDB734" w:rsidR="4BC8DAA1" w:rsidRDefault="4BC8DAA1" w:rsidP="4BC8DAA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0361A" w14:textId="77777777" w:rsidR="007A63D1" w:rsidRDefault="007A63D1" w:rsidP="007B63DF">
      <w:pPr>
        <w:spacing w:after="0" w:line="240" w:lineRule="auto"/>
      </w:pPr>
      <w:r>
        <w:separator/>
      </w:r>
    </w:p>
  </w:footnote>
  <w:footnote w:type="continuationSeparator" w:id="0">
    <w:p w14:paraId="2078E340" w14:textId="77777777" w:rsidR="007A63D1" w:rsidRDefault="007A63D1" w:rsidP="007B6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26E11" w14:textId="4C78C564" w:rsidR="001F0DEF" w:rsidRDefault="001F0DEF">
    <w:pPr>
      <w:pStyle w:val="Cabealho"/>
    </w:pPr>
    <w:del w:id="5" w:author="Fabricio Segundo 23025536" w:date="2026-05-23T16:12:00Z" w16du:dateUtc="2026-05-23T19:12:00Z">
      <w:r>
        <w:rPr>
          <w:noProof/>
        </w:rPr>
        <w:drawing>
          <wp:anchor distT="0" distB="0" distL="114300" distR="114300" simplePos="0" relativeHeight="251658240" behindDoc="1" locked="0" layoutInCell="1" allowOverlap="1" wp14:anchorId="482D296B" wp14:editId="4B02BB41">
            <wp:simplePos x="0" y="0"/>
            <wp:positionH relativeFrom="page">
              <wp:posOffset>5715</wp:posOffset>
            </wp:positionH>
            <wp:positionV relativeFrom="paragraph">
              <wp:posOffset>-450215</wp:posOffset>
            </wp:positionV>
            <wp:extent cx="7553325" cy="10684261"/>
            <wp:effectExtent l="0" t="0" r="0" b="3175"/>
            <wp:wrapNone/>
            <wp:docPr id="544983735" name="Imagem 54498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CON.jpg"/>
                    <pic:cNvPicPr/>
                  </pic:nvPicPr>
                  <pic:blipFill>
                    <a:blip r:embed="rId1">
                      <a:extLst>
                        <a:ext uri="{28A0092B-C50C-407E-A947-70E740481C1C}">
                          <a14:useLocalDpi xmlns:a14="http://schemas.microsoft.com/office/drawing/2010/main" val="0"/>
                        </a:ext>
                      </a:extLst>
                    </a:blip>
                    <a:stretch>
                      <a:fillRect/>
                    </a:stretch>
                  </pic:blipFill>
                  <pic:spPr>
                    <a:xfrm>
                      <a:off x="0" y="0"/>
                      <a:ext cx="7553325" cy="10684261"/>
                    </a:xfrm>
                    <a:prstGeom prst="rect">
                      <a:avLst/>
                    </a:prstGeom>
                  </pic:spPr>
                </pic:pic>
              </a:graphicData>
            </a:graphic>
            <wp14:sizeRelH relativeFrom="page">
              <wp14:pctWidth>0</wp14:pctWidth>
            </wp14:sizeRelH>
            <wp14:sizeRelV relativeFrom="page">
              <wp14:pctHeight>0</wp14:pctHeight>
            </wp14:sizeRelV>
          </wp:anchor>
        </w:drawing>
      </w:r>
    </w:del>
  </w:p>
  <w:p w14:paraId="041F755C" w14:textId="77777777" w:rsidR="005D07BC" w:rsidRDefault="005D07BC">
    <w:pPr>
      <w:pStyle w:val="Cabealho"/>
    </w:pPr>
  </w:p>
</w:hdr>
</file>

<file path=word/intelligence2.xml><?xml version="1.0" encoding="utf-8"?>
<int2:intelligence xmlns:int2="http://schemas.microsoft.com/office/intelligence/2020/intelligence" xmlns:oel="http://schemas.microsoft.com/office/2019/extlst">
  <int2:observations>
    <int2:textHash int2:hashCode="GKbeagklxVEWaU" int2:id="5jfJpyzZ">
      <int2:state int2:value="Rejected" int2:type="spell"/>
    </int2:textHash>
    <int2:textHash int2:hashCode="OMOQ9T4J9DxOeN" int2:id="5qFQKSaj">
      <int2:state int2:value="Rejected" int2:type="spell"/>
    </int2:textHash>
    <int2:textHash int2:hashCode="W73Xd81zMrF8BL" int2:id="S19PKFB5">
      <int2:state int2:value="Rejected" int2:type="spell"/>
    </int2:textHash>
    <int2:textHash int2:hashCode="6kRAvZRxTk6FM0" int2:id="hZmEgpEi">
      <int2:state int2:value="Rejected" int2:type="spell"/>
    </int2:textHash>
    <int2:bookmark int2:bookmarkName="_Int_RObNSsdn" int2:invalidationBookmarkName="" int2:hashCode="QbT3lNP5Yf1zto" int2:id="okh81Z09">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759"/>
    <w:multiLevelType w:val="multilevel"/>
    <w:tmpl w:val="A642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A1F4B"/>
    <w:multiLevelType w:val="hybridMultilevel"/>
    <w:tmpl w:val="1B9EDF9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4B40391"/>
    <w:multiLevelType w:val="multilevel"/>
    <w:tmpl w:val="F27A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17A17"/>
    <w:multiLevelType w:val="hybridMultilevel"/>
    <w:tmpl w:val="1DFE0ED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A87023B"/>
    <w:multiLevelType w:val="multilevel"/>
    <w:tmpl w:val="604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E3EF8"/>
    <w:multiLevelType w:val="hybridMultilevel"/>
    <w:tmpl w:val="BF7684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F4205A1"/>
    <w:multiLevelType w:val="multilevel"/>
    <w:tmpl w:val="456EE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D43A39"/>
    <w:multiLevelType w:val="hybridMultilevel"/>
    <w:tmpl w:val="D4BCD9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DF37BD1"/>
    <w:multiLevelType w:val="multilevel"/>
    <w:tmpl w:val="92D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EB70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FC6611A"/>
    <w:multiLevelType w:val="multilevel"/>
    <w:tmpl w:val="CC5805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FE50F8"/>
    <w:multiLevelType w:val="multilevel"/>
    <w:tmpl w:val="DDF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84533">
    <w:abstractNumId w:val="1"/>
  </w:num>
  <w:num w:numId="2" w16cid:durableId="650182793">
    <w:abstractNumId w:val="3"/>
  </w:num>
  <w:num w:numId="3" w16cid:durableId="1318999405">
    <w:abstractNumId w:val="6"/>
  </w:num>
  <w:num w:numId="4" w16cid:durableId="325937240">
    <w:abstractNumId w:val="0"/>
  </w:num>
  <w:num w:numId="5" w16cid:durableId="1701979187">
    <w:abstractNumId w:val="4"/>
  </w:num>
  <w:num w:numId="6" w16cid:durableId="456680386">
    <w:abstractNumId w:val="11"/>
  </w:num>
  <w:num w:numId="7" w16cid:durableId="694616767">
    <w:abstractNumId w:val="8"/>
  </w:num>
  <w:num w:numId="8" w16cid:durableId="1438524809">
    <w:abstractNumId w:val="2"/>
  </w:num>
  <w:num w:numId="9" w16cid:durableId="1803301427">
    <w:abstractNumId w:val="9"/>
  </w:num>
  <w:num w:numId="10" w16cid:durableId="1448769933">
    <w:abstractNumId w:val="10"/>
  </w:num>
  <w:num w:numId="11" w16cid:durableId="953638235">
    <w:abstractNumId w:val="5"/>
  </w:num>
  <w:num w:numId="12" w16cid:durableId="8450917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3DF"/>
    <w:rsid w:val="00003A57"/>
    <w:rsid w:val="00003E86"/>
    <w:rsid w:val="000061BC"/>
    <w:rsid w:val="000075A3"/>
    <w:rsid w:val="00007855"/>
    <w:rsid w:val="000113BE"/>
    <w:rsid w:val="00011690"/>
    <w:rsid w:val="0001279F"/>
    <w:rsid w:val="000133B8"/>
    <w:rsid w:val="000137F2"/>
    <w:rsid w:val="00013C66"/>
    <w:rsid w:val="0001601A"/>
    <w:rsid w:val="00016441"/>
    <w:rsid w:val="0001660E"/>
    <w:rsid w:val="0001796D"/>
    <w:rsid w:val="00024802"/>
    <w:rsid w:val="00024D61"/>
    <w:rsid w:val="00025935"/>
    <w:rsid w:val="00027B03"/>
    <w:rsid w:val="0003299D"/>
    <w:rsid w:val="00033505"/>
    <w:rsid w:val="000352C5"/>
    <w:rsid w:val="00035C16"/>
    <w:rsid w:val="00035F68"/>
    <w:rsid w:val="0003689D"/>
    <w:rsid w:val="000414D4"/>
    <w:rsid w:val="00043BC5"/>
    <w:rsid w:val="00044015"/>
    <w:rsid w:val="00044C3E"/>
    <w:rsid w:val="0004522A"/>
    <w:rsid w:val="000463C9"/>
    <w:rsid w:val="00046C01"/>
    <w:rsid w:val="00046C09"/>
    <w:rsid w:val="00052ED9"/>
    <w:rsid w:val="000569A5"/>
    <w:rsid w:val="00057E86"/>
    <w:rsid w:val="00061E88"/>
    <w:rsid w:val="00061EAD"/>
    <w:rsid w:val="0006276D"/>
    <w:rsid w:val="000639C3"/>
    <w:rsid w:val="000769A5"/>
    <w:rsid w:val="000778D1"/>
    <w:rsid w:val="0008102C"/>
    <w:rsid w:val="00084DBF"/>
    <w:rsid w:val="0008504C"/>
    <w:rsid w:val="000906D5"/>
    <w:rsid w:val="000A25AB"/>
    <w:rsid w:val="000A34E7"/>
    <w:rsid w:val="000A3ED1"/>
    <w:rsid w:val="000A43B0"/>
    <w:rsid w:val="000A4A2D"/>
    <w:rsid w:val="000A71ED"/>
    <w:rsid w:val="000B2350"/>
    <w:rsid w:val="000B2C39"/>
    <w:rsid w:val="000B5021"/>
    <w:rsid w:val="000B5E79"/>
    <w:rsid w:val="000C12C2"/>
    <w:rsid w:val="000C2C45"/>
    <w:rsid w:val="000C5D0F"/>
    <w:rsid w:val="000C6374"/>
    <w:rsid w:val="000D39D2"/>
    <w:rsid w:val="000E094C"/>
    <w:rsid w:val="000E179C"/>
    <w:rsid w:val="000E350E"/>
    <w:rsid w:val="000E658F"/>
    <w:rsid w:val="000F0020"/>
    <w:rsid w:val="000F0789"/>
    <w:rsid w:val="000F0B73"/>
    <w:rsid w:val="000F3597"/>
    <w:rsid w:val="000F568E"/>
    <w:rsid w:val="000F59D2"/>
    <w:rsid w:val="0010094E"/>
    <w:rsid w:val="0010183E"/>
    <w:rsid w:val="00110AEB"/>
    <w:rsid w:val="00110FAC"/>
    <w:rsid w:val="00111547"/>
    <w:rsid w:val="001122B4"/>
    <w:rsid w:val="00116CCA"/>
    <w:rsid w:val="001177E2"/>
    <w:rsid w:val="00117A06"/>
    <w:rsid w:val="00120F7E"/>
    <w:rsid w:val="00121014"/>
    <w:rsid w:val="00122F6E"/>
    <w:rsid w:val="00123601"/>
    <w:rsid w:val="00123CD1"/>
    <w:rsid w:val="00123E5D"/>
    <w:rsid w:val="001259C7"/>
    <w:rsid w:val="001263BC"/>
    <w:rsid w:val="00130E76"/>
    <w:rsid w:val="00133AD6"/>
    <w:rsid w:val="00133F2F"/>
    <w:rsid w:val="00134A4E"/>
    <w:rsid w:val="00136F3A"/>
    <w:rsid w:val="00145A74"/>
    <w:rsid w:val="00145B6E"/>
    <w:rsid w:val="00146F4A"/>
    <w:rsid w:val="00146FEE"/>
    <w:rsid w:val="001512FC"/>
    <w:rsid w:val="00153563"/>
    <w:rsid w:val="001553BD"/>
    <w:rsid w:val="00161A13"/>
    <w:rsid w:val="00166086"/>
    <w:rsid w:val="00166945"/>
    <w:rsid w:val="0017479F"/>
    <w:rsid w:val="00180377"/>
    <w:rsid w:val="001803CE"/>
    <w:rsid w:val="00180F5D"/>
    <w:rsid w:val="0018181A"/>
    <w:rsid w:val="001841F4"/>
    <w:rsid w:val="0018449B"/>
    <w:rsid w:val="001856E2"/>
    <w:rsid w:val="001859C2"/>
    <w:rsid w:val="0018654E"/>
    <w:rsid w:val="001908AC"/>
    <w:rsid w:val="00193AFA"/>
    <w:rsid w:val="00195A27"/>
    <w:rsid w:val="00196513"/>
    <w:rsid w:val="00197C1D"/>
    <w:rsid w:val="00197EAC"/>
    <w:rsid w:val="001A00CD"/>
    <w:rsid w:val="001A1144"/>
    <w:rsid w:val="001A7D9E"/>
    <w:rsid w:val="001B30CD"/>
    <w:rsid w:val="001B4B53"/>
    <w:rsid w:val="001B575C"/>
    <w:rsid w:val="001B576B"/>
    <w:rsid w:val="001C017A"/>
    <w:rsid w:val="001C0F8B"/>
    <w:rsid w:val="001C1819"/>
    <w:rsid w:val="001C364C"/>
    <w:rsid w:val="001C393E"/>
    <w:rsid w:val="001C58F5"/>
    <w:rsid w:val="001C5AF4"/>
    <w:rsid w:val="001C643C"/>
    <w:rsid w:val="001D0E8A"/>
    <w:rsid w:val="001D1EDB"/>
    <w:rsid w:val="001D34BE"/>
    <w:rsid w:val="001D4ACE"/>
    <w:rsid w:val="001E32C3"/>
    <w:rsid w:val="001E574D"/>
    <w:rsid w:val="001E5D04"/>
    <w:rsid w:val="001E6D0C"/>
    <w:rsid w:val="001E7CFF"/>
    <w:rsid w:val="001F0DEF"/>
    <w:rsid w:val="001F1875"/>
    <w:rsid w:val="001F23E2"/>
    <w:rsid w:val="001F33A0"/>
    <w:rsid w:val="001F43B6"/>
    <w:rsid w:val="001F4A30"/>
    <w:rsid w:val="001F5F5F"/>
    <w:rsid w:val="00200CEF"/>
    <w:rsid w:val="002018B7"/>
    <w:rsid w:val="00201E85"/>
    <w:rsid w:val="0020783C"/>
    <w:rsid w:val="0021003D"/>
    <w:rsid w:val="0021138E"/>
    <w:rsid w:val="00211B62"/>
    <w:rsid w:val="00211FBD"/>
    <w:rsid w:val="0021230D"/>
    <w:rsid w:val="00212BFE"/>
    <w:rsid w:val="002205DD"/>
    <w:rsid w:val="00220731"/>
    <w:rsid w:val="00221306"/>
    <w:rsid w:val="00222D0A"/>
    <w:rsid w:val="00224CCC"/>
    <w:rsid w:val="00224EFE"/>
    <w:rsid w:val="00227EE2"/>
    <w:rsid w:val="00231305"/>
    <w:rsid w:val="002324F0"/>
    <w:rsid w:val="00235264"/>
    <w:rsid w:val="00236378"/>
    <w:rsid w:val="0023660A"/>
    <w:rsid w:val="00237015"/>
    <w:rsid w:val="00237E7A"/>
    <w:rsid w:val="002434C4"/>
    <w:rsid w:val="00243968"/>
    <w:rsid w:val="002455B5"/>
    <w:rsid w:val="00245C95"/>
    <w:rsid w:val="002465D3"/>
    <w:rsid w:val="002475C0"/>
    <w:rsid w:val="002513D0"/>
    <w:rsid w:val="00257407"/>
    <w:rsid w:val="0025747D"/>
    <w:rsid w:val="00260A79"/>
    <w:rsid w:val="00260E41"/>
    <w:rsid w:val="002619D3"/>
    <w:rsid w:val="00263BEC"/>
    <w:rsid w:val="002662D3"/>
    <w:rsid w:val="002677AA"/>
    <w:rsid w:val="002700A2"/>
    <w:rsid w:val="00271167"/>
    <w:rsid w:val="002722D3"/>
    <w:rsid w:val="00273409"/>
    <w:rsid w:val="0027393C"/>
    <w:rsid w:val="00273B7A"/>
    <w:rsid w:val="00274AE8"/>
    <w:rsid w:val="00275891"/>
    <w:rsid w:val="002802E9"/>
    <w:rsid w:val="00280B43"/>
    <w:rsid w:val="00283226"/>
    <w:rsid w:val="002838CB"/>
    <w:rsid w:val="00286CA3"/>
    <w:rsid w:val="00286F7A"/>
    <w:rsid w:val="002876E1"/>
    <w:rsid w:val="002901B5"/>
    <w:rsid w:val="0029059B"/>
    <w:rsid w:val="002942E5"/>
    <w:rsid w:val="00294BDC"/>
    <w:rsid w:val="002965F0"/>
    <w:rsid w:val="002A2276"/>
    <w:rsid w:val="002A54F8"/>
    <w:rsid w:val="002A6268"/>
    <w:rsid w:val="002A6601"/>
    <w:rsid w:val="002A6B2C"/>
    <w:rsid w:val="002A7625"/>
    <w:rsid w:val="002B0455"/>
    <w:rsid w:val="002B19E2"/>
    <w:rsid w:val="002B3288"/>
    <w:rsid w:val="002B384C"/>
    <w:rsid w:val="002B394F"/>
    <w:rsid w:val="002B4785"/>
    <w:rsid w:val="002B5F11"/>
    <w:rsid w:val="002B7380"/>
    <w:rsid w:val="002C1C09"/>
    <w:rsid w:val="002C3391"/>
    <w:rsid w:val="002C7759"/>
    <w:rsid w:val="002C7FAE"/>
    <w:rsid w:val="002D1900"/>
    <w:rsid w:val="002D3960"/>
    <w:rsid w:val="002D5858"/>
    <w:rsid w:val="002D5D62"/>
    <w:rsid w:val="002D5E7C"/>
    <w:rsid w:val="002D7FDA"/>
    <w:rsid w:val="002E01D4"/>
    <w:rsid w:val="002E312F"/>
    <w:rsid w:val="002E47D6"/>
    <w:rsid w:val="002E522D"/>
    <w:rsid w:val="002E5CEF"/>
    <w:rsid w:val="002E7414"/>
    <w:rsid w:val="002E7A5F"/>
    <w:rsid w:val="002F0057"/>
    <w:rsid w:val="002F2339"/>
    <w:rsid w:val="002F4E00"/>
    <w:rsid w:val="002F52D2"/>
    <w:rsid w:val="002F52E6"/>
    <w:rsid w:val="002F6D1F"/>
    <w:rsid w:val="002F7467"/>
    <w:rsid w:val="002F7996"/>
    <w:rsid w:val="0030062F"/>
    <w:rsid w:val="003009BF"/>
    <w:rsid w:val="00303858"/>
    <w:rsid w:val="003052AC"/>
    <w:rsid w:val="00307B7E"/>
    <w:rsid w:val="0031039F"/>
    <w:rsid w:val="00311A90"/>
    <w:rsid w:val="003122D9"/>
    <w:rsid w:val="0031309A"/>
    <w:rsid w:val="003152CF"/>
    <w:rsid w:val="00315945"/>
    <w:rsid w:val="00320595"/>
    <w:rsid w:val="0032126F"/>
    <w:rsid w:val="00321D14"/>
    <w:rsid w:val="0032263F"/>
    <w:rsid w:val="003251D3"/>
    <w:rsid w:val="00325A64"/>
    <w:rsid w:val="00325E33"/>
    <w:rsid w:val="00326AE3"/>
    <w:rsid w:val="00330E0B"/>
    <w:rsid w:val="00332A3E"/>
    <w:rsid w:val="0033488A"/>
    <w:rsid w:val="00342222"/>
    <w:rsid w:val="00342662"/>
    <w:rsid w:val="0034282A"/>
    <w:rsid w:val="00342A70"/>
    <w:rsid w:val="00343163"/>
    <w:rsid w:val="003447C2"/>
    <w:rsid w:val="0034514F"/>
    <w:rsid w:val="003457A3"/>
    <w:rsid w:val="0034681C"/>
    <w:rsid w:val="00347671"/>
    <w:rsid w:val="003504BA"/>
    <w:rsid w:val="00351426"/>
    <w:rsid w:val="00353FA4"/>
    <w:rsid w:val="003566AB"/>
    <w:rsid w:val="003568BD"/>
    <w:rsid w:val="0036573D"/>
    <w:rsid w:val="00365A83"/>
    <w:rsid w:val="0036682D"/>
    <w:rsid w:val="00367F95"/>
    <w:rsid w:val="00367FA8"/>
    <w:rsid w:val="003712F5"/>
    <w:rsid w:val="00381192"/>
    <w:rsid w:val="00383A9D"/>
    <w:rsid w:val="00384108"/>
    <w:rsid w:val="003845FB"/>
    <w:rsid w:val="00385E1D"/>
    <w:rsid w:val="00386CBC"/>
    <w:rsid w:val="00387BA8"/>
    <w:rsid w:val="003904A0"/>
    <w:rsid w:val="00392753"/>
    <w:rsid w:val="00394012"/>
    <w:rsid w:val="00394681"/>
    <w:rsid w:val="003974E8"/>
    <w:rsid w:val="00397AAC"/>
    <w:rsid w:val="003A07E4"/>
    <w:rsid w:val="003A0928"/>
    <w:rsid w:val="003A2B15"/>
    <w:rsid w:val="003A451A"/>
    <w:rsid w:val="003A6F50"/>
    <w:rsid w:val="003A7E20"/>
    <w:rsid w:val="003B2562"/>
    <w:rsid w:val="003B2AA3"/>
    <w:rsid w:val="003B3DAC"/>
    <w:rsid w:val="003B6702"/>
    <w:rsid w:val="003B6A81"/>
    <w:rsid w:val="003C08A9"/>
    <w:rsid w:val="003C1351"/>
    <w:rsid w:val="003C184D"/>
    <w:rsid w:val="003C2AF7"/>
    <w:rsid w:val="003C350D"/>
    <w:rsid w:val="003C38F0"/>
    <w:rsid w:val="003C5373"/>
    <w:rsid w:val="003C59F9"/>
    <w:rsid w:val="003C63FE"/>
    <w:rsid w:val="003C7696"/>
    <w:rsid w:val="003D33AB"/>
    <w:rsid w:val="003D66CA"/>
    <w:rsid w:val="003E05EB"/>
    <w:rsid w:val="003E1201"/>
    <w:rsid w:val="003E2671"/>
    <w:rsid w:val="003E4A25"/>
    <w:rsid w:val="003E51CA"/>
    <w:rsid w:val="003E680C"/>
    <w:rsid w:val="003E7AD0"/>
    <w:rsid w:val="003F3852"/>
    <w:rsid w:val="003F3CEA"/>
    <w:rsid w:val="003F3E72"/>
    <w:rsid w:val="003F4061"/>
    <w:rsid w:val="003F4166"/>
    <w:rsid w:val="003F6616"/>
    <w:rsid w:val="003F79F5"/>
    <w:rsid w:val="00401561"/>
    <w:rsid w:val="00401C36"/>
    <w:rsid w:val="00401E6E"/>
    <w:rsid w:val="0040240A"/>
    <w:rsid w:val="004026E6"/>
    <w:rsid w:val="0040479F"/>
    <w:rsid w:val="004061EF"/>
    <w:rsid w:val="00407FA0"/>
    <w:rsid w:val="00415BAA"/>
    <w:rsid w:val="00415FC4"/>
    <w:rsid w:val="00420E78"/>
    <w:rsid w:val="00421E99"/>
    <w:rsid w:val="00424731"/>
    <w:rsid w:val="004306B5"/>
    <w:rsid w:val="00433365"/>
    <w:rsid w:val="004337EB"/>
    <w:rsid w:val="0043404E"/>
    <w:rsid w:val="00434C2F"/>
    <w:rsid w:val="00443632"/>
    <w:rsid w:val="00444796"/>
    <w:rsid w:val="004453C6"/>
    <w:rsid w:val="00446B11"/>
    <w:rsid w:val="00446F2F"/>
    <w:rsid w:val="00450D49"/>
    <w:rsid w:val="00456C8D"/>
    <w:rsid w:val="00457E34"/>
    <w:rsid w:val="0046421B"/>
    <w:rsid w:val="0046560E"/>
    <w:rsid w:val="00465D74"/>
    <w:rsid w:val="00466604"/>
    <w:rsid w:val="00473D6D"/>
    <w:rsid w:val="00481857"/>
    <w:rsid w:val="00481B7D"/>
    <w:rsid w:val="00482380"/>
    <w:rsid w:val="00484385"/>
    <w:rsid w:val="00485916"/>
    <w:rsid w:val="00487583"/>
    <w:rsid w:val="00487804"/>
    <w:rsid w:val="00493162"/>
    <w:rsid w:val="00493910"/>
    <w:rsid w:val="004A0437"/>
    <w:rsid w:val="004A10BA"/>
    <w:rsid w:val="004A2409"/>
    <w:rsid w:val="004A28F4"/>
    <w:rsid w:val="004A2978"/>
    <w:rsid w:val="004A363B"/>
    <w:rsid w:val="004A3AB7"/>
    <w:rsid w:val="004B24CB"/>
    <w:rsid w:val="004B3511"/>
    <w:rsid w:val="004B5354"/>
    <w:rsid w:val="004B6C5C"/>
    <w:rsid w:val="004B77C2"/>
    <w:rsid w:val="004C116D"/>
    <w:rsid w:val="004C1283"/>
    <w:rsid w:val="004C193F"/>
    <w:rsid w:val="004C1D5F"/>
    <w:rsid w:val="004C7355"/>
    <w:rsid w:val="004D083D"/>
    <w:rsid w:val="004D0886"/>
    <w:rsid w:val="004D2151"/>
    <w:rsid w:val="004D2EA2"/>
    <w:rsid w:val="004D333E"/>
    <w:rsid w:val="004D61D0"/>
    <w:rsid w:val="004E02E8"/>
    <w:rsid w:val="004E18E2"/>
    <w:rsid w:val="004E42A6"/>
    <w:rsid w:val="004E4437"/>
    <w:rsid w:val="004E588A"/>
    <w:rsid w:val="004E5E07"/>
    <w:rsid w:val="004E5F4B"/>
    <w:rsid w:val="004E612D"/>
    <w:rsid w:val="004E67DB"/>
    <w:rsid w:val="004F3B02"/>
    <w:rsid w:val="004F62D8"/>
    <w:rsid w:val="004F698C"/>
    <w:rsid w:val="004F6C3F"/>
    <w:rsid w:val="004F6ED7"/>
    <w:rsid w:val="00500B73"/>
    <w:rsid w:val="00501E4D"/>
    <w:rsid w:val="00501FD6"/>
    <w:rsid w:val="0050239C"/>
    <w:rsid w:val="00502CEA"/>
    <w:rsid w:val="00502EC6"/>
    <w:rsid w:val="00503189"/>
    <w:rsid w:val="00505450"/>
    <w:rsid w:val="005065F2"/>
    <w:rsid w:val="0050678C"/>
    <w:rsid w:val="0050769E"/>
    <w:rsid w:val="00511B9C"/>
    <w:rsid w:val="0051264C"/>
    <w:rsid w:val="00512AB8"/>
    <w:rsid w:val="00513890"/>
    <w:rsid w:val="00513A64"/>
    <w:rsid w:val="00513BE8"/>
    <w:rsid w:val="00514A0E"/>
    <w:rsid w:val="005210F7"/>
    <w:rsid w:val="00524049"/>
    <w:rsid w:val="00524F06"/>
    <w:rsid w:val="00526FFD"/>
    <w:rsid w:val="00527609"/>
    <w:rsid w:val="00527785"/>
    <w:rsid w:val="00531063"/>
    <w:rsid w:val="00535463"/>
    <w:rsid w:val="0053596F"/>
    <w:rsid w:val="005377CC"/>
    <w:rsid w:val="005400D8"/>
    <w:rsid w:val="00540732"/>
    <w:rsid w:val="00543C74"/>
    <w:rsid w:val="00547286"/>
    <w:rsid w:val="00547572"/>
    <w:rsid w:val="00552337"/>
    <w:rsid w:val="00553D6C"/>
    <w:rsid w:val="00554A4B"/>
    <w:rsid w:val="00554EFC"/>
    <w:rsid w:val="00556E4E"/>
    <w:rsid w:val="005619B0"/>
    <w:rsid w:val="00562CAC"/>
    <w:rsid w:val="0056452F"/>
    <w:rsid w:val="005702ED"/>
    <w:rsid w:val="005707E5"/>
    <w:rsid w:val="00570EC2"/>
    <w:rsid w:val="005717F3"/>
    <w:rsid w:val="005717F4"/>
    <w:rsid w:val="00574547"/>
    <w:rsid w:val="00576C2A"/>
    <w:rsid w:val="005828E4"/>
    <w:rsid w:val="00587FCE"/>
    <w:rsid w:val="0059458C"/>
    <w:rsid w:val="00594957"/>
    <w:rsid w:val="005962CB"/>
    <w:rsid w:val="005971F3"/>
    <w:rsid w:val="005975F0"/>
    <w:rsid w:val="005A1094"/>
    <w:rsid w:val="005A2CCF"/>
    <w:rsid w:val="005A333E"/>
    <w:rsid w:val="005A3FEF"/>
    <w:rsid w:val="005B1660"/>
    <w:rsid w:val="005B363B"/>
    <w:rsid w:val="005C02DE"/>
    <w:rsid w:val="005C1AE4"/>
    <w:rsid w:val="005C3436"/>
    <w:rsid w:val="005C36D4"/>
    <w:rsid w:val="005C3E0B"/>
    <w:rsid w:val="005C52A5"/>
    <w:rsid w:val="005D07BC"/>
    <w:rsid w:val="005D77C3"/>
    <w:rsid w:val="005D7D6F"/>
    <w:rsid w:val="005D7F3A"/>
    <w:rsid w:val="005E11CA"/>
    <w:rsid w:val="005E1EFA"/>
    <w:rsid w:val="005E36BA"/>
    <w:rsid w:val="005E5B42"/>
    <w:rsid w:val="005F0B8F"/>
    <w:rsid w:val="005F2E5F"/>
    <w:rsid w:val="005F3572"/>
    <w:rsid w:val="005F51C9"/>
    <w:rsid w:val="005F64F1"/>
    <w:rsid w:val="005F6D25"/>
    <w:rsid w:val="006038A9"/>
    <w:rsid w:val="00605374"/>
    <w:rsid w:val="0060610B"/>
    <w:rsid w:val="00606200"/>
    <w:rsid w:val="00606E4E"/>
    <w:rsid w:val="006101A4"/>
    <w:rsid w:val="006122EA"/>
    <w:rsid w:val="00612753"/>
    <w:rsid w:val="00612A28"/>
    <w:rsid w:val="00612F30"/>
    <w:rsid w:val="00613C97"/>
    <w:rsid w:val="006168E7"/>
    <w:rsid w:val="00621E77"/>
    <w:rsid w:val="00624D17"/>
    <w:rsid w:val="006258FC"/>
    <w:rsid w:val="00630420"/>
    <w:rsid w:val="00633B14"/>
    <w:rsid w:val="0063503B"/>
    <w:rsid w:val="00635AFA"/>
    <w:rsid w:val="006362B4"/>
    <w:rsid w:val="006429FB"/>
    <w:rsid w:val="00642C2B"/>
    <w:rsid w:val="0064341E"/>
    <w:rsid w:val="00643D8D"/>
    <w:rsid w:val="0064452E"/>
    <w:rsid w:val="00644D16"/>
    <w:rsid w:val="0064561A"/>
    <w:rsid w:val="006506D2"/>
    <w:rsid w:val="00651A81"/>
    <w:rsid w:val="0065241F"/>
    <w:rsid w:val="006532CE"/>
    <w:rsid w:val="006538E9"/>
    <w:rsid w:val="00654646"/>
    <w:rsid w:val="006548DE"/>
    <w:rsid w:val="00655CC2"/>
    <w:rsid w:val="00655EC5"/>
    <w:rsid w:val="006573CC"/>
    <w:rsid w:val="0066463C"/>
    <w:rsid w:val="00664962"/>
    <w:rsid w:val="00666607"/>
    <w:rsid w:val="00667470"/>
    <w:rsid w:val="00671D8F"/>
    <w:rsid w:val="00672AED"/>
    <w:rsid w:val="00672DE7"/>
    <w:rsid w:val="00674244"/>
    <w:rsid w:val="0067456E"/>
    <w:rsid w:val="00674AB2"/>
    <w:rsid w:val="00675870"/>
    <w:rsid w:val="00681046"/>
    <w:rsid w:val="00683624"/>
    <w:rsid w:val="00683D06"/>
    <w:rsid w:val="006924A6"/>
    <w:rsid w:val="0069409A"/>
    <w:rsid w:val="006976D9"/>
    <w:rsid w:val="006A0674"/>
    <w:rsid w:val="006A1BAE"/>
    <w:rsid w:val="006A376A"/>
    <w:rsid w:val="006A582A"/>
    <w:rsid w:val="006A6C30"/>
    <w:rsid w:val="006B4710"/>
    <w:rsid w:val="006B7404"/>
    <w:rsid w:val="006B7EDE"/>
    <w:rsid w:val="006C4705"/>
    <w:rsid w:val="006D03AF"/>
    <w:rsid w:val="006D37D5"/>
    <w:rsid w:val="006D611E"/>
    <w:rsid w:val="006E1CF6"/>
    <w:rsid w:val="006E7A70"/>
    <w:rsid w:val="006F1A8C"/>
    <w:rsid w:val="006F4F94"/>
    <w:rsid w:val="006F7C58"/>
    <w:rsid w:val="00701974"/>
    <w:rsid w:val="00702B74"/>
    <w:rsid w:val="00703872"/>
    <w:rsid w:val="007049DB"/>
    <w:rsid w:val="007057EA"/>
    <w:rsid w:val="00707DA8"/>
    <w:rsid w:val="007120C6"/>
    <w:rsid w:val="00712675"/>
    <w:rsid w:val="007127F4"/>
    <w:rsid w:val="0071280A"/>
    <w:rsid w:val="007131D8"/>
    <w:rsid w:val="00717F43"/>
    <w:rsid w:val="00721539"/>
    <w:rsid w:val="00721D9D"/>
    <w:rsid w:val="007250F1"/>
    <w:rsid w:val="0072759C"/>
    <w:rsid w:val="00731ECE"/>
    <w:rsid w:val="00732230"/>
    <w:rsid w:val="00732445"/>
    <w:rsid w:val="007338BA"/>
    <w:rsid w:val="00733B89"/>
    <w:rsid w:val="00733D6F"/>
    <w:rsid w:val="007341D2"/>
    <w:rsid w:val="007358F5"/>
    <w:rsid w:val="00735A4E"/>
    <w:rsid w:val="007361FA"/>
    <w:rsid w:val="00736C3C"/>
    <w:rsid w:val="00740DE3"/>
    <w:rsid w:val="00745F38"/>
    <w:rsid w:val="007475EE"/>
    <w:rsid w:val="00747E26"/>
    <w:rsid w:val="00752052"/>
    <w:rsid w:val="007565B8"/>
    <w:rsid w:val="00760375"/>
    <w:rsid w:val="00760791"/>
    <w:rsid w:val="00760E52"/>
    <w:rsid w:val="007622EE"/>
    <w:rsid w:val="00762CE5"/>
    <w:rsid w:val="007659C3"/>
    <w:rsid w:val="00766726"/>
    <w:rsid w:val="0077092A"/>
    <w:rsid w:val="00770988"/>
    <w:rsid w:val="00774B62"/>
    <w:rsid w:val="0077715A"/>
    <w:rsid w:val="00777A9B"/>
    <w:rsid w:val="00781D42"/>
    <w:rsid w:val="00782344"/>
    <w:rsid w:val="0078253A"/>
    <w:rsid w:val="00783CCE"/>
    <w:rsid w:val="00786195"/>
    <w:rsid w:val="007869C0"/>
    <w:rsid w:val="0079209E"/>
    <w:rsid w:val="00794128"/>
    <w:rsid w:val="0079698E"/>
    <w:rsid w:val="007A2132"/>
    <w:rsid w:val="007A4BB7"/>
    <w:rsid w:val="007A4E52"/>
    <w:rsid w:val="007A5E92"/>
    <w:rsid w:val="007A63D1"/>
    <w:rsid w:val="007A7E1B"/>
    <w:rsid w:val="007B0779"/>
    <w:rsid w:val="007B1A35"/>
    <w:rsid w:val="007B1DF6"/>
    <w:rsid w:val="007B2EA5"/>
    <w:rsid w:val="007B337C"/>
    <w:rsid w:val="007B36D0"/>
    <w:rsid w:val="007B4E89"/>
    <w:rsid w:val="007B4FE6"/>
    <w:rsid w:val="007B63DF"/>
    <w:rsid w:val="007B7FBE"/>
    <w:rsid w:val="007C0848"/>
    <w:rsid w:val="007C141A"/>
    <w:rsid w:val="007C1778"/>
    <w:rsid w:val="007C25E4"/>
    <w:rsid w:val="007C3495"/>
    <w:rsid w:val="007C366D"/>
    <w:rsid w:val="007C4B26"/>
    <w:rsid w:val="007C5B8A"/>
    <w:rsid w:val="007C6AFE"/>
    <w:rsid w:val="007D031D"/>
    <w:rsid w:val="007D0C15"/>
    <w:rsid w:val="007D0FBD"/>
    <w:rsid w:val="007D2445"/>
    <w:rsid w:val="007D35C1"/>
    <w:rsid w:val="007D442B"/>
    <w:rsid w:val="007D4AC7"/>
    <w:rsid w:val="007D5842"/>
    <w:rsid w:val="007E1224"/>
    <w:rsid w:val="007E171E"/>
    <w:rsid w:val="007E254A"/>
    <w:rsid w:val="007E2EC4"/>
    <w:rsid w:val="007E65BB"/>
    <w:rsid w:val="007F0E38"/>
    <w:rsid w:val="007F17E7"/>
    <w:rsid w:val="007F2278"/>
    <w:rsid w:val="007F485A"/>
    <w:rsid w:val="007F4B09"/>
    <w:rsid w:val="007F5ABD"/>
    <w:rsid w:val="007F5EA6"/>
    <w:rsid w:val="008029EB"/>
    <w:rsid w:val="00805F2C"/>
    <w:rsid w:val="008104B7"/>
    <w:rsid w:val="00810C19"/>
    <w:rsid w:val="0081452E"/>
    <w:rsid w:val="00821482"/>
    <w:rsid w:val="00826241"/>
    <w:rsid w:val="00826CC3"/>
    <w:rsid w:val="0082746E"/>
    <w:rsid w:val="00833405"/>
    <w:rsid w:val="00833900"/>
    <w:rsid w:val="00834113"/>
    <w:rsid w:val="00836CDB"/>
    <w:rsid w:val="00837B8A"/>
    <w:rsid w:val="00840AE9"/>
    <w:rsid w:val="00843199"/>
    <w:rsid w:val="00844A8F"/>
    <w:rsid w:val="00845B42"/>
    <w:rsid w:val="0085001B"/>
    <w:rsid w:val="00851964"/>
    <w:rsid w:val="00851B63"/>
    <w:rsid w:val="00853329"/>
    <w:rsid w:val="00856AA7"/>
    <w:rsid w:val="00857BAD"/>
    <w:rsid w:val="00857FC7"/>
    <w:rsid w:val="008606E9"/>
    <w:rsid w:val="008609AD"/>
    <w:rsid w:val="00861481"/>
    <w:rsid w:val="00861E8F"/>
    <w:rsid w:val="008626A8"/>
    <w:rsid w:val="008626FA"/>
    <w:rsid w:val="00864B72"/>
    <w:rsid w:val="0086537B"/>
    <w:rsid w:val="00865E74"/>
    <w:rsid w:val="008660B6"/>
    <w:rsid w:val="008670E5"/>
    <w:rsid w:val="0087165A"/>
    <w:rsid w:val="008718EE"/>
    <w:rsid w:val="0087213F"/>
    <w:rsid w:val="00874490"/>
    <w:rsid w:val="00876568"/>
    <w:rsid w:val="008776C8"/>
    <w:rsid w:val="00877BA0"/>
    <w:rsid w:val="00881677"/>
    <w:rsid w:val="0088173A"/>
    <w:rsid w:val="0088360C"/>
    <w:rsid w:val="0088419D"/>
    <w:rsid w:val="00885009"/>
    <w:rsid w:val="00886A5B"/>
    <w:rsid w:val="00892219"/>
    <w:rsid w:val="00894095"/>
    <w:rsid w:val="00895468"/>
    <w:rsid w:val="00895597"/>
    <w:rsid w:val="008955CA"/>
    <w:rsid w:val="00896501"/>
    <w:rsid w:val="00897305"/>
    <w:rsid w:val="008A304C"/>
    <w:rsid w:val="008A3AC4"/>
    <w:rsid w:val="008A50F9"/>
    <w:rsid w:val="008A5DC5"/>
    <w:rsid w:val="008A5DCE"/>
    <w:rsid w:val="008A6C44"/>
    <w:rsid w:val="008B15E0"/>
    <w:rsid w:val="008B2FD5"/>
    <w:rsid w:val="008B2FD9"/>
    <w:rsid w:val="008B53C5"/>
    <w:rsid w:val="008B6497"/>
    <w:rsid w:val="008C0679"/>
    <w:rsid w:val="008C1556"/>
    <w:rsid w:val="008C31D6"/>
    <w:rsid w:val="008C3525"/>
    <w:rsid w:val="008C4953"/>
    <w:rsid w:val="008C5AB3"/>
    <w:rsid w:val="008D0D5A"/>
    <w:rsid w:val="008D19C9"/>
    <w:rsid w:val="008D1BCF"/>
    <w:rsid w:val="008D2064"/>
    <w:rsid w:val="008D26A1"/>
    <w:rsid w:val="008D4449"/>
    <w:rsid w:val="008D5623"/>
    <w:rsid w:val="008D7C68"/>
    <w:rsid w:val="008D7D0E"/>
    <w:rsid w:val="008E180F"/>
    <w:rsid w:val="008E35BA"/>
    <w:rsid w:val="008E3D83"/>
    <w:rsid w:val="008E7AD8"/>
    <w:rsid w:val="008F184B"/>
    <w:rsid w:val="008F26ED"/>
    <w:rsid w:val="008F2800"/>
    <w:rsid w:val="008F561E"/>
    <w:rsid w:val="009001CF"/>
    <w:rsid w:val="009012DE"/>
    <w:rsid w:val="00902BA9"/>
    <w:rsid w:val="00902F32"/>
    <w:rsid w:val="009039FA"/>
    <w:rsid w:val="009049E0"/>
    <w:rsid w:val="00905B68"/>
    <w:rsid w:val="00907420"/>
    <w:rsid w:val="00907CD8"/>
    <w:rsid w:val="009167E4"/>
    <w:rsid w:val="009170B4"/>
    <w:rsid w:val="00920382"/>
    <w:rsid w:val="00920F41"/>
    <w:rsid w:val="00921ADC"/>
    <w:rsid w:val="009222F1"/>
    <w:rsid w:val="0092274E"/>
    <w:rsid w:val="00926B83"/>
    <w:rsid w:val="00926D39"/>
    <w:rsid w:val="0092799E"/>
    <w:rsid w:val="00927E86"/>
    <w:rsid w:val="00930482"/>
    <w:rsid w:val="00933182"/>
    <w:rsid w:val="00933C26"/>
    <w:rsid w:val="00934504"/>
    <w:rsid w:val="00937EDD"/>
    <w:rsid w:val="009406ED"/>
    <w:rsid w:val="00940CC1"/>
    <w:rsid w:val="00943461"/>
    <w:rsid w:val="00944F13"/>
    <w:rsid w:val="0094663B"/>
    <w:rsid w:val="009476E1"/>
    <w:rsid w:val="00947C88"/>
    <w:rsid w:val="00951A88"/>
    <w:rsid w:val="00952B0E"/>
    <w:rsid w:val="00955ADB"/>
    <w:rsid w:val="00956B85"/>
    <w:rsid w:val="00956D47"/>
    <w:rsid w:val="0096062A"/>
    <w:rsid w:val="00961715"/>
    <w:rsid w:val="0096232A"/>
    <w:rsid w:val="00963399"/>
    <w:rsid w:val="00966225"/>
    <w:rsid w:val="00966ABD"/>
    <w:rsid w:val="00967ECE"/>
    <w:rsid w:val="00970F5C"/>
    <w:rsid w:val="009719EA"/>
    <w:rsid w:val="00973839"/>
    <w:rsid w:val="00976363"/>
    <w:rsid w:val="00976C41"/>
    <w:rsid w:val="00976CF6"/>
    <w:rsid w:val="009779AA"/>
    <w:rsid w:val="009800A2"/>
    <w:rsid w:val="0098092A"/>
    <w:rsid w:val="009814E2"/>
    <w:rsid w:val="00983619"/>
    <w:rsid w:val="00986196"/>
    <w:rsid w:val="009863C3"/>
    <w:rsid w:val="00986C06"/>
    <w:rsid w:val="009917AC"/>
    <w:rsid w:val="0099228C"/>
    <w:rsid w:val="009933A6"/>
    <w:rsid w:val="009953B5"/>
    <w:rsid w:val="009958CD"/>
    <w:rsid w:val="009A0EE0"/>
    <w:rsid w:val="009A2822"/>
    <w:rsid w:val="009A626F"/>
    <w:rsid w:val="009A74C3"/>
    <w:rsid w:val="009B4438"/>
    <w:rsid w:val="009B5044"/>
    <w:rsid w:val="009B5651"/>
    <w:rsid w:val="009C124C"/>
    <w:rsid w:val="009C3506"/>
    <w:rsid w:val="009C4BD1"/>
    <w:rsid w:val="009C55A0"/>
    <w:rsid w:val="009C7882"/>
    <w:rsid w:val="009D0D0E"/>
    <w:rsid w:val="009D107C"/>
    <w:rsid w:val="009D3548"/>
    <w:rsid w:val="009D70F2"/>
    <w:rsid w:val="009D7B0E"/>
    <w:rsid w:val="009E1463"/>
    <w:rsid w:val="009E1E4C"/>
    <w:rsid w:val="009E5407"/>
    <w:rsid w:val="009E67E8"/>
    <w:rsid w:val="009E7311"/>
    <w:rsid w:val="009E79EB"/>
    <w:rsid w:val="009E7D3D"/>
    <w:rsid w:val="009F185C"/>
    <w:rsid w:val="009F3665"/>
    <w:rsid w:val="009F3E71"/>
    <w:rsid w:val="009F42BC"/>
    <w:rsid w:val="009F7BC5"/>
    <w:rsid w:val="009F7FDD"/>
    <w:rsid w:val="00A0094B"/>
    <w:rsid w:val="00A00FFC"/>
    <w:rsid w:val="00A01931"/>
    <w:rsid w:val="00A0310D"/>
    <w:rsid w:val="00A032C7"/>
    <w:rsid w:val="00A1186A"/>
    <w:rsid w:val="00A12E66"/>
    <w:rsid w:val="00A132D9"/>
    <w:rsid w:val="00A1444D"/>
    <w:rsid w:val="00A1581F"/>
    <w:rsid w:val="00A172CE"/>
    <w:rsid w:val="00A175E6"/>
    <w:rsid w:val="00A17D22"/>
    <w:rsid w:val="00A236DD"/>
    <w:rsid w:val="00A243EE"/>
    <w:rsid w:val="00A243F5"/>
    <w:rsid w:val="00A25FA6"/>
    <w:rsid w:val="00A32139"/>
    <w:rsid w:val="00A33002"/>
    <w:rsid w:val="00A34FE6"/>
    <w:rsid w:val="00A43A83"/>
    <w:rsid w:val="00A460C2"/>
    <w:rsid w:val="00A462D9"/>
    <w:rsid w:val="00A47A9B"/>
    <w:rsid w:val="00A5301F"/>
    <w:rsid w:val="00A530C8"/>
    <w:rsid w:val="00A53A11"/>
    <w:rsid w:val="00A545E4"/>
    <w:rsid w:val="00A54CBB"/>
    <w:rsid w:val="00A61405"/>
    <w:rsid w:val="00A61F1A"/>
    <w:rsid w:val="00A6231C"/>
    <w:rsid w:val="00A64BE4"/>
    <w:rsid w:val="00A65FE2"/>
    <w:rsid w:val="00A67048"/>
    <w:rsid w:val="00A71CE0"/>
    <w:rsid w:val="00A7268F"/>
    <w:rsid w:val="00A752B3"/>
    <w:rsid w:val="00A7717F"/>
    <w:rsid w:val="00A77D03"/>
    <w:rsid w:val="00A801BC"/>
    <w:rsid w:val="00A80710"/>
    <w:rsid w:val="00A81D7F"/>
    <w:rsid w:val="00A85453"/>
    <w:rsid w:val="00A909C6"/>
    <w:rsid w:val="00A934E9"/>
    <w:rsid w:val="00A94175"/>
    <w:rsid w:val="00A94386"/>
    <w:rsid w:val="00A964B7"/>
    <w:rsid w:val="00A96B96"/>
    <w:rsid w:val="00AA0B11"/>
    <w:rsid w:val="00AA5E5C"/>
    <w:rsid w:val="00AB05AD"/>
    <w:rsid w:val="00AB0BD7"/>
    <w:rsid w:val="00AB2183"/>
    <w:rsid w:val="00AB2B5D"/>
    <w:rsid w:val="00AB3376"/>
    <w:rsid w:val="00AB33A8"/>
    <w:rsid w:val="00AB379E"/>
    <w:rsid w:val="00AB3F30"/>
    <w:rsid w:val="00AB67AB"/>
    <w:rsid w:val="00AC0839"/>
    <w:rsid w:val="00AC0B69"/>
    <w:rsid w:val="00AC4388"/>
    <w:rsid w:val="00AC5A78"/>
    <w:rsid w:val="00AC70D0"/>
    <w:rsid w:val="00AC784D"/>
    <w:rsid w:val="00AD3E33"/>
    <w:rsid w:val="00AE17A4"/>
    <w:rsid w:val="00AE3C4D"/>
    <w:rsid w:val="00AE59B4"/>
    <w:rsid w:val="00AE67C8"/>
    <w:rsid w:val="00AE7413"/>
    <w:rsid w:val="00AF137F"/>
    <w:rsid w:val="00AF2B4C"/>
    <w:rsid w:val="00AF47C2"/>
    <w:rsid w:val="00B00FEF"/>
    <w:rsid w:val="00B0248C"/>
    <w:rsid w:val="00B02C75"/>
    <w:rsid w:val="00B06941"/>
    <w:rsid w:val="00B07D26"/>
    <w:rsid w:val="00B11DDE"/>
    <w:rsid w:val="00B136F9"/>
    <w:rsid w:val="00B1679B"/>
    <w:rsid w:val="00B2245E"/>
    <w:rsid w:val="00B26A8E"/>
    <w:rsid w:val="00B2766F"/>
    <w:rsid w:val="00B30B0F"/>
    <w:rsid w:val="00B31774"/>
    <w:rsid w:val="00B3231B"/>
    <w:rsid w:val="00B34F66"/>
    <w:rsid w:val="00B36EA8"/>
    <w:rsid w:val="00B4359C"/>
    <w:rsid w:val="00B4498A"/>
    <w:rsid w:val="00B45A25"/>
    <w:rsid w:val="00B51398"/>
    <w:rsid w:val="00B51D29"/>
    <w:rsid w:val="00B52439"/>
    <w:rsid w:val="00B54909"/>
    <w:rsid w:val="00B550E4"/>
    <w:rsid w:val="00B557A9"/>
    <w:rsid w:val="00B5666B"/>
    <w:rsid w:val="00B56815"/>
    <w:rsid w:val="00B56ABA"/>
    <w:rsid w:val="00B56BB2"/>
    <w:rsid w:val="00B56F08"/>
    <w:rsid w:val="00B62F86"/>
    <w:rsid w:val="00B653AA"/>
    <w:rsid w:val="00B65A04"/>
    <w:rsid w:val="00B67236"/>
    <w:rsid w:val="00B67D92"/>
    <w:rsid w:val="00B715AB"/>
    <w:rsid w:val="00B71CB4"/>
    <w:rsid w:val="00B71CCB"/>
    <w:rsid w:val="00B725BA"/>
    <w:rsid w:val="00B72AD0"/>
    <w:rsid w:val="00B73146"/>
    <w:rsid w:val="00B73189"/>
    <w:rsid w:val="00B74E44"/>
    <w:rsid w:val="00B77C46"/>
    <w:rsid w:val="00B8005D"/>
    <w:rsid w:val="00B8223E"/>
    <w:rsid w:val="00B843F0"/>
    <w:rsid w:val="00B847E9"/>
    <w:rsid w:val="00B8500C"/>
    <w:rsid w:val="00B85339"/>
    <w:rsid w:val="00B85708"/>
    <w:rsid w:val="00B90E0F"/>
    <w:rsid w:val="00B923FB"/>
    <w:rsid w:val="00B94685"/>
    <w:rsid w:val="00B95898"/>
    <w:rsid w:val="00B9608C"/>
    <w:rsid w:val="00B96E6E"/>
    <w:rsid w:val="00B96EB1"/>
    <w:rsid w:val="00B97797"/>
    <w:rsid w:val="00BA0179"/>
    <w:rsid w:val="00BA2D36"/>
    <w:rsid w:val="00BA3D20"/>
    <w:rsid w:val="00BA643F"/>
    <w:rsid w:val="00BA656B"/>
    <w:rsid w:val="00BA6CE9"/>
    <w:rsid w:val="00BB1E60"/>
    <w:rsid w:val="00BB3231"/>
    <w:rsid w:val="00BB3A12"/>
    <w:rsid w:val="00BB497E"/>
    <w:rsid w:val="00BB50A6"/>
    <w:rsid w:val="00BB5B49"/>
    <w:rsid w:val="00BB745F"/>
    <w:rsid w:val="00BB7819"/>
    <w:rsid w:val="00BC037A"/>
    <w:rsid w:val="00BC06FF"/>
    <w:rsid w:val="00BC2562"/>
    <w:rsid w:val="00BC4F8B"/>
    <w:rsid w:val="00BC565D"/>
    <w:rsid w:val="00BC6221"/>
    <w:rsid w:val="00BC7063"/>
    <w:rsid w:val="00BD0CBF"/>
    <w:rsid w:val="00BD29CF"/>
    <w:rsid w:val="00BD5781"/>
    <w:rsid w:val="00BD7A0C"/>
    <w:rsid w:val="00BE01BE"/>
    <w:rsid w:val="00BE4718"/>
    <w:rsid w:val="00BE6208"/>
    <w:rsid w:val="00BE75FF"/>
    <w:rsid w:val="00BE7EC5"/>
    <w:rsid w:val="00BF0F7E"/>
    <w:rsid w:val="00BF1C51"/>
    <w:rsid w:val="00BF3A33"/>
    <w:rsid w:val="00BF5208"/>
    <w:rsid w:val="00BF6342"/>
    <w:rsid w:val="00BF69AD"/>
    <w:rsid w:val="00BF7109"/>
    <w:rsid w:val="00C040B7"/>
    <w:rsid w:val="00C07141"/>
    <w:rsid w:val="00C10A0E"/>
    <w:rsid w:val="00C1248D"/>
    <w:rsid w:val="00C15816"/>
    <w:rsid w:val="00C162CB"/>
    <w:rsid w:val="00C2086A"/>
    <w:rsid w:val="00C21F1E"/>
    <w:rsid w:val="00C251CC"/>
    <w:rsid w:val="00C268F1"/>
    <w:rsid w:val="00C300CA"/>
    <w:rsid w:val="00C31043"/>
    <w:rsid w:val="00C3184B"/>
    <w:rsid w:val="00C3239B"/>
    <w:rsid w:val="00C41137"/>
    <w:rsid w:val="00C441CA"/>
    <w:rsid w:val="00C451C4"/>
    <w:rsid w:val="00C45AB8"/>
    <w:rsid w:val="00C467EA"/>
    <w:rsid w:val="00C5037A"/>
    <w:rsid w:val="00C517B2"/>
    <w:rsid w:val="00C525C3"/>
    <w:rsid w:val="00C57DDF"/>
    <w:rsid w:val="00C66370"/>
    <w:rsid w:val="00C720A7"/>
    <w:rsid w:val="00C73A72"/>
    <w:rsid w:val="00C73BAF"/>
    <w:rsid w:val="00C76346"/>
    <w:rsid w:val="00C7707D"/>
    <w:rsid w:val="00C814D3"/>
    <w:rsid w:val="00C84748"/>
    <w:rsid w:val="00C8497C"/>
    <w:rsid w:val="00C85770"/>
    <w:rsid w:val="00C86367"/>
    <w:rsid w:val="00C87CE7"/>
    <w:rsid w:val="00C904B7"/>
    <w:rsid w:val="00C91F73"/>
    <w:rsid w:val="00C91F82"/>
    <w:rsid w:val="00C93CDF"/>
    <w:rsid w:val="00C949AB"/>
    <w:rsid w:val="00C965CD"/>
    <w:rsid w:val="00C968F8"/>
    <w:rsid w:val="00CA2F93"/>
    <w:rsid w:val="00CA3821"/>
    <w:rsid w:val="00CA3C52"/>
    <w:rsid w:val="00CA3E08"/>
    <w:rsid w:val="00CA4E3D"/>
    <w:rsid w:val="00CB463D"/>
    <w:rsid w:val="00CB4A49"/>
    <w:rsid w:val="00CB5C68"/>
    <w:rsid w:val="00CB6ACD"/>
    <w:rsid w:val="00CB760C"/>
    <w:rsid w:val="00CB7BF7"/>
    <w:rsid w:val="00CC699A"/>
    <w:rsid w:val="00CD169D"/>
    <w:rsid w:val="00CD2096"/>
    <w:rsid w:val="00CD3EE6"/>
    <w:rsid w:val="00CD46BF"/>
    <w:rsid w:val="00CD4C9C"/>
    <w:rsid w:val="00CD6E85"/>
    <w:rsid w:val="00CD7B8B"/>
    <w:rsid w:val="00CD7D75"/>
    <w:rsid w:val="00CE1D27"/>
    <w:rsid w:val="00CE6AA3"/>
    <w:rsid w:val="00CE7A30"/>
    <w:rsid w:val="00CF2355"/>
    <w:rsid w:val="00CF2912"/>
    <w:rsid w:val="00CF37E7"/>
    <w:rsid w:val="00CF4BEA"/>
    <w:rsid w:val="00CF4E44"/>
    <w:rsid w:val="00CF6E19"/>
    <w:rsid w:val="00D02697"/>
    <w:rsid w:val="00D02943"/>
    <w:rsid w:val="00D04013"/>
    <w:rsid w:val="00D0419F"/>
    <w:rsid w:val="00D07CBC"/>
    <w:rsid w:val="00D1033B"/>
    <w:rsid w:val="00D13C15"/>
    <w:rsid w:val="00D14B38"/>
    <w:rsid w:val="00D15362"/>
    <w:rsid w:val="00D174F2"/>
    <w:rsid w:val="00D17F78"/>
    <w:rsid w:val="00D21A51"/>
    <w:rsid w:val="00D22C47"/>
    <w:rsid w:val="00D23BE8"/>
    <w:rsid w:val="00D24FD6"/>
    <w:rsid w:val="00D252E3"/>
    <w:rsid w:val="00D25A80"/>
    <w:rsid w:val="00D26EA8"/>
    <w:rsid w:val="00D27F7C"/>
    <w:rsid w:val="00D3338F"/>
    <w:rsid w:val="00D334DC"/>
    <w:rsid w:val="00D33B01"/>
    <w:rsid w:val="00D40885"/>
    <w:rsid w:val="00D43194"/>
    <w:rsid w:val="00D448DB"/>
    <w:rsid w:val="00D45804"/>
    <w:rsid w:val="00D46715"/>
    <w:rsid w:val="00D46E3E"/>
    <w:rsid w:val="00D512D1"/>
    <w:rsid w:val="00D52433"/>
    <w:rsid w:val="00D53202"/>
    <w:rsid w:val="00D533DE"/>
    <w:rsid w:val="00D550C0"/>
    <w:rsid w:val="00D567EC"/>
    <w:rsid w:val="00D57E4D"/>
    <w:rsid w:val="00D6293E"/>
    <w:rsid w:val="00D6358B"/>
    <w:rsid w:val="00D64EE6"/>
    <w:rsid w:val="00D659F5"/>
    <w:rsid w:val="00D6726D"/>
    <w:rsid w:val="00D70704"/>
    <w:rsid w:val="00D70BAD"/>
    <w:rsid w:val="00D763FD"/>
    <w:rsid w:val="00D7779F"/>
    <w:rsid w:val="00D808F5"/>
    <w:rsid w:val="00D80A9A"/>
    <w:rsid w:val="00D81413"/>
    <w:rsid w:val="00D81629"/>
    <w:rsid w:val="00D81BBF"/>
    <w:rsid w:val="00D8249A"/>
    <w:rsid w:val="00D84C1E"/>
    <w:rsid w:val="00D85F94"/>
    <w:rsid w:val="00D86322"/>
    <w:rsid w:val="00D87186"/>
    <w:rsid w:val="00D92841"/>
    <w:rsid w:val="00D929A3"/>
    <w:rsid w:val="00D9333F"/>
    <w:rsid w:val="00D94699"/>
    <w:rsid w:val="00D95229"/>
    <w:rsid w:val="00DA07A9"/>
    <w:rsid w:val="00DA0E39"/>
    <w:rsid w:val="00DA204A"/>
    <w:rsid w:val="00DA294D"/>
    <w:rsid w:val="00DA2AE6"/>
    <w:rsid w:val="00DA33D0"/>
    <w:rsid w:val="00DA5F35"/>
    <w:rsid w:val="00DA63C0"/>
    <w:rsid w:val="00DB3DA2"/>
    <w:rsid w:val="00DB4792"/>
    <w:rsid w:val="00DB4DB1"/>
    <w:rsid w:val="00DB5C04"/>
    <w:rsid w:val="00DB647F"/>
    <w:rsid w:val="00DC01D3"/>
    <w:rsid w:val="00DC2010"/>
    <w:rsid w:val="00DC224D"/>
    <w:rsid w:val="00DC2692"/>
    <w:rsid w:val="00DC50DD"/>
    <w:rsid w:val="00DD0984"/>
    <w:rsid w:val="00DD0FBD"/>
    <w:rsid w:val="00DD1703"/>
    <w:rsid w:val="00DD1F72"/>
    <w:rsid w:val="00DD23E7"/>
    <w:rsid w:val="00DD4056"/>
    <w:rsid w:val="00DD41DF"/>
    <w:rsid w:val="00DD47BB"/>
    <w:rsid w:val="00DD4FDD"/>
    <w:rsid w:val="00DD5064"/>
    <w:rsid w:val="00DD6D3E"/>
    <w:rsid w:val="00DD76B7"/>
    <w:rsid w:val="00DD7C11"/>
    <w:rsid w:val="00DD7E27"/>
    <w:rsid w:val="00DE0E43"/>
    <w:rsid w:val="00DE13C9"/>
    <w:rsid w:val="00DE19D6"/>
    <w:rsid w:val="00DE1D98"/>
    <w:rsid w:val="00DE3339"/>
    <w:rsid w:val="00DE3ECA"/>
    <w:rsid w:val="00DE3FA1"/>
    <w:rsid w:val="00DE42A5"/>
    <w:rsid w:val="00DE7D77"/>
    <w:rsid w:val="00DF13F0"/>
    <w:rsid w:val="00DF1756"/>
    <w:rsid w:val="00DF23A9"/>
    <w:rsid w:val="00DF7067"/>
    <w:rsid w:val="00E01838"/>
    <w:rsid w:val="00E056A3"/>
    <w:rsid w:val="00E07A9A"/>
    <w:rsid w:val="00E110D9"/>
    <w:rsid w:val="00E11338"/>
    <w:rsid w:val="00E12430"/>
    <w:rsid w:val="00E13F25"/>
    <w:rsid w:val="00E13F6D"/>
    <w:rsid w:val="00E163FE"/>
    <w:rsid w:val="00E23052"/>
    <w:rsid w:val="00E2784E"/>
    <w:rsid w:val="00E27A75"/>
    <w:rsid w:val="00E306BB"/>
    <w:rsid w:val="00E35B77"/>
    <w:rsid w:val="00E44641"/>
    <w:rsid w:val="00E4484D"/>
    <w:rsid w:val="00E44B37"/>
    <w:rsid w:val="00E45820"/>
    <w:rsid w:val="00E47ED2"/>
    <w:rsid w:val="00E50E8D"/>
    <w:rsid w:val="00E53371"/>
    <w:rsid w:val="00E53BFA"/>
    <w:rsid w:val="00E57066"/>
    <w:rsid w:val="00E637F1"/>
    <w:rsid w:val="00E63FA4"/>
    <w:rsid w:val="00E675FD"/>
    <w:rsid w:val="00E700F0"/>
    <w:rsid w:val="00E74967"/>
    <w:rsid w:val="00E80C09"/>
    <w:rsid w:val="00E83FFF"/>
    <w:rsid w:val="00E841EA"/>
    <w:rsid w:val="00E8641B"/>
    <w:rsid w:val="00E90A24"/>
    <w:rsid w:val="00E91EAE"/>
    <w:rsid w:val="00E9423F"/>
    <w:rsid w:val="00E9538B"/>
    <w:rsid w:val="00EA0028"/>
    <w:rsid w:val="00EA0B78"/>
    <w:rsid w:val="00EA0FB1"/>
    <w:rsid w:val="00EA68E5"/>
    <w:rsid w:val="00EA6BEA"/>
    <w:rsid w:val="00EB0A3B"/>
    <w:rsid w:val="00EB28B0"/>
    <w:rsid w:val="00EB31FB"/>
    <w:rsid w:val="00EB42A6"/>
    <w:rsid w:val="00EB4A68"/>
    <w:rsid w:val="00EB7395"/>
    <w:rsid w:val="00EB7553"/>
    <w:rsid w:val="00EC05F0"/>
    <w:rsid w:val="00EC1459"/>
    <w:rsid w:val="00EC3BB0"/>
    <w:rsid w:val="00EC5B3D"/>
    <w:rsid w:val="00EC5D0E"/>
    <w:rsid w:val="00EC7C36"/>
    <w:rsid w:val="00EC7D54"/>
    <w:rsid w:val="00ED04E8"/>
    <w:rsid w:val="00ED08D1"/>
    <w:rsid w:val="00ED1BF6"/>
    <w:rsid w:val="00ED3976"/>
    <w:rsid w:val="00ED75D3"/>
    <w:rsid w:val="00EE27B8"/>
    <w:rsid w:val="00EE372E"/>
    <w:rsid w:val="00EE4766"/>
    <w:rsid w:val="00EF0D0D"/>
    <w:rsid w:val="00F011BA"/>
    <w:rsid w:val="00F01324"/>
    <w:rsid w:val="00F01CDE"/>
    <w:rsid w:val="00F02104"/>
    <w:rsid w:val="00F030ED"/>
    <w:rsid w:val="00F03883"/>
    <w:rsid w:val="00F063D3"/>
    <w:rsid w:val="00F07C9A"/>
    <w:rsid w:val="00F10415"/>
    <w:rsid w:val="00F136DF"/>
    <w:rsid w:val="00F14E5E"/>
    <w:rsid w:val="00F168B5"/>
    <w:rsid w:val="00F17447"/>
    <w:rsid w:val="00F20A4C"/>
    <w:rsid w:val="00F2130B"/>
    <w:rsid w:val="00F22054"/>
    <w:rsid w:val="00F2751D"/>
    <w:rsid w:val="00F27C0F"/>
    <w:rsid w:val="00F31DCC"/>
    <w:rsid w:val="00F322BD"/>
    <w:rsid w:val="00F439D9"/>
    <w:rsid w:val="00F456C0"/>
    <w:rsid w:val="00F45AAE"/>
    <w:rsid w:val="00F56F14"/>
    <w:rsid w:val="00F570B4"/>
    <w:rsid w:val="00F57757"/>
    <w:rsid w:val="00F612E1"/>
    <w:rsid w:val="00F6230D"/>
    <w:rsid w:val="00F62E26"/>
    <w:rsid w:val="00F6614E"/>
    <w:rsid w:val="00F70F0E"/>
    <w:rsid w:val="00F72681"/>
    <w:rsid w:val="00F73C67"/>
    <w:rsid w:val="00F74808"/>
    <w:rsid w:val="00F748C5"/>
    <w:rsid w:val="00F74936"/>
    <w:rsid w:val="00F7665C"/>
    <w:rsid w:val="00F803A3"/>
    <w:rsid w:val="00F81141"/>
    <w:rsid w:val="00F81709"/>
    <w:rsid w:val="00F82430"/>
    <w:rsid w:val="00F834F9"/>
    <w:rsid w:val="00F8442B"/>
    <w:rsid w:val="00F854AB"/>
    <w:rsid w:val="00F86C79"/>
    <w:rsid w:val="00F91A09"/>
    <w:rsid w:val="00F9328F"/>
    <w:rsid w:val="00F960D5"/>
    <w:rsid w:val="00FA0572"/>
    <w:rsid w:val="00FA2FE4"/>
    <w:rsid w:val="00FA5147"/>
    <w:rsid w:val="00FA6BF7"/>
    <w:rsid w:val="00FA7635"/>
    <w:rsid w:val="00FA7DD8"/>
    <w:rsid w:val="00FB6A52"/>
    <w:rsid w:val="00FC1DF6"/>
    <w:rsid w:val="00FC4C65"/>
    <w:rsid w:val="00FC515C"/>
    <w:rsid w:val="00FC7218"/>
    <w:rsid w:val="00FC73B0"/>
    <w:rsid w:val="00FC7C49"/>
    <w:rsid w:val="00FD086F"/>
    <w:rsid w:val="00FD19E8"/>
    <w:rsid w:val="00FD32A2"/>
    <w:rsid w:val="00FD3AF2"/>
    <w:rsid w:val="00FD4AD7"/>
    <w:rsid w:val="00FD63A6"/>
    <w:rsid w:val="00FD7C75"/>
    <w:rsid w:val="00FE0850"/>
    <w:rsid w:val="00FE122B"/>
    <w:rsid w:val="00FE1F3D"/>
    <w:rsid w:val="00FE440B"/>
    <w:rsid w:val="00FE6551"/>
    <w:rsid w:val="00FE67C5"/>
    <w:rsid w:val="00FE7D49"/>
    <w:rsid w:val="00FF22AC"/>
    <w:rsid w:val="00FF503C"/>
    <w:rsid w:val="02EEB521"/>
    <w:rsid w:val="02F097D2"/>
    <w:rsid w:val="03D0FBCC"/>
    <w:rsid w:val="0435BB09"/>
    <w:rsid w:val="050D5D8C"/>
    <w:rsid w:val="0555ED5A"/>
    <w:rsid w:val="05736124"/>
    <w:rsid w:val="06B352F4"/>
    <w:rsid w:val="083AE445"/>
    <w:rsid w:val="086100C7"/>
    <w:rsid w:val="0BFFD781"/>
    <w:rsid w:val="0E0CAF7C"/>
    <w:rsid w:val="10DFDEE8"/>
    <w:rsid w:val="12EA2987"/>
    <w:rsid w:val="12F57E42"/>
    <w:rsid w:val="14CA0EAE"/>
    <w:rsid w:val="16F80A01"/>
    <w:rsid w:val="174209B9"/>
    <w:rsid w:val="1926F090"/>
    <w:rsid w:val="1ACE8E27"/>
    <w:rsid w:val="1BF8822A"/>
    <w:rsid w:val="1D6C28BB"/>
    <w:rsid w:val="1F322348"/>
    <w:rsid w:val="1FA4ACCF"/>
    <w:rsid w:val="1FCCA728"/>
    <w:rsid w:val="226E8646"/>
    <w:rsid w:val="24556DA8"/>
    <w:rsid w:val="2539657B"/>
    <w:rsid w:val="2565150F"/>
    <w:rsid w:val="25D8A2C4"/>
    <w:rsid w:val="26CD443F"/>
    <w:rsid w:val="28692EB6"/>
    <w:rsid w:val="29A8AC4A"/>
    <w:rsid w:val="29C42A12"/>
    <w:rsid w:val="2A0C0E13"/>
    <w:rsid w:val="2A6598B0"/>
    <w:rsid w:val="2AB429B0"/>
    <w:rsid w:val="2E3A3E39"/>
    <w:rsid w:val="2E614783"/>
    <w:rsid w:val="300ACB4F"/>
    <w:rsid w:val="30DACC83"/>
    <w:rsid w:val="319067B1"/>
    <w:rsid w:val="31C4EC75"/>
    <w:rsid w:val="3284EF71"/>
    <w:rsid w:val="32B52C0B"/>
    <w:rsid w:val="340A84C3"/>
    <w:rsid w:val="34171C26"/>
    <w:rsid w:val="35519939"/>
    <w:rsid w:val="3604AE2A"/>
    <w:rsid w:val="365E6452"/>
    <w:rsid w:val="37749E2F"/>
    <w:rsid w:val="381B0402"/>
    <w:rsid w:val="39708C79"/>
    <w:rsid w:val="3A3F7485"/>
    <w:rsid w:val="3C5DA68F"/>
    <w:rsid w:val="3CA4AD23"/>
    <w:rsid w:val="40E6E699"/>
    <w:rsid w:val="418A32BA"/>
    <w:rsid w:val="41A3C991"/>
    <w:rsid w:val="49F52096"/>
    <w:rsid w:val="4BC8DAA1"/>
    <w:rsid w:val="4D55D6FF"/>
    <w:rsid w:val="4E14B160"/>
    <w:rsid w:val="4E990994"/>
    <w:rsid w:val="4FE8CB85"/>
    <w:rsid w:val="4FE98023"/>
    <w:rsid w:val="51D45182"/>
    <w:rsid w:val="53E234A7"/>
    <w:rsid w:val="53EC6D55"/>
    <w:rsid w:val="54C97F04"/>
    <w:rsid w:val="55EE2DFE"/>
    <w:rsid w:val="56706239"/>
    <w:rsid w:val="57753A48"/>
    <w:rsid w:val="577A7612"/>
    <w:rsid w:val="591A9CA9"/>
    <w:rsid w:val="5C806E4E"/>
    <w:rsid w:val="5CC9D0F7"/>
    <w:rsid w:val="5DDF97CE"/>
    <w:rsid w:val="5E47AEFE"/>
    <w:rsid w:val="5EF86260"/>
    <w:rsid w:val="5F73DB14"/>
    <w:rsid w:val="5FC5CDB2"/>
    <w:rsid w:val="6171267D"/>
    <w:rsid w:val="629B1318"/>
    <w:rsid w:val="632B2FED"/>
    <w:rsid w:val="63DEE465"/>
    <w:rsid w:val="655F19EF"/>
    <w:rsid w:val="6595BF19"/>
    <w:rsid w:val="65C86696"/>
    <w:rsid w:val="68139862"/>
    <w:rsid w:val="68D85AD3"/>
    <w:rsid w:val="6A27AE53"/>
    <w:rsid w:val="6A8E4BED"/>
    <w:rsid w:val="6CA544A0"/>
    <w:rsid w:val="6D9BF13D"/>
    <w:rsid w:val="71FC27CF"/>
    <w:rsid w:val="72C7C23E"/>
    <w:rsid w:val="73222E72"/>
    <w:rsid w:val="73464236"/>
    <w:rsid w:val="74DA543D"/>
    <w:rsid w:val="75052D32"/>
    <w:rsid w:val="7542CD7A"/>
    <w:rsid w:val="760CF8B7"/>
    <w:rsid w:val="7693242A"/>
    <w:rsid w:val="7848ACA0"/>
    <w:rsid w:val="7B82003A"/>
    <w:rsid w:val="7C961677"/>
    <w:rsid w:val="7CA51D61"/>
    <w:rsid w:val="7D2829D6"/>
    <w:rsid w:val="7D53281B"/>
    <w:rsid w:val="7D587185"/>
    <w:rsid w:val="7E75ECF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14E60A"/>
  <w15:chartTrackingRefBased/>
  <w15:docId w15:val="{F1C9E4CC-85E8-4E41-A49E-079F421F1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3C0"/>
    <w:rPr>
      <w:rFonts w:ascii="Poppins" w:hAnsi="Poppins"/>
    </w:rPr>
  </w:style>
  <w:style w:type="paragraph" w:styleId="Ttulo1">
    <w:name w:val="heading 1"/>
    <w:basedOn w:val="Normal"/>
    <w:next w:val="Normal"/>
    <w:link w:val="Ttulo1Char"/>
    <w:uiPriority w:val="9"/>
    <w:qFormat/>
    <w:rsid w:val="00B97797"/>
    <w:pPr>
      <w:keepNext/>
      <w:keepLines/>
      <w:spacing w:before="240" w:after="0"/>
      <w:outlineLvl w:val="0"/>
    </w:pPr>
    <w:rPr>
      <w:rFonts w:ascii="Dosis" w:eastAsiaTheme="majorEastAsia" w:hAnsi="Dosis" w:cstheme="majorBidi"/>
      <w:color w:val="01A77F"/>
      <w:sz w:val="32"/>
      <w:szCs w:val="32"/>
    </w:rPr>
  </w:style>
  <w:style w:type="paragraph" w:styleId="Ttulo2">
    <w:name w:val="heading 2"/>
    <w:basedOn w:val="Normal"/>
    <w:next w:val="Normal"/>
    <w:link w:val="Ttulo2Char"/>
    <w:uiPriority w:val="9"/>
    <w:unhideWhenUsed/>
    <w:qFormat/>
    <w:rsid w:val="00B97797"/>
    <w:pPr>
      <w:keepNext/>
      <w:keepLines/>
      <w:spacing w:before="40" w:after="0"/>
      <w:outlineLvl w:val="1"/>
    </w:pPr>
    <w:rPr>
      <w:rFonts w:ascii="Dosis" w:eastAsiaTheme="majorEastAsia" w:hAnsi="Dosis" w:cstheme="majorBidi"/>
      <w:color w:val="01A77F"/>
      <w:sz w:val="26"/>
      <w:szCs w:val="26"/>
    </w:rPr>
  </w:style>
  <w:style w:type="paragraph" w:styleId="Ttulo3">
    <w:name w:val="heading 3"/>
    <w:basedOn w:val="Normal"/>
    <w:next w:val="Normal"/>
    <w:link w:val="Ttulo3Char"/>
    <w:uiPriority w:val="9"/>
    <w:unhideWhenUsed/>
    <w:qFormat/>
    <w:rsid w:val="00B97797"/>
    <w:pPr>
      <w:keepNext/>
      <w:keepLines/>
      <w:spacing w:before="40" w:after="0"/>
      <w:outlineLvl w:val="2"/>
    </w:pPr>
    <w:rPr>
      <w:rFonts w:ascii="Dosis" w:eastAsiaTheme="majorEastAsia" w:hAnsi="Dosis" w:cstheme="majorBidi"/>
      <w:color w:val="01A7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B63D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B63DF"/>
  </w:style>
  <w:style w:type="paragraph" w:styleId="Rodap">
    <w:name w:val="footer"/>
    <w:basedOn w:val="Normal"/>
    <w:link w:val="RodapChar"/>
    <w:uiPriority w:val="99"/>
    <w:unhideWhenUsed/>
    <w:rsid w:val="007B63DF"/>
    <w:pPr>
      <w:tabs>
        <w:tab w:val="center" w:pos="4252"/>
        <w:tab w:val="right" w:pos="8504"/>
      </w:tabs>
      <w:spacing w:after="0" w:line="240" w:lineRule="auto"/>
    </w:pPr>
  </w:style>
  <w:style w:type="character" w:customStyle="1" w:styleId="RodapChar">
    <w:name w:val="Rodapé Char"/>
    <w:basedOn w:val="Fontepargpadro"/>
    <w:link w:val="Rodap"/>
    <w:uiPriority w:val="99"/>
    <w:rsid w:val="007B63DF"/>
  </w:style>
  <w:style w:type="table" w:styleId="Tabelacomgrade">
    <w:name w:val="Table Grid"/>
    <w:basedOn w:val="Tabe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B97797"/>
    <w:rPr>
      <w:rFonts w:ascii="Dosis" w:eastAsiaTheme="majorEastAsia" w:hAnsi="Dosis" w:cstheme="majorBidi"/>
      <w:color w:val="01A77F"/>
      <w:sz w:val="32"/>
      <w:szCs w:val="32"/>
    </w:rPr>
  </w:style>
  <w:style w:type="paragraph" w:styleId="Ttulo">
    <w:name w:val="Title"/>
    <w:basedOn w:val="Normal"/>
    <w:next w:val="Normal"/>
    <w:link w:val="TtuloChar"/>
    <w:uiPriority w:val="10"/>
    <w:qFormat/>
    <w:rsid w:val="00DD6D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6D3E"/>
    <w:rPr>
      <w:rFonts w:asciiTheme="majorHAnsi" w:eastAsiaTheme="majorEastAsia" w:hAnsiTheme="majorHAnsi" w:cstheme="majorBidi"/>
      <w:spacing w:val="-10"/>
      <w:kern w:val="28"/>
      <w:sz w:val="56"/>
      <w:szCs w:val="56"/>
    </w:rPr>
  </w:style>
  <w:style w:type="character" w:customStyle="1" w:styleId="Ttulo2Char">
    <w:name w:val="Título 2 Char"/>
    <w:basedOn w:val="Fontepargpadro"/>
    <w:link w:val="Ttulo2"/>
    <w:uiPriority w:val="9"/>
    <w:rsid w:val="00B97797"/>
    <w:rPr>
      <w:rFonts w:ascii="Dosis" w:eastAsiaTheme="majorEastAsia" w:hAnsi="Dosis" w:cstheme="majorBidi"/>
      <w:color w:val="01A77F"/>
      <w:sz w:val="26"/>
      <w:szCs w:val="26"/>
    </w:rPr>
  </w:style>
  <w:style w:type="character" w:customStyle="1" w:styleId="Ttulo3Char">
    <w:name w:val="Título 3 Char"/>
    <w:basedOn w:val="Fontepargpadro"/>
    <w:link w:val="Ttulo3"/>
    <w:uiPriority w:val="9"/>
    <w:rsid w:val="00B97797"/>
    <w:rPr>
      <w:rFonts w:ascii="Dosis" w:eastAsiaTheme="majorEastAsia" w:hAnsi="Dosis" w:cstheme="majorBidi"/>
      <w:color w:val="01A77F"/>
      <w:sz w:val="24"/>
      <w:szCs w:val="24"/>
    </w:rPr>
  </w:style>
  <w:style w:type="paragraph" w:styleId="Textodebalo">
    <w:name w:val="Balloon Text"/>
    <w:basedOn w:val="Normal"/>
    <w:link w:val="TextodebaloChar"/>
    <w:uiPriority w:val="99"/>
    <w:semiHidden/>
    <w:unhideWhenUsed/>
    <w:rsid w:val="00D57E4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57E4D"/>
    <w:rPr>
      <w:rFonts w:ascii="Segoe UI" w:hAnsi="Segoe UI" w:cs="Segoe UI"/>
      <w:sz w:val="18"/>
      <w:szCs w:val="18"/>
    </w:rPr>
  </w:style>
  <w:style w:type="paragraph" w:styleId="Reviso">
    <w:name w:val="Revision"/>
    <w:hidden/>
    <w:uiPriority w:val="99"/>
    <w:semiHidden/>
    <w:rsid w:val="003504BA"/>
    <w:pPr>
      <w:spacing w:after="0" w:line="240" w:lineRule="auto"/>
    </w:pPr>
    <w:rPr>
      <w:rFonts w:ascii="Arial" w:hAnsi="Arial"/>
    </w:rPr>
  </w:style>
  <w:style w:type="paragraph" w:styleId="SemEspaamento">
    <w:name w:val="No Spacing"/>
    <w:uiPriority w:val="1"/>
    <w:qFormat/>
    <w:rsid w:val="00D26EA8"/>
    <w:pPr>
      <w:spacing w:after="0" w:line="240" w:lineRule="auto"/>
    </w:pPr>
    <w:rPr>
      <w:rFonts w:ascii="Arial" w:hAnsi="Arial"/>
    </w:rPr>
  </w:style>
  <w:style w:type="character" w:styleId="Hyperlink">
    <w:name w:val="Hyperlink"/>
    <w:basedOn w:val="Fontepargpadro"/>
    <w:uiPriority w:val="99"/>
    <w:unhideWhenUsed/>
    <w:rsid w:val="0069409A"/>
    <w:rPr>
      <w:color w:val="0563C1" w:themeColor="hyperlink"/>
      <w:u w:val="single"/>
    </w:rPr>
  </w:style>
  <w:style w:type="character" w:styleId="MenoPendente">
    <w:name w:val="Unresolved Mention"/>
    <w:basedOn w:val="Fontepargpadro"/>
    <w:uiPriority w:val="99"/>
    <w:semiHidden/>
    <w:unhideWhenUsed/>
    <w:rsid w:val="0069409A"/>
    <w:rPr>
      <w:color w:val="605E5C"/>
      <w:shd w:val="clear" w:color="auto" w:fill="E1DFDD"/>
    </w:rPr>
  </w:style>
  <w:style w:type="paragraph" w:styleId="PargrafodaLista">
    <w:name w:val="List Paragraph"/>
    <w:basedOn w:val="Normal"/>
    <w:uiPriority w:val="34"/>
    <w:qFormat/>
    <w:rsid w:val="00CF4E44"/>
    <w:pPr>
      <w:ind w:left="720"/>
      <w:contextualSpacing/>
    </w:pPr>
  </w:style>
  <w:style w:type="character" w:styleId="TextodoEspaoReservado">
    <w:name w:val="Placeholder Text"/>
    <w:basedOn w:val="Fontepargpadro"/>
    <w:uiPriority w:val="99"/>
    <w:semiHidden/>
    <w:rsid w:val="00F07C9A"/>
    <w:rPr>
      <w:color w:val="666666"/>
    </w:rPr>
  </w:style>
  <w:style w:type="character" w:customStyle="1" w:styleId="CommentReference1">
    <w:name w:val="Comment Reference1"/>
    <w:basedOn w:val="Fontepargpadro"/>
    <w:uiPriority w:val="99"/>
    <w:semiHidden/>
    <w:unhideWhenUsed/>
    <w:rsid w:val="002A6601"/>
    <w:rPr>
      <w:sz w:val="16"/>
      <w:szCs w:val="16"/>
    </w:rPr>
  </w:style>
  <w:style w:type="paragraph" w:customStyle="1" w:styleId="CommentText1">
    <w:name w:val="Comment Text1"/>
    <w:basedOn w:val="Normal"/>
    <w:uiPriority w:val="99"/>
    <w:unhideWhenUsed/>
    <w:rsid w:val="002A6601"/>
    <w:pPr>
      <w:spacing w:line="240" w:lineRule="auto"/>
    </w:pPr>
    <w:rPr>
      <w:sz w:val="20"/>
      <w:szCs w:val="20"/>
    </w:rPr>
  </w:style>
  <w:style w:type="paragraph" w:customStyle="1" w:styleId="CommentSubject1">
    <w:name w:val="Comment Subject1"/>
    <w:basedOn w:val="CommentText1"/>
    <w:next w:val="CommentText1"/>
    <w:uiPriority w:val="99"/>
    <w:semiHidden/>
    <w:unhideWhenUsed/>
    <w:rsid w:val="002A6601"/>
    <w:rPr>
      <w:b/>
      <w:bCs/>
    </w:rPr>
  </w:style>
  <w:style w:type="character" w:customStyle="1" w:styleId="normaltextrun">
    <w:name w:val="normaltextrun"/>
    <w:basedOn w:val="Fontepargpadro"/>
    <w:rsid w:val="00481B7D"/>
  </w:style>
  <w:style w:type="character" w:customStyle="1" w:styleId="eop">
    <w:name w:val="eop"/>
    <w:basedOn w:val="Fontepargpadro"/>
    <w:rsid w:val="00481B7D"/>
  </w:style>
  <w:style w:type="paragraph" w:styleId="Pr-formataoHTML">
    <w:name w:val="HTML Preformatted"/>
    <w:basedOn w:val="Normal"/>
    <w:link w:val="Pr-formataoHTMLChar"/>
    <w:uiPriority w:val="99"/>
    <w:semiHidden/>
    <w:unhideWhenUsed/>
    <w:rsid w:val="006B4710"/>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6B471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18561">
      <w:bodyDiv w:val="1"/>
      <w:marLeft w:val="0"/>
      <w:marRight w:val="0"/>
      <w:marTop w:val="0"/>
      <w:marBottom w:val="0"/>
      <w:divBdr>
        <w:top w:val="none" w:sz="0" w:space="0" w:color="auto"/>
        <w:left w:val="none" w:sz="0" w:space="0" w:color="auto"/>
        <w:bottom w:val="none" w:sz="0" w:space="0" w:color="auto"/>
        <w:right w:val="none" w:sz="0" w:space="0" w:color="auto"/>
      </w:divBdr>
    </w:div>
    <w:div w:id="462356939">
      <w:bodyDiv w:val="1"/>
      <w:marLeft w:val="0"/>
      <w:marRight w:val="0"/>
      <w:marTop w:val="0"/>
      <w:marBottom w:val="0"/>
      <w:divBdr>
        <w:top w:val="none" w:sz="0" w:space="0" w:color="auto"/>
        <w:left w:val="none" w:sz="0" w:space="0" w:color="auto"/>
        <w:bottom w:val="none" w:sz="0" w:space="0" w:color="auto"/>
        <w:right w:val="none" w:sz="0" w:space="0" w:color="auto"/>
      </w:divBdr>
    </w:div>
    <w:div w:id="820733304">
      <w:bodyDiv w:val="1"/>
      <w:marLeft w:val="0"/>
      <w:marRight w:val="0"/>
      <w:marTop w:val="0"/>
      <w:marBottom w:val="0"/>
      <w:divBdr>
        <w:top w:val="none" w:sz="0" w:space="0" w:color="auto"/>
        <w:left w:val="none" w:sz="0" w:space="0" w:color="auto"/>
        <w:bottom w:val="none" w:sz="0" w:space="0" w:color="auto"/>
        <w:right w:val="none" w:sz="0" w:space="0" w:color="auto"/>
      </w:divBdr>
    </w:div>
    <w:div w:id="1537623099">
      <w:bodyDiv w:val="1"/>
      <w:marLeft w:val="0"/>
      <w:marRight w:val="0"/>
      <w:marTop w:val="0"/>
      <w:marBottom w:val="0"/>
      <w:divBdr>
        <w:top w:val="none" w:sz="0" w:space="0" w:color="auto"/>
        <w:left w:val="none" w:sz="0" w:space="0" w:color="auto"/>
        <w:bottom w:val="none" w:sz="0" w:space="0" w:color="auto"/>
        <w:right w:val="none" w:sz="0" w:space="0" w:color="auto"/>
      </w:divBdr>
    </w:div>
    <w:div w:id="1735274258">
      <w:bodyDiv w:val="1"/>
      <w:marLeft w:val="0"/>
      <w:marRight w:val="0"/>
      <w:marTop w:val="0"/>
      <w:marBottom w:val="0"/>
      <w:divBdr>
        <w:top w:val="none" w:sz="0" w:space="0" w:color="auto"/>
        <w:left w:val="none" w:sz="0" w:space="0" w:color="auto"/>
        <w:bottom w:val="none" w:sz="0" w:space="0" w:color="auto"/>
        <w:right w:val="none" w:sz="0" w:space="0" w:color="auto"/>
      </w:divBdr>
    </w:div>
    <w:div w:id="1757247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ipeadata.gov.br/Default.aspx" TargetMode="Externa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8B984-BDB1-4609-BC40-6626B9A76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7490</Words>
  <Characters>40451</Characters>
  <Application>Microsoft Office Word</Application>
  <DocSecurity>0</DocSecurity>
  <Lines>337</Lines>
  <Paragraphs>95</Paragraphs>
  <ScaleCrop>false</ScaleCrop>
  <Company>FECAP</Company>
  <LinksUpToDate>false</LinksUpToDate>
  <CharactersWithSpaces>47846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Ivo Silva Oliveira</dc:creator>
  <cp:keywords/>
  <dc:description/>
  <cp:lastModifiedBy>User</cp:lastModifiedBy>
  <cp:revision>143</cp:revision>
  <cp:lastPrinted>2025-02-11T00:35:00Z</cp:lastPrinted>
  <dcterms:created xsi:type="dcterms:W3CDTF">2026-05-30T20:06:00Z</dcterms:created>
  <dcterms:modified xsi:type="dcterms:W3CDTF">2026-07-11T14:50:00Z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81f5a8f27dd062a5e2e4dc4839fbfed7e23e59d48861238e85c2d6c1fbdcdb0b</vt:lpwstr>
  </property>
</Properties>
</file>