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F28B" w14:textId="3AE4248D" w:rsidR="003A617C" w:rsidRPr="00BA4CFA" w:rsidRDefault="003A617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01</w:t>
      </w:r>
      <w:r w:rsidRPr="00BA4CFA">
        <w:rPr>
          <w:rFonts w:ascii="Arial" w:hAnsi="Arial" w:cs="Arial"/>
          <w:sz w:val="24"/>
          <w:szCs w:val="24"/>
        </w:rPr>
        <w:t>) A tabela 16.5 apresenta dados sobre a taxa de desemprego civil (em %) e remuneração por hora na indústria de transformação (em US</w:t>
      </w:r>
      <w:r w:rsidR="002F5997" w:rsidRPr="00BA4CFA">
        <w:rPr>
          <w:rFonts w:ascii="Arial" w:hAnsi="Arial" w:cs="Arial"/>
          <w:sz w:val="24"/>
          <w:szCs w:val="24"/>
        </w:rPr>
        <w:t>$)</w:t>
      </w:r>
      <w:r w:rsidRPr="00BA4CFA">
        <w:rPr>
          <w:rFonts w:ascii="Arial" w:hAnsi="Arial" w:cs="Arial"/>
          <w:sz w:val="24"/>
          <w:szCs w:val="24"/>
        </w:rPr>
        <w:t xml:space="preserve"> para o Canadá, Reino Unido </w:t>
      </w:r>
      <w:r w:rsidR="002F5997" w:rsidRPr="00BA4CFA">
        <w:rPr>
          <w:rFonts w:ascii="Arial" w:hAnsi="Arial" w:cs="Arial"/>
          <w:sz w:val="24"/>
          <w:szCs w:val="24"/>
        </w:rPr>
        <w:t>e EUA</w:t>
      </w:r>
      <w:r w:rsidRPr="00BA4CFA">
        <w:rPr>
          <w:rFonts w:ascii="Arial" w:hAnsi="Arial" w:cs="Arial"/>
          <w:sz w:val="24"/>
          <w:szCs w:val="24"/>
        </w:rPr>
        <w:t xml:space="preserve"> no período de 1980-1999. Considerando o modelo teórico abaixo, responda as perguntas:</w:t>
      </w:r>
    </w:p>
    <w:p w14:paraId="3BCAF28C" w14:textId="3D502192" w:rsidR="003A617C" w:rsidRPr="00BA4CFA" w:rsidRDefault="00000000" w:rsidP="00D65809">
      <w:pPr>
        <w:spacing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rem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desemp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</m:oMath>
      </m:oMathPara>
    </w:p>
    <w:p w14:paraId="3BCAF28D" w14:textId="2C4DD765" w:rsidR="003A617C" w:rsidRPr="00BA4CFA" w:rsidRDefault="00167C15" w:rsidP="00D65809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Teoricamente qual é o sinal que você espera para o coeficiente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</m:oMath>
      <w:r w:rsidRPr="00BA4CFA">
        <w:rPr>
          <w:rFonts w:ascii="Arial" w:eastAsiaTheme="minorEastAsia" w:hAnsi="Arial" w:cs="Arial"/>
          <w:b/>
          <w:bCs/>
          <w:sz w:val="24"/>
          <w:szCs w:val="24"/>
        </w:rPr>
        <w:t>? Justifique a sua resposta.</w:t>
      </w:r>
    </w:p>
    <w:p w14:paraId="713CFD5F" w14:textId="625F5CB9" w:rsidR="00FD6C4B" w:rsidRPr="00BA4CFA" w:rsidRDefault="00FD6C4B" w:rsidP="00D65809">
      <w:pPr>
        <w:spacing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Teoricamente, com o aumento de um ponto percentual na taxa de desemprego, a remuneração seria menor já que haveria um excesso de oferta de trabalho, logo </w:t>
      </w:r>
      <w:r w:rsidR="00273379" w:rsidRPr="00BA4CFA">
        <w:rPr>
          <w:rFonts w:ascii="Arial" w:eastAsiaTheme="minorEastAsia" w:hAnsi="Arial" w:cs="Arial"/>
          <w:sz w:val="24"/>
          <w:szCs w:val="24"/>
        </w:rPr>
        <w:t>β</w:t>
      </w:r>
      <w:r w:rsidRPr="00BA4CFA">
        <w:rPr>
          <w:rFonts w:ascii="Arial" w:eastAsiaTheme="minorEastAsia" w:hAnsi="Arial" w:cs="Arial"/>
          <w:sz w:val="24"/>
          <w:szCs w:val="24"/>
        </w:rPr>
        <w:t>2 teria um sinal negativo.</w:t>
      </w:r>
    </w:p>
    <w:p w14:paraId="6AF6A468" w14:textId="5F73557B" w:rsidR="00483A0D" w:rsidRPr="00BA4CFA" w:rsidRDefault="00167C15" w:rsidP="00D65809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Rode o modelo por MQO Combinados. Interprete a saída de regressão em relação a magnitude dos coeficientes, nível de </w:t>
      </w:r>
      <w:r w:rsidR="0048619F" w:rsidRPr="00BA4CFA">
        <w:rPr>
          <w:rFonts w:ascii="Arial" w:hAnsi="Arial" w:cs="Arial"/>
          <w:b/>
          <w:bCs/>
          <w:sz w:val="24"/>
          <w:szCs w:val="24"/>
        </w:rPr>
        <w:t>significância,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R</w:t>
      </w:r>
      <w:r w:rsidRPr="00BA4CF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e </w:t>
      </w:r>
      <w:r w:rsidR="002F5997" w:rsidRPr="00BA4CFA">
        <w:rPr>
          <w:rFonts w:ascii="Arial" w:hAnsi="Arial" w:cs="Arial"/>
          <w:b/>
          <w:bCs/>
          <w:sz w:val="24"/>
          <w:szCs w:val="24"/>
        </w:rPr>
        <w:t>autocorreção</w:t>
      </w:r>
      <w:r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130E2185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1: MQO agrupado, usando 60 observações</w:t>
      </w:r>
    </w:p>
    <w:p w14:paraId="2028A8FC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52E791D4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18D25A65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58E28924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483A0D" w:rsidRPr="00BA4CFA" w14:paraId="54D665E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5B4099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E19636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4C8F1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19B69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7EFE9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FA067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A0D" w:rsidRPr="00BA4CFA" w14:paraId="4A4BE47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0115AD7" w14:textId="46A2BE72" w:rsidR="00483A0D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483A0D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D6BBD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794,337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F17A8D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58,9503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F763D8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BE093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4757D12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483A0D" w:rsidRPr="00BA4CFA" w14:paraId="5C02ECF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C87B92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D657B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−38,0454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F100AC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7,01396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B3887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−5,424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884AF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3B042E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774A5650" w14:textId="77777777" w:rsidR="00483A0D" w:rsidRPr="00BA4CFA" w:rsidRDefault="00483A0D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8534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9"/>
        <w:gridCol w:w="477"/>
        <w:gridCol w:w="827"/>
        <w:gridCol w:w="401"/>
        <w:gridCol w:w="76"/>
        <w:gridCol w:w="401"/>
        <w:gridCol w:w="2032"/>
        <w:gridCol w:w="477"/>
        <w:gridCol w:w="827"/>
        <w:gridCol w:w="477"/>
      </w:tblGrid>
      <w:tr w:rsidR="00483A0D" w:rsidRPr="00BA4CFA" w14:paraId="62BF943A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79DE21F0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C8DD2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9D95A2B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64E92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516C9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483A0D" w:rsidRPr="00BA4CFA" w14:paraId="2E2D3894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6AA657D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422E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698630,8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A3CBFCF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97164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E96D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109,7513</w:t>
            </w:r>
          </w:p>
        </w:tc>
      </w:tr>
      <w:tr w:rsidR="00483A0D" w:rsidRPr="00BA4CFA" w14:paraId="3B7182C8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17E05F62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7EF5F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0,336554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4C66CEE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1C4106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F73323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0,325116</w:t>
            </w:r>
          </w:p>
        </w:tc>
      </w:tr>
      <w:tr w:rsidR="00483A0D" w:rsidRPr="00BA4CFA" w14:paraId="3937A1BF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0CB30DEC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F(1, 58)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9D35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29,42239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7B9DFB82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C6A5EE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D89778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1,19e-06</w:t>
            </w:r>
          </w:p>
        </w:tc>
      </w:tr>
      <w:tr w:rsidR="00483A0D" w:rsidRPr="00BA4CFA" w14:paraId="636554CF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2644FD5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B7F475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−366,0123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F29FE0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031DFF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A2961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736,0246</w:t>
            </w:r>
          </w:p>
        </w:tc>
      </w:tr>
      <w:tr w:rsidR="00483A0D" w:rsidRPr="00BA4CFA" w14:paraId="1CE204E0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41738295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571DD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740,2133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9CDD5B1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BE029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235E36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737,6630</w:t>
            </w:r>
          </w:p>
        </w:tc>
      </w:tr>
      <w:tr w:rsidR="00483A0D" w:rsidRPr="00BA4CFA" w14:paraId="60A53C5D" w14:textId="77777777" w:rsidTr="0038083D">
        <w:trPr>
          <w:gridAfter w:val="1"/>
          <w:wAfter w:w="477" w:type="dxa"/>
          <w:trHeight w:val="172"/>
          <w:jc w:val="center"/>
        </w:trPr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</w:tcPr>
          <w:p w14:paraId="25E1D540" w14:textId="43979AA2" w:rsidR="00483A0D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483A0D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EC3D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0,773014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286C669A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A8E4B4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AC787" w14:textId="77777777" w:rsidR="00483A0D" w:rsidRPr="00BA4CFA" w:rsidRDefault="00483A0D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0,235823</w:t>
            </w:r>
          </w:p>
        </w:tc>
      </w:tr>
      <w:tr w:rsidR="002F5997" w:rsidRPr="00BA4CFA" w14:paraId="1BA5BB3D" w14:textId="77777777" w:rsidTr="0038083D">
        <w:trPr>
          <w:trHeight w:val="172"/>
          <w:jc w:val="center"/>
        </w:trPr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7AF8C8" w14:textId="35731EA5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A6C9FB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699F53EF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63E90B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F01015" w14:textId="77777777" w:rsidR="002F5997" w:rsidRPr="00BA4CFA" w:rsidRDefault="002F5997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521EFC" w14:textId="77777777" w:rsidR="00D9734A" w:rsidRPr="00BA4CFA" w:rsidRDefault="00D9734A" w:rsidP="00D65809">
      <w:pPr>
        <w:jc w:val="both"/>
        <w:rPr>
          <w:rFonts w:ascii="Arial" w:hAnsi="Arial" w:cs="Arial"/>
          <w:sz w:val="24"/>
          <w:szCs w:val="24"/>
        </w:rPr>
      </w:pPr>
    </w:p>
    <w:p w14:paraId="32AB3C0E" w14:textId="7AE1BC81" w:rsidR="002F5997" w:rsidRPr="00BA4CFA" w:rsidRDefault="0027337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</w:t>
      </w:r>
    </w:p>
    <w:p w14:paraId="1CD5B7F7" w14:textId="59F5E639" w:rsidR="002F5997" w:rsidRPr="00BA4CFA" w:rsidRDefault="002F599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CONST: o valor da remuneração em dólar é de US$ 794,337, quando a variável desemprego for igual a zero.</w:t>
      </w:r>
      <w:r w:rsidRPr="00BA4CFA">
        <w:rPr>
          <w:rFonts w:ascii="Arial" w:hAnsi="Arial" w:cs="Arial"/>
          <w:sz w:val="24"/>
          <w:szCs w:val="24"/>
        </w:rPr>
        <w:br/>
      </w:r>
      <w:r w:rsidRPr="00BA4CFA">
        <w:rPr>
          <w:rFonts w:ascii="Arial" w:hAnsi="Arial" w:cs="Arial"/>
          <w:sz w:val="24"/>
          <w:szCs w:val="24"/>
        </w:rPr>
        <w:br/>
        <w:t>DESEMP: Com o aumento de 1</w:t>
      </w:r>
      <w:r w:rsidR="00273379" w:rsidRPr="00BA4CFA">
        <w:rPr>
          <w:rFonts w:ascii="Arial" w:hAnsi="Arial" w:cs="Arial"/>
          <w:sz w:val="24"/>
          <w:szCs w:val="24"/>
        </w:rPr>
        <w:t xml:space="preserve"> ponto percentual</w:t>
      </w:r>
      <w:r w:rsidRPr="00BA4CFA">
        <w:rPr>
          <w:rFonts w:ascii="Arial" w:hAnsi="Arial" w:cs="Arial"/>
          <w:sz w:val="24"/>
          <w:szCs w:val="24"/>
        </w:rPr>
        <w:t xml:space="preserve"> do desemprego há uma redução de US$ 38,0454 da remuneração.</w:t>
      </w:r>
    </w:p>
    <w:p w14:paraId="38D15CA0" w14:textId="77777777" w:rsidR="00D65809" w:rsidRDefault="00D6580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682100D" w14:textId="77777777" w:rsidR="00D9734A" w:rsidRPr="00BA4CFA" w:rsidRDefault="00D9734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6AA0E84" w14:textId="59631382" w:rsidR="00273379" w:rsidRPr="00BA4CFA" w:rsidRDefault="003F4CC5" w:rsidP="003F4CC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760EA651" w14:textId="77777777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2277B15" w14:textId="18B75209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(CONST) é estatisticamente significante ao nível de 1%, ou seja, rejeitamos H0, assim, podemos concluir que a variável é diferente zero.</w:t>
      </w:r>
    </w:p>
    <w:p w14:paraId="1863C820" w14:textId="14C655AE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β2 (DESEMP) é estatisticamente significante ao nível de 1%, ou seja, rejeitamos H0, logo o desemprego pode afetar a remuneração</w:t>
      </w:r>
    </w:p>
    <w:p w14:paraId="657C3815" w14:textId="77777777" w:rsidR="00273379" w:rsidRPr="00BA4CFA" w:rsidRDefault="00273379" w:rsidP="002733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30522C0" w14:textId="5D951319" w:rsidR="002F5997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4712C8D0" w14:textId="2C71AAEC" w:rsidR="002F5997" w:rsidRPr="00BA4CFA" w:rsidRDefault="0027337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R² ajustado estimado foi de 0,3251, ou seja, 32,51% das variações na remuneração foram causadas por variações na taxa de desemprego.</w:t>
      </w:r>
    </w:p>
    <w:p w14:paraId="36AE9BB8" w14:textId="77777777" w:rsidR="002F5997" w:rsidRPr="00BA4CFA" w:rsidRDefault="002F599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B0AA024" w14:textId="43E8652B" w:rsidR="00D65809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Autocorrelação:</w:t>
      </w:r>
    </w:p>
    <w:p w14:paraId="07736262" w14:textId="1E4E58B8" w:rsidR="00483A0D" w:rsidRPr="00BA4CFA" w:rsidRDefault="002F5997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Há autocorreção entre os resíduos, pois o valor do Durbin-Watson é próximo de zero</w:t>
      </w:r>
      <w:r w:rsidR="00273379" w:rsidRPr="00BA4CFA">
        <w:rPr>
          <w:rFonts w:ascii="Arial" w:hAnsi="Arial" w:cs="Arial"/>
          <w:sz w:val="24"/>
          <w:szCs w:val="24"/>
        </w:rPr>
        <w:t xml:space="preserve"> (0,235823)</w:t>
      </w:r>
      <w:r w:rsidRPr="00BA4CFA">
        <w:rPr>
          <w:rFonts w:ascii="Arial" w:hAnsi="Arial" w:cs="Arial"/>
          <w:sz w:val="24"/>
          <w:szCs w:val="24"/>
        </w:rPr>
        <w:t>.</w:t>
      </w:r>
      <w:r w:rsidRPr="00BA4CFA">
        <w:rPr>
          <w:rFonts w:ascii="Arial" w:hAnsi="Arial" w:cs="Arial"/>
          <w:sz w:val="24"/>
          <w:szCs w:val="24"/>
        </w:rPr>
        <w:br/>
      </w:r>
    </w:p>
    <w:p w14:paraId="3BCAF28F" w14:textId="2AE76E3E" w:rsidR="00526FA4" w:rsidRPr="00BA4CFA" w:rsidRDefault="00167C15" w:rsidP="00D65809">
      <w:pPr>
        <w:pStyle w:val="Pargrafoda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Rode o modelo </w:t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de Regressão com Variáveis Dummy. </w:t>
      </w:r>
      <w:r w:rsidR="0038083D" w:rsidRPr="00BA4CFA">
        <w:rPr>
          <w:rFonts w:ascii="Arial" w:hAnsi="Arial" w:cs="Arial"/>
          <w:b/>
          <w:bCs/>
          <w:sz w:val="24"/>
          <w:szCs w:val="24"/>
        </w:rPr>
        <w:t>Interprete a</w:t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 saída de regressão e apresente os interceptos verticais</w:t>
      </w:r>
      <w:r w:rsidR="00526FA4" w:rsidRPr="00BA4CFA">
        <w:rPr>
          <w:rFonts w:ascii="Arial" w:hAnsi="Arial" w:cs="Arial"/>
          <w:sz w:val="24"/>
          <w:szCs w:val="24"/>
        </w:rPr>
        <w:t xml:space="preserve">. </w:t>
      </w:r>
    </w:p>
    <w:p w14:paraId="565D9334" w14:textId="77777777" w:rsidR="00926F7E" w:rsidRPr="00BA4CFA" w:rsidRDefault="00926F7E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EE5208F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8: MQO agrupado, usando 60 observações</w:t>
      </w:r>
    </w:p>
    <w:p w14:paraId="171EF2A8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194FCF4E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25D0A6A0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5094FFF2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926F7E" w:rsidRPr="00BA4CFA" w14:paraId="6EFB5BF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F2BCD1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68C87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DEA17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E458B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2B8D0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CE937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F7E" w:rsidRPr="00BA4CFA" w14:paraId="19CEA8F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C034388" w14:textId="418D73F0" w:rsidR="00926F7E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926F7E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42928B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800,220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FCCC0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61,9388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2C8AE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12,92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D98FA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D686A9C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926F7E" w:rsidRPr="00BA4CFA" w14:paraId="155E3A1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834810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465145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−40,3846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A87D3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8,73235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D9575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−4,625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F8833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3CE1DE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926F7E" w:rsidRPr="00BA4CFA" w14:paraId="5DB9D97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AE6E13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5ACD8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32,3422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8C7A8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40,4945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44905C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0,7987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631008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0,4278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6AF159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6F7E" w:rsidRPr="00BA4CFA" w14:paraId="4DC75B1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DD9A1D9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22CAF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7,26108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D1240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42,0344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5EC54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408B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0,8635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9903ED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3FED998" w14:textId="77777777" w:rsidR="00926F7E" w:rsidRPr="00BA4CFA" w:rsidRDefault="00926F7E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926F7E" w:rsidRPr="00BA4CFA" w14:paraId="7F1BAC3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2EEA4AB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2FDEC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817985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51F89E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FA51A9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926F7E" w:rsidRPr="00BA4CFA" w14:paraId="64B7ABE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3AAA26E" w14:textId="660642D8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resíd. </w:t>
            </w:r>
            <w:r w:rsidR="00893A7E" w:rsidRPr="00BA4CFA">
              <w:rPr>
                <w:rFonts w:ascii="Arial" w:hAnsi="Arial" w:cs="Arial"/>
                <w:sz w:val="24"/>
                <w:szCs w:val="24"/>
              </w:rPr>
              <w:t>Q</w:t>
            </w:r>
            <w:r w:rsidRPr="00BA4CFA">
              <w:rPr>
                <w:rFonts w:ascii="Arial" w:hAnsi="Arial" w:cs="Arial"/>
                <w:sz w:val="24"/>
                <w:szCs w:val="24"/>
              </w:rPr>
              <w:t>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42637E5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688451,8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93B0F2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C21A0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6D288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110,8773</w:t>
            </w:r>
          </w:p>
        </w:tc>
      </w:tr>
      <w:tr w:rsidR="00926F7E" w:rsidRPr="00BA4CFA" w14:paraId="695A59C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54AFBAF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A653F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0,346221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FEF4FF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ADC9E6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CB5110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0,311197</w:t>
            </w:r>
          </w:p>
        </w:tc>
      </w:tr>
      <w:tr w:rsidR="00926F7E" w:rsidRPr="00BA4CFA" w14:paraId="379A4E4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A33489D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56)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758BA6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9,885276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47B264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77B2B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20F7F7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0,000025</w:t>
            </w:r>
          </w:p>
        </w:tc>
      </w:tr>
      <w:tr w:rsidR="00926F7E" w:rsidRPr="00BA4CFA" w14:paraId="34488BF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5BAB7C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2995BA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−365,5720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61D623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160E73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91FAA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739,1440</w:t>
            </w:r>
          </w:p>
        </w:tc>
      </w:tr>
      <w:tr w:rsidR="00926F7E" w:rsidRPr="00BA4CFA" w14:paraId="05F677D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E2E5347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3DAEC0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747,5214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365BB1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0C6414E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0C44E24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742,4208</w:t>
            </w:r>
          </w:p>
        </w:tc>
      </w:tr>
      <w:tr w:rsidR="00926F7E" w:rsidRPr="00BA4CFA" w14:paraId="0299360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B607F39" w14:textId="6EC8CA93" w:rsidR="00926F7E" w:rsidRPr="00BA4CFA" w:rsidRDefault="0027337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926F7E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FFD864F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0,757093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163BB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BFD01F1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4405212" w14:textId="77777777" w:rsidR="00926F7E" w:rsidRPr="00BA4CFA" w:rsidRDefault="00926F7E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0,258442</w:t>
            </w:r>
          </w:p>
        </w:tc>
      </w:tr>
    </w:tbl>
    <w:p w14:paraId="5FE230A0" w14:textId="77777777" w:rsidR="00926F7E" w:rsidRDefault="00926F7E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E3344E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53863E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9D3FFC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A0A05F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D1F39B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92A100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B56BB91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9A59519" w14:textId="77777777" w:rsidR="003F4CC5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FA893FF" w14:textId="77777777" w:rsidR="003F4CC5" w:rsidRPr="00BA4CFA" w:rsidRDefault="003F4CC5" w:rsidP="00D6580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A9E3C99" w14:textId="6A10B3BD" w:rsidR="00D65809" w:rsidRPr="00BA4CFA" w:rsidRDefault="00FD270C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</w:t>
      </w:r>
    </w:p>
    <w:p w14:paraId="0231A650" w14:textId="1E654372" w:rsidR="0038083D" w:rsidRPr="00BA4CFA" w:rsidRDefault="00925000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CONST: o valor da remuneração em dólar é de US$800,220, quando a variável desemprego for igual a zero.</w:t>
      </w:r>
      <w:r w:rsidR="00492A4B" w:rsidRPr="00BA4CFA">
        <w:rPr>
          <w:rFonts w:ascii="Arial" w:hAnsi="Arial" w:cs="Arial"/>
          <w:sz w:val="24"/>
          <w:szCs w:val="24"/>
        </w:rPr>
        <w:br/>
      </w:r>
      <w:r w:rsidR="00492A4B" w:rsidRPr="00BA4CFA">
        <w:rPr>
          <w:rFonts w:ascii="Arial" w:hAnsi="Arial" w:cs="Arial"/>
          <w:sz w:val="24"/>
          <w:szCs w:val="24"/>
        </w:rPr>
        <w:lastRenderedPageBreak/>
        <w:br/>
      </w:r>
      <w:r w:rsidR="0038083D" w:rsidRPr="00BA4CFA">
        <w:rPr>
          <w:rFonts w:ascii="Arial" w:hAnsi="Arial" w:cs="Arial"/>
          <w:sz w:val="24"/>
          <w:szCs w:val="24"/>
        </w:rPr>
        <w:t>DESEMP: Para cada aumento de 1p. p do desemprego, há uma redução de US$ 40,3846 da remuneração.</w:t>
      </w:r>
      <w:r w:rsidR="0048619F" w:rsidRPr="00BA4CFA">
        <w:rPr>
          <w:rFonts w:ascii="Arial" w:hAnsi="Arial" w:cs="Arial"/>
          <w:sz w:val="24"/>
          <w:szCs w:val="24"/>
        </w:rPr>
        <w:br/>
      </w:r>
      <w:r w:rsidR="0048619F" w:rsidRPr="00BA4CFA">
        <w:rPr>
          <w:rFonts w:ascii="Arial" w:hAnsi="Arial" w:cs="Arial"/>
          <w:sz w:val="24"/>
          <w:szCs w:val="24"/>
        </w:rPr>
        <w:br/>
        <w:t>.</w:t>
      </w:r>
    </w:p>
    <w:p w14:paraId="1BBB2409" w14:textId="77777777" w:rsidR="00D65809" w:rsidRPr="00BA4CFA" w:rsidRDefault="0038083D" w:rsidP="00D65809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DU_2: O intercepto vertical do país Canada é 32,3422 maior que o intercepto vertical dos Estados Unidos.</w:t>
      </w:r>
    </w:p>
    <w:p w14:paraId="32BA1956" w14:textId="2E80DD29" w:rsidR="003F4CC5" w:rsidRDefault="0038083D" w:rsidP="00D65809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DU_3: O intercepto vertical do Reino Unido é 7,26108 maior que o o intercepto vertical dos Estados Unidos.</w:t>
      </w:r>
    </w:p>
    <w:p w14:paraId="49878696" w14:textId="4527D5AB" w:rsidR="00663B7D" w:rsidRPr="00663B7D" w:rsidRDefault="00663B7D" w:rsidP="00663B7D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4CC5CB41" w14:textId="6484FC28" w:rsidR="00663B7D" w:rsidRDefault="00663B7D" w:rsidP="000424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1 (CONST) é estatisticamente significante ao nível de 1%, ou seja, rejeitamos H0, assim, podemos concluir que a variável é diferente zero.</w:t>
      </w:r>
    </w:p>
    <w:p w14:paraId="22E819E0" w14:textId="5FBF72FA" w:rsidR="003F4CC5" w:rsidRPr="00BA4CFA" w:rsidRDefault="001E3BEA" w:rsidP="00D658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2 (DESEMP) é estatisticamente significante ao nível de 1%, ou seja, rejeitamos H0, assim, podemos concluir que o desemprego pode afetar a remuneração</w:t>
      </w:r>
    </w:p>
    <w:p w14:paraId="4A8BFD38" w14:textId="120E492D" w:rsidR="00D65809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165AC590" w14:textId="01CA8258" w:rsidR="00893A7E" w:rsidRDefault="0038083D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R- quadrado ajustado- A variável desemp</w:t>
      </w:r>
      <w:r w:rsidR="002E7AF2" w:rsidRPr="00BA4CFA">
        <w:rPr>
          <w:rFonts w:ascii="Arial" w:hAnsi="Arial" w:cs="Arial"/>
          <w:sz w:val="24"/>
          <w:szCs w:val="24"/>
        </w:rPr>
        <w:t>rego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2E7AF2" w:rsidRPr="00BA4CFA">
        <w:rPr>
          <w:rFonts w:ascii="Arial" w:hAnsi="Arial" w:cs="Arial"/>
          <w:sz w:val="24"/>
          <w:szCs w:val="24"/>
        </w:rPr>
        <w:t>explica</w:t>
      </w:r>
      <w:r w:rsidRPr="00BA4CFA">
        <w:rPr>
          <w:rFonts w:ascii="Arial" w:hAnsi="Arial" w:cs="Arial"/>
          <w:sz w:val="24"/>
          <w:szCs w:val="24"/>
        </w:rPr>
        <w:t xml:space="preserve"> 31,12% da variação da variável remuneração</w:t>
      </w:r>
      <w:r w:rsidR="002E7AF2" w:rsidRPr="00BA4CFA">
        <w:rPr>
          <w:rFonts w:ascii="Arial" w:hAnsi="Arial" w:cs="Arial"/>
          <w:sz w:val="24"/>
          <w:szCs w:val="24"/>
        </w:rPr>
        <w:t>.</w:t>
      </w:r>
    </w:p>
    <w:p w14:paraId="313D4698" w14:textId="77777777" w:rsidR="001E3BEA" w:rsidRPr="00BA4CFA" w:rsidRDefault="001E3BEA" w:rsidP="00D65809">
      <w:pPr>
        <w:spacing w:line="240" w:lineRule="auto"/>
        <w:rPr>
          <w:rFonts w:ascii="Arial" w:hAnsi="Arial" w:cs="Arial"/>
          <w:sz w:val="24"/>
          <w:szCs w:val="24"/>
        </w:rPr>
      </w:pPr>
    </w:p>
    <w:p w14:paraId="7E3AFDF2" w14:textId="77777777" w:rsidR="00D65809" w:rsidRPr="00BA4CFA" w:rsidRDefault="002E7AF2" w:rsidP="00D65809">
      <w:pPr>
        <w:pStyle w:val="PargrafodaLista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Interceptos Verticais:</w:t>
      </w:r>
    </w:p>
    <w:p w14:paraId="23EBC3B5" w14:textId="4E967CB5" w:rsidR="00AC445F" w:rsidRPr="00BA4CFA" w:rsidRDefault="00EC46F7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EUA= 800,220</w:t>
      </w:r>
    </w:p>
    <w:p w14:paraId="07A7833D" w14:textId="64C568A0" w:rsidR="00EC46F7" w:rsidRPr="00BA4CFA" w:rsidRDefault="00EC46F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CANADA= 800,220+ 32,3422= 832,5622</w:t>
      </w:r>
    </w:p>
    <w:p w14:paraId="403D7C5D" w14:textId="080DDCBE" w:rsidR="00926F7E" w:rsidRPr="00BA4CFA" w:rsidRDefault="00EC46F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REINO UNIDO=800,220+7,26108= 807,48108</w:t>
      </w:r>
    </w:p>
    <w:p w14:paraId="5C8BD3D7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040A414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949594A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5850162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16E456A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7AD9268" w14:textId="77777777" w:rsidR="001E3BEA" w:rsidRDefault="001E3BE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6CD76D0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CAF290" w14:textId="4EAABACF" w:rsidR="00526FA4" w:rsidRPr="00BA4CFA" w:rsidRDefault="0038083D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br/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d) Teste a hipótese de que não existe diferença entre </w:t>
      </w:r>
      <w:r w:rsidR="002E7AF2" w:rsidRPr="00BA4CFA">
        <w:rPr>
          <w:rFonts w:ascii="Arial" w:hAnsi="Arial" w:cs="Arial"/>
          <w:b/>
          <w:bCs/>
          <w:sz w:val="24"/>
          <w:szCs w:val="24"/>
        </w:rPr>
        <w:t>os interceptos</w:t>
      </w:r>
      <w:r w:rsidR="00526FA4" w:rsidRPr="00BA4CFA">
        <w:rPr>
          <w:rFonts w:ascii="Arial" w:hAnsi="Arial" w:cs="Arial"/>
          <w:b/>
          <w:bCs/>
          <w:sz w:val="24"/>
          <w:szCs w:val="24"/>
        </w:rPr>
        <w:t xml:space="preserve"> verticais calculados no item (c).</w:t>
      </w:r>
    </w:p>
    <w:p w14:paraId="4E1766EB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no Modelo 8</w:t>
      </w:r>
    </w:p>
    <w:p w14:paraId="72D424E7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F98A276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Hipótese nula: os parâmetros de regressão para as variáveis valem zero.</w:t>
      </w:r>
    </w:p>
    <w:p w14:paraId="2D9D5C1D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  du_2, du_3</w:t>
      </w:r>
    </w:p>
    <w:p w14:paraId="08E396CF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Estatística de teste: F(2, 56) = 0,41399, p-valor 0,663014</w:t>
      </w:r>
    </w:p>
    <w:p w14:paraId="0BA901CA" w14:textId="1E1D479C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 A exclusão de variáveis melhorou 3 de 3 critérios de informação.</w:t>
      </w:r>
    </w:p>
    <w:p w14:paraId="125EAF00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DB655B5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10: MQO agrupado, usando 60 observações</w:t>
      </w:r>
    </w:p>
    <w:p w14:paraId="0702EADB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15F88ED4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7B8C287D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4AFA3C92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9B23A6" w:rsidRPr="00BA4CFA" w14:paraId="1D74BDD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CF27BEF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898A4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08B2C80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36E87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80FF6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6D250D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23A6" w:rsidRPr="00BA4CFA" w14:paraId="005D5164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2A4E576" w14:textId="5851C5A2" w:rsidR="009B23A6" w:rsidRPr="00BA4CFA" w:rsidRDefault="001E3BE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9B23A6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03A45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794,337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C4EB4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58,9503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831A2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8EFA5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626FA4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9B23A6" w:rsidRPr="00BA4CFA" w14:paraId="1EF8388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7080EA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2694F4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−38,0454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2D21A7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7,01396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70B48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−5,424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A3CA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8546C2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339D416D" w14:textId="77777777" w:rsidR="009B23A6" w:rsidRPr="00BA4CFA" w:rsidRDefault="009B23A6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9B23A6" w:rsidRPr="00BA4CFA" w14:paraId="6D10F0B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2E3B6C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4E7FBB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2B1366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3812F30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DFC247F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9B23A6" w:rsidRPr="00BA4CFA" w14:paraId="758BA2D8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DF0128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044BD1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698630,8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5DD6B4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A69D1F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A8FA00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109,7513</w:t>
            </w:r>
          </w:p>
        </w:tc>
      </w:tr>
      <w:tr w:rsidR="009B23A6" w:rsidRPr="00BA4CFA" w14:paraId="74DCF03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8F3384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5C390F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0,336554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A9CB63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06F9E1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BACF26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0,325116</w:t>
            </w:r>
          </w:p>
        </w:tc>
      </w:tr>
      <w:tr w:rsidR="009B23A6" w:rsidRPr="00BA4CFA" w14:paraId="42B38F1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AF8B67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F(1, 58)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7DB5F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29,42239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BB9EB4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836E31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27033A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1,19e-06</w:t>
            </w:r>
          </w:p>
        </w:tc>
      </w:tr>
      <w:tr w:rsidR="009B23A6" w:rsidRPr="00BA4CFA" w14:paraId="463861A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D85B9C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34DF4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−366,0123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D65CA69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512D30B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E372FFB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736,0246</w:t>
            </w:r>
          </w:p>
        </w:tc>
      </w:tr>
      <w:tr w:rsidR="009B23A6" w:rsidRPr="00BA4CFA" w14:paraId="56892FB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C067F8E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586685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740,2133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61C09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325B374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6219EC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737,6630</w:t>
            </w:r>
          </w:p>
        </w:tc>
      </w:tr>
      <w:tr w:rsidR="009B23A6" w:rsidRPr="00BA4CFA" w14:paraId="7F9CF72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7F8C6D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F1F363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0,773014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612F468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03712A6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BD32E1D" w14:textId="77777777" w:rsidR="009B23A6" w:rsidRPr="00BA4CFA" w:rsidRDefault="009B23A6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0,235823</w:t>
            </w:r>
          </w:p>
        </w:tc>
      </w:tr>
    </w:tbl>
    <w:p w14:paraId="70A6627B" w14:textId="77777777" w:rsidR="009F7977" w:rsidRPr="00BA4CFA" w:rsidRDefault="009F79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9D8C088" w14:textId="491A08CE" w:rsidR="00D65809" w:rsidRPr="00BA4CFA" w:rsidRDefault="002E7AF2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Ao rodar o teste e omitir as variáveis, podemos concluir que n</w:t>
      </w:r>
      <w:r w:rsidR="009B23A6" w:rsidRPr="00BA4CFA">
        <w:rPr>
          <w:rFonts w:ascii="Arial" w:hAnsi="Arial" w:cs="Arial"/>
          <w:sz w:val="24"/>
          <w:szCs w:val="24"/>
        </w:rPr>
        <w:t xml:space="preserve">ão rejeitamos H0, ou seja, não rejeitamos a hipótese de que </w:t>
      </w:r>
      <w:r w:rsidR="009F7977" w:rsidRPr="00BA4CFA">
        <w:rPr>
          <w:rFonts w:ascii="Arial" w:hAnsi="Arial" w:cs="Arial"/>
          <w:sz w:val="24"/>
          <w:szCs w:val="24"/>
        </w:rPr>
        <w:t>os grupos possuem interceptos comuns</w:t>
      </w:r>
      <w:r w:rsidR="009B23A6" w:rsidRPr="00BA4CFA">
        <w:rPr>
          <w:rFonts w:ascii="Arial" w:hAnsi="Arial" w:cs="Arial"/>
          <w:sz w:val="24"/>
          <w:szCs w:val="24"/>
        </w:rPr>
        <w:t>, o</w:t>
      </w:r>
      <w:r w:rsidR="009F7977" w:rsidRPr="00BA4CFA">
        <w:rPr>
          <w:rFonts w:ascii="Arial" w:hAnsi="Arial" w:cs="Arial"/>
          <w:sz w:val="24"/>
          <w:szCs w:val="24"/>
        </w:rPr>
        <w:t xml:space="preserve"> que significa que </w:t>
      </w:r>
      <w:r w:rsidRPr="00BA4CFA">
        <w:rPr>
          <w:rFonts w:ascii="Arial" w:hAnsi="Arial" w:cs="Arial"/>
          <w:sz w:val="24"/>
          <w:szCs w:val="24"/>
        </w:rPr>
        <w:t xml:space="preserve">o modelo de </w:t>
      </w:r>
      <w:r w:rsidR="009F7977" w:rsidRPr="00BA4CFA">
        <w:rPr>
          <w:rFonts w:ascii="Arial" w:hAnsi="Arial" w:cs="Arial"/>
          <w:sz w:val="24"/>
          <w:szCs w:val="24"/>
        </w:rPr>
        <w:t>efeito fixo é melhor</w:t>
      </w:r>
      <w:r w:rsidRPr="00BA4CFA">
        <w:rPr>
          <w:rFonts w:ascii="Arial" w:hAnsi="Arial" w:cs="Arial"/>
          <w:sz w:val="24"/>
          <w:szCs w:val="24"/>
        </w:rPr>
        <w:t>, comparado ao modelo MQO.</w:t>
      </w:r>
      <w:r w:rsidR="0048619F" w:rsidRPr="00BA4CFA">
        <w:rPr>
          <w:rFonts w:ascii="Arial" w:hAnsi="Arial" w:cs="Arial"/>
          <w:sz w:val="24"/>
          <w:szCs w:val="24"/>
        </w:rPr>
        <w:br/>
      </w:r>
    </w:p>
    <w:p w14:paraId="0D3A894F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B296546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2AFE30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50D430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C2A207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EC62329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2F7864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FF8E3E" w14:textId="77777777" w:rsidR="000424A9" w:rsidRDefault="000424A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CAF291" w14:textId="042A6208" w:rsidR="00167C15" w:rsidRPr="00BA4CFA" w:rsidRDefault="00526FA4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e) </w:t>
      </w:r>
      <w:r w:rsidR="00506FB9" w:rsidRPr="00BA4CFA">
        <w:rPr>
          <w:rFonts w:ascii="Arial" w:hAnsi="Arial" w:cs="Arial"/>
          <w:b/>
          <w:bCs/>
          <w:sz w:val="24"/>
          <w:szCs w:val="24"/>
        </w:rPr>
        <w:t>Rode o modelo de efeitos fixos</w:t>
      </w:r>
      <w:r w:rsidR="00BB2BE2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9C7065" w:rsidRPr="00BA4CFA">
        <w:rPr>
          <w:rFonts w:ascii="Arial" w:hAnsi="Arial" w:cs="Arial"/>
          <w:b/>
          <w:bCs/>
          <w:sz w:val="24"/>
          <w:szCs w:val="24"/>
        </w:rPr>
        <w:t>s</w:t>
      </w:r>
      <w:r w:rsidR="00BB2BE2" w:rsidRPr="00BA4CFA">
        <w:rPr>
          <w:rFonts w:ascii="Arial" w:hAnsi="Arial" w:cs="Arial"/>
          <w:b/>
          <w:bCs/>
          <w:sz w:val="24"/>
          <w:szCs w:val="24"/>
        </w:rPr>
        <w:t>em efeitos de tempo</w:t>
      </w:r>
      <w:r w:rsidR="00506FB9" w:rsidRPr="00BA4CFA">
        <w:rPr>
          <w:rFonts w:ascii="Arial" w:hAnsi="Arial" w:cs="Arial"/>
          <w:b/>
          <w:bCs/>
          <w:sz w:val="24"/>
          <w:szCs w:val="24"/>
        </w:rPr>
        <w:t>. Interprete a saída de regressão e apresente os interceptos verticais.</w:t>
      </w:r>
    </w:p>
    <w:p w14:paraId="66A76400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EB44717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9: Efeitos-fixos, usando 60 observações</w:t>
      </w:r>
    </w:p>
    <w:p w14:paraId="25181732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283EAAD6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Comprimento da série temporal = 20</w:t>
      </w:r>
    </w:p>
    <w:p w14:paraId="072CAD23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57FABF93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AB4085" w:rsidRPr="00BA4CFA" w14:paraId="753C243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9945C85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AE264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FFEC2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12828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258AD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F4D582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4085" w:rsidRPr="00BA4CFA" w14:paraId="23D9FFD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F462D7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4B2630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813,421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04F8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72,6653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B3750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11,19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9E658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3AA35A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AB4085" w:rsidRPr="00BA4CFA" w14:paraId="51C431E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D37EA2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20178A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−40,3846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33FCC0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8,73235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740FA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−4,625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88E1C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549F8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EBBD956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AB4085" w:rsidRPr="00BA4CFA" w14:paraId="6121A8D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78DB7B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2CD007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D974559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4C2DB0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81A84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AB4085" w:rsidRPr="00BA4CFA" w14:paraId="61EF7DA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3576CB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BF37BA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688451,8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6DCA71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A01FD6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9627A0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110,8773</w:t>
            </w:r>
          </w:p>
        </w:tc>
      </w:tr>
      <w:tr w:rsidR="00AB4085" w:rsidRPr="00BA4CFA" w14:paraId="2F03A8E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B49B8E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AC0644A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0,346221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1D42C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B1492C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50D4E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0,276373</w:t>
            </w:r>
          </w:p>
        </w:tc>
      </w:tr>
      <w:tr w:rsidR="00AB4085" w:rsidRPr="00BA4CFA" w14:paraId="5D828B8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A73BF1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56)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75F9D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9,885276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9FF9BC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E0905B9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B2D8CE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0,000025</w:t>
            </w:r>
          </w:p>
        </w:tc>
      </w:tr>
      <w:tr w:rsidR="00AB4085" w:rsidRPr="00BA4CFA" w14:paraId="667DD372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43064B4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F944E57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−365,5720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78E50A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B9B412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43DEB6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739,1440</w:t>
            </w:r>
          </w:p>
        </w:tc>
      </w:tr>
      <w:tr w:rsidR="00AB4085" w:rsidRPr="00BA4CFA" w14:paraId="3FA83F7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4259941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175081D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747,5214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C50E8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FCB7AFB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39C787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742,4208</w:t>
            </w:r>
          </w:p>
        </w:tc>
      </w:tr>
      <w:tr w:rsidR="00AB4085" w:rsidRPr="00BA4CFA" w14:paraId="6B7D026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968AC6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5694AA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0,757093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A920338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E923D6E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B4B86BF" w14:textId="77777777" w:rsidR="00AB4085" w:rsidRPr="00BA4CFA" w:rsidRDefault="00AB4085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0,258442</w:t>
            </w:r>
          </w:p>
        </w:tc>
      </w:tr>
    </w:tbl>
    <w:p w14:paraId="35D34D3E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647132D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6FB75C0B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F(1, 56) = 21,3879</w:t>
      </w:r>
    </w:p>
    <w:p w14:paraId="685302C3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P(F(1, 56) &gt; 21,3879) = 2,25812e-05</w:t>
      </w:r>
    </w:p>
    <w:p w14:paraId="539DDAEA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9E4284F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70EB4EB7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0E37B187" w14:textId="77777777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F(2, 56) = 0,41399</w:t>
      </w:r>
    </w:p>
    <w:p w14:paraId="09A24304" w14:textId="583DFE0B" w:rsidR="00AB4085" w:rsidRPr="00BA4CFA" w:rsidRDefault="00AB4085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P(F(2, 56) &gt; 0,41399) = 0,663014</w:t>
      </w:r>
    </w:p>
    <w:p w14:paraId="5D47E1C8" w14:textId="16E38FB0" w:rsidR="002E7AF2" w:rsidRPr="00BA4CFA" w:rsidRDefault="002E7AF2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551C734" w14:textId="77777777" w:rsidR="00BD5F63" w:rsidRPr="00BA4CFA" w:rsidRDefault="00BD5F63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850326" w14:textId="5AAB6F7C" w:rsidR="002E7AF2" w:rsidRPr="00BA4CFA" w:rsidRDefault="00FD270C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e Significância Estatística:</w:t>
      </w:r>
    </w:p>
    <w:p w14:paraId="0580291E" w14:textId="7100604D" w:rsidR="002E7AF2" w:rsidRPr="00BA4CFA" w:rsidRDefault="00925000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CONST: o valor da remuneração em dólar é de US$813,421, quando a variável desemprego for igual a zero.</w:t>
      </w:r>
      <w:r w:rsidR="0048619F" w:rsidRPr="00BA4CFA">
        <w:rPr>
          <w:rFonts w:ascii="Arial" w:hAnsi="Arial" w:cs="Arial"/>
          <w:sz w:val="24"/>
          <w:szCs w:val="24"/>
        </w:rPr>
        <w:br/>
      </w:r>
    </w:p>
    <w:p w14:paraId="0236E0E5" w14:textId="2BD6DE85" w:rsidR="002F7720" w:rsidRPr="00076126" w:rsidRDefault="00083577" w:rsidP="000761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DESEMP: Para cada aumento de 1p. p do desemprego, há uma redução de US$ 40,3846 da remuneração.</w:t>
      </w:r>
      <w:r w:rsidR="0048619F" w:rsidRPr="00BA4CFA">
        <w:rPr>
          <w:rFonts w:ascii="Arial" w:hAnsi="Arial" w:cs="Arial"/>
          <w:sz w:val="24"/>
          <w:szCs w:val="24"/>
        </w:rPr>
        <w:br/>
      </w:r>
    </w:p>
    <w:p w14:paraId="4C393997" w14:textId="184DF82F" w:rsidR="000424A9" w:rsidRPr="002F7720" w:rsidRDefault="000424A9" w:rsidP="000424A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74558A80" w14:textId="1028DC39" w:rsidR="002F7720" w:rsidRDefault="002F7720" w:rsidP="002F77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1 (CONST) é estatisticamente significante ao nível de 1%, ou seja, rejeitamos H0, assim, podemos concluir que a variável é diferente zero.</w:t>
      </w:r>
    </w:p>
    <w:p w14:paraId="53320EBA" w14:textId="7237E756" w:rsidR="002F7720" w:rsidRPr="002F7720" w:rsidRDefault="002F7720" w:rsidP="002F772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>2 (DESEMP) é estatisticamente significante ao nível de 1%, 5% e 10%, ou seja, rejeitamos H0, assim, podemos concluir que o desemprego pode afetar a remuneração.</w:t>
      </w:r>
    </w:p>
    <w:p w14:paraId="6C4656F0" w14:textId="7EDD5EFD" w:rsidR="00D65809" w:rsidRPr="00BA4CFA" w:rsidRDefault="00D65809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1069341C" w14:textId="60F32E5C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Dentro de R-quadrado- A variável desemprego explica 27,64% da variação da variável remuneração.</w:t>
      </w:r>
    </w:p>
    <w:p w14:paraId="48195F48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1E36800" w14:textId="4B3E35DA" w:rsidR="00D65809" w:rsidRPr="00BA4CFA" w:rsidRDefault="00083577" w:rsidP="00D65809">
      <w:pPr>
        <w:pStyle w:val="PargrafodaLista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Interceptos </w:t>
      </w:r>
      <w:r w:rsidR="00BA1DCE" w:rsidRPr="00BA4CFA">
        <w:rPr>
          <w:rFonts w:ascii="Arial" w:hAnsi="Arial" w:cs="Arial"/>
          <w:b/>
          <w:bCs/>
          <w:sz w:val="24"/>
          <w:szCs w:val="24"/>
        </w:rPr>
        <w:t>V</w:t>
      </w:r>
      <w:r w:rsidRPr="00BA4CFA">
        <w:rPr>
          <w:rFonts w:ascii="Arial" w:hAnsi="Arial" w:cs="Arial"/>
          <w:b/>
          <w:bCs/>
          <w:sz w:val="24"/>
          <w:szCs w:val="24"/>
        </w:rPr>
        <w:t>erticais:</w:t>
      </w:r>
    </w:p>
    <w:p w14:paraId="16B01BD3" w14:textId="2D4BD97D" w:rsidR="00083577" w:rsidRPr="00BA4CFA" w:rsidRDefault="00083577" w:rsidP="00D65809">
      <w:pPr>
        <w:spacing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EUA= 800,220</w:t>
      </w:r>
    </w:p>
    <w:p w14:paraId="7D281A4E" w14:textId="3542567B" w:rsidR="00083577" w:rsidRPr="00BA4CFA" w:rsidRDefault="0008357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CANADA= 832,5622</w:t>
      </w:r>
    </w:p>
    <w:p w14:paraId="6D4A2A2C" w14:textId="4F50D02F" w:rsidR="00AB4085" w:rsidRPr="00BA4CFA" w:rsidRDefault="0008357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REINO UNIDO= 807,48108</w:t>
      </w:r>
    </w:p>
    <w:p w14:paraId="3BCAF292" w14:textId="0EC030E8" w:rsidR="00506FB9" w:rsidRPr="00BA4CFA" w:rsidRDefault="00506FB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f) Compare os resultados do item (e) e do item (c). O que você pode dizer a respeito?</w:t>
      </w:r>
    </w:p>
    <w:p w14:paraId="32CEE2E9" w14:textId="7E20E727" w:rsidR="00EC46F7" w:rsidRPr="00BA4CFA" w:rsidRDefault="00904BE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No item (e) e (c) o coeficiente B2 do desemprego apresentam o mesmo valor, o teste p do modelo também são idênticos com uma diferença insignificante nos interceptos verticais. Podemos concluir que os testes não possuem tanta diferença.</w:t>
      </w:r>
    </w:p>
    <w:p w14:paraId="3BCAF293" w14:textId="47FC8782" w:rsidR="00506FB9" w:rsidRPr="00BA4CFA" w:rsidRDefault="00506FB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g) Faça um teste que permita que você compare o modelo de efeitos fixos com o modelo de MQO Agrupados. Qual modelo você escolheria? Justifique a sua resposta.</w:t>
      </w:r>
    </w:p>
    <w:p w14:paraId="39E3EBC7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77D9141F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5DE5D981" w14:textId="77777777" w:rsidR="00083577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F(2, 56) = 0,41399</w:t>
      </w:r>
    </w:p>
    <w:p w14:paraId="5BCA66F8" w14:textId="70FB56BB" w:rsidR="0007253A" w:rsidRPr="00BA4CFA" w:rsidRDefault="00083577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P(F(2, 56) &gt; 0,41399) = 0,663014</w:t>
      </w:r>
    </w:p>
    <w:p w14:paraId="7E279F15" w14:textId="77777777" w:rsidR="00D65809" w:rsidRPr="00BA4CFA" w:rsidRDefault="00D6580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D58D088" w14:textId="510ED8F2" w:rsidR="0007253A" w:rsidRPr="00BA4CFA" w:rsidRDefault="0008357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Analisando o teste de</w:t>
      </w:r>
      <w:r w:rsidR="00925000" w:rsidRPr="00BA4CFA">
        <w:rPr>
          <w:rFonts w:ascii="Arial" w:hAnsi="Arial" w:cs="Arial"/>
          <w:sz w:val="24"/>
          <w:szCs w:val="24"/>
        </w:rPr>
        <w:t xml:space="preserve"> interceptos de grupos não</w:t>
      </w:r>
      <w:r w:rsidR="0007253A" w:rsidRPr="00BA4CFA">
        <w:rPr>
          <w:rFonts w:ascii="Arial" w:hAnsi="Arial" w:cs="Arial"/>
          <w:sz w:val="24"/>
          <w:szCs w:val="24"/>
        </w:rPr>
        <w:t xml:space="preserve"> rejeitamos a Hipótese nula</w:t>
      </w:r>
      <w:r w:rsidR="00925000" w:rsidRPr="00BA4CFA">
        <w:rPr>
          <w:rFonts w:ascii="Arial" w:hAnsi="Arial" w:cs="Arial"/>
          <w:sz w:val="24"/>
          <w:szCs w:val="24"/>
        </w:rPr>
        <w:t xml:space="preserve">, </w:t>
      </w:r>
      <w:r w:rsidR="0007253A" w:rsidRPr="00BA4CFA">
        <w:rPr>
          <w:rFonts w:ascii="Arial" w:hAnsi="Arial" w:cs="Arial"/>
          <w:sz w:val="24"/>
          <w:szCs w:val="24"/>
        </w:rPr>
        <w:t>logo não há diferença entre os interceptos verticais, os grupos possuem interceptos comuns que significa que</w:t>
      </w:r>
      <w:r w:rsidRPr="00BA4CFA">
        <w:rPr>
          <w:rFonts w:ascii="Arial" w:hAnsi="Arial" w:cs="Arial"/>
          <w:sz w:val="24"/>
          <w:szCs w:val="24"/>
        </w:rPr>
        <w:t xml:space="preserve"> o modelo de efeitos</w:t>
      </w:r>
      <w:r w:rsidR="0007253A" w:rsidRPr="00BA4CFA">
        <w:rPr>
          <w:rFonts w:ascii="Arial" w:hAnsi="Arial" w:cs="Arial"/>
          <w:sz w:val="24"/>
          <w:szCs w:val="24"/>
        </w:rPr>
        <w:t xml:space="preserve"> fixo</w:t>
      </w:r>
      <w:r w:rsidRPr="00BA4CFA">
        <w:rPr>
          <w:rFonts w:ascii="Arial" w:hAnsi="Arial" w:cs="Arial"/>
          <w:sz w:val="24"/>
          <w:szCs w:val="24"/>
        </w:rPr>
        <w:t>s</w:t>
      </w:r>
      <w:r w:rsidR="0007253A" w:rsidRPr="00BA4CFA">
        <w:rPr>
          <w:rFonts w:ascii="Arial" w:hAnsi="Arial" w:cs="Arial"/>
          <w:sz w:val="24"/>
          <w:szCs w:val="24"/>
        </w:rPr>
        <w:t xml:space="preserve"> é</w:t>
      </w:r>
      <w:r w:rsidR="00925000" w:rsidRPr="00BA4CFA">
        <w:rPr>
          <w:rFonts w:ascii="Arial" w:hAnsi="Arial" w:cs="Arial"/>
          <w:sz w:val="24"/>
          <w:szCs w:val="24"/>
        </w:rPr>
        <w:t xml:space="preserve"> mais eficiente</w:t>
      </w:r>
      <w:r w:rsidRPr="00BA4CFA">
        <w:rPr>
          <w:rFonts w:ascii="Arial" w:hAnsi="Arial" w:cs="Arial"/>
          <w:sz w:val="24"/>
          <w:szCs w:val="24"/>
        </w:rPr>
        <w:t xml:space="preserve"> que o modelo de MQO</w:t>
      </w:r>
      <w:r w:rsidR="00925000" w:rsidRPr="00BA4CFA">
        <w:rPr>
          <w:rFonts w:ascii="Arial" w:hAnsi="Arial" w:cs="Arial"/>
          <w:sz w:val="24"/>
          <w:szCs w:val="24"/>
        </w:rPr>
        <w:t>.</w:t>
      </w:r>
    </w:p>
    <w:p w14:paraId="4725BB94" w14:textId="77777777" w:rsidR="00811959" w:rsidRDefault="0081195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172F11" w14:textId="77777777" w:rsidR="002F7720" w:rsidRDefault="002F7720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7AC7A5" w14:textId="77777777" w:rsidR="002F7720" w:rsidRDefault="002F7720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994DF7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0895F6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51BA5B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7ABB5D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C887CE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4A2071" w14:textId="77777777" w:rsidR="00076126" w:rsidRDefault="0007612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76788C" w14:textId="77777777" w:rsidR="002F7720" w:rsidRDefault="002F7720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CAF294" w14:textId="3649C77B" w:rsidR="00735B5C" w:rsidRPr="00BA4CFA" w:rsidRDefault="00735B5C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h) Rode o modelo de </w:t>
      </w:r>
      <w:r w:rsidR="00E54D09" w:rsidRPr="00BA4CFA">
        <w:rPr>
          <w:rFonts w:ascii="Arial" w:hAnsi="Arial" w:cs="Arial"/>
          <w:b/>
          <w:bCs/>
          <w:sz w:val="24"/>
          <w:szCs w:val="24"/>
        </w:rPr>
        <w:t>E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feitos </w:t>
      </w:r>
      <w:r w:rsidR="0006530F" w:rsidRPr="00BA4CFA">
        <w:rPr>
          <w:rFonts w:ascii="Arial" w:hAnsi="Arial" w:cs="Arial"/>
          <w:b/>
          <w:bCs/>
          <w:sz w:val="24"/>
          <w:szCs w:val="24"/>
        </w:rPr>
        <w:t>A</w:t>
      </w:r>
      <w:r w:rsidRPr="00BA4CFA">
        <w:rPr>
          <w:rFonts w:ascii="Arial" w:hAnsi="Arial" w:cs="Arial"/>
          <w:b/>
          <w:bCs/>
          <w:sz w:val="24"/>
          <w:szCs w:val="24"/>
        </w:rPr>
        <w:t>leatórios</w:t>
      </w:r>
      <w:r w:rsidR="008476B8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06530F" w:rsidRPr="00BA4CFA">
        <w:rPr>
          <w:rFonts w:ascii="Arial" w:hAnsi="Arial" w:cs="Arial"/>
          <w:b/>
          <w:bCs/>
          <w:sz w:val="24"/>
          <w:szCs w:val="24"/>
        </w:rPr>
        <w:t>U</w:t>
      </w:r>
      <w:r w:rsidR="008476B8" w:rsidRPr="00BA4CFA">
        <w:rPr>
          <w:rFonts w:ascii="Arial" w:hAnsi="Arial" w:cs="Arial"/>
          <w:b/>
          <w:bCs/>
          <w:sz w:val="24"/>
          <w:szCs w:val="24"/>
        </w:rPr>
        <w:t>nidirecional.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Interprete a saída de regressão</w:t>
      </w:r>
      <w:r w:rsidR="008010AD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26009B07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0482FB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11: Efeitos-aleatórios (GLS), usando 60 observações</w:t>
      </w:r>
    </w:p>
    <w:p w14:paraId="6C5A4C1A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5F26612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5E691590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Variável dependente: Rem6</w:t>
      </w:r>
    </w:p>
    <w:p w14:paraId="006D28B5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07253A" w:rsidRPr="00BA4CFA" w14:paraId="55B25A35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6BF50BD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894A3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F0E00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CFEB7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88725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49866F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53A" w:rsidRPr="00BA4CFA" w14:paraId="70851F8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63B8C9B" w14:textId="4A45224F" w:rsidR="0007253A" w:rsidRPr="00BA4CFA" w:rsidRDefault="00BA1DC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07253A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8DD89F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794,337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BC1C16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58,9503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8E470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483CAD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4C7DD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07253A" w:rsidRPr="00BA4CFA" w14:paraId="27AC3C39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E18AB75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7680B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−38,0454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35DFA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7,01396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D2C3D8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−5,424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B000B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417949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158F289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07253A" w:rsidRPr="00BA4CFA" w14:paraId="7064F58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0158A3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5652E6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5B158D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FAA17E2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B63028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07253A" w:rsidRPr="00BA4CFA" w14:paraId="478E2AF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C2CC30A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43460E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698630,8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BE33E76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DFF14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375A40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108,8173</w:t>
            </w:r>
          </w:p>
        </w:tc>
      </w:tr>
      <w:tr w:rsidR="0007253A" w:rsidRPr="00BA4CFA" w14:paraId="2FACF5B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12CD7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0608374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−366,0123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19FC858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9D58B3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04AC67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736,0246</w:t>
            </w:r>
          </w:p>
        </w:tc>
      </w:tr>
      <w:tr w:rsidR="0007253A" w:rsidRPr="00BA4CFA" w14:paraId="4A8AF5C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95B143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237EA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740,2133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ABEFCD3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BF605E9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4DC4FD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737,6630</w:t>
            </w:r>
          </w:p>
        </w:tc>
      </w:tr>
      <w:tr w:rsidR="0007253A" w:rsidRPr="00BA4CFA" w14:paraId="1355B5F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00495C9" w14:textId="56B1F542" w:rsidR="0007253A" w:rsidRPr="00BA4CFA" w:rsidRDefault="00BA1DCE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07253A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AF31177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0,757093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9F1ED14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120F2DB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118630" w14:textId="77777777" w:rsidR="0007253A" w:rsidRPr="00BA4CFA" w:rsidRDefault="0007253A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0,258442</w:t>
            </w:r>
          </w:p>
        </w:tc>
      </w:tr>
    </w:tbl>
    <w:p w14:paraId="5A333027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8CB3D6D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800891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0</w:t>
      </w:r>
    </w:p>
    <w:p w14:paraId="37971E6D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12293,8</w:t>
      </w:r>
    </w:p>
    <w:p w14:paraId="3B771FDA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teta utilizado para quasi-desmediação = 0</w:t>
      </w:r>
    </w:p>
    <w:p w14:paraId="640DC962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7FF3909C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29,4224</w:t>
      </w:r>
    </w:p>
    <w:p w14:paraId="3DFFB2F9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5,82013e-08</w:t>
      </w:r>
    </w:p>
    <w:p w14:paraId="1581CF81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002418F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Breusch-Pagan -</w:t>
      </w:r>
    </w:p>
    <w:p w14:paraId="6199DF8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6721B41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0,850331</w:t>
      </w:r>
    </w:p>
    <w:p w14:paraId="13075D22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0,356459</w:t>
      </w:r>
    </w:p>
    <w:p w14:paraId="1C8C955B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84A79C8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Hausman -</w:t>
      </w:r>
    </w:p>
    <w:p w14:paraId="3C2ED090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6B03F528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0,222646</w:t>
      </w:r>
    </w:p>
    <w:p w14:paraId="11E0FF5D" w14:textId="77777777" w:rsidR="0007253A" w:rsidRPr="00BA4CFA" w:rsidRDefault="0007253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0,637031</w:t>
      </w:r>
    </w:p>
    <w:p w14:paraId="2808B063" w14:textId="77777777" w:rsidR="00D65809" w:rsidRPr="00BA4CFA" w:rsidRDefault="00D6580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A0CCC2A" w14:textId="26FB7BE9" w:rsidR="00D65809" w:rsidRPr="00BA4CFA" w:rsidRDefault="00C97B55" w:rsidP="00D6580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D65809" w:rsidRPr="00BA4CFA">
        <w:rPr>
          <w:rFonts w:ascii="Arial" w:hAnsi="Arial" w:cs="Arial"/>
          <w:b/>
          <w:sz w:val="24"/>
          <w:szCs w:val="24"/>
        </w:rPr>
        <w:t xml:space="preserve"> dos Coeficientes </w:t>
      </w:r>
    </w:p>
    <w:p w14:paraId="323C4D22" w14:textId="072FC786" w:rsidR="00925000" w:rsidRPr="00BA4CFA" w:rsidRDefault="00925000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CONST: </w:t>
      </w:r>
      <w:r w:rsidR="00492A4B" w:rsidRPr="00BA4CFA">
        <w:rPr>
          <w:rFonts w:ascii="Arial" w:hAnsi="Arial" w:cs="Arial"/>
          <w:sz w:val="24"/>
          <w:szCs w:val="24"/>
        </w:rPr>
        <w:t xml:space="preserve"> Em média, </w:t>
      </w:r>
      <w:r w:rsidRPr="00BA4CFA">
        <w:rPr>
          <w:rFonts w:ascii="Arial" w:hAnsi="Arial" w:cs="Arial"/>
          <w:sz w:val="24"/>
          <w:szCs w:val="24"/>
        </w:rPr>
        <w:t>o valor da remuneração em dólar é de US$794,337, quando a variável desemprego for igual a zero.</w:t>
      </w:r>
      <w:r w:rsidR="00492A4B"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hAnsi="Arial" w:cs="Arial"/>
          <w:sz w:val="24"/>
          <w:szCs w:val="24"/>
        </w:rPr>
        <w:br/>
      </w:r>
    </w:p>
    <w:p w14:paraId="4E67E02D" w14:textId="1275E070" w:rsidR="00925000" w:rsidRPr="00BA4CFA" w:rsidRDefault="00925000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DESEMP: Para cada aumento de 1p. p do desemprego, há uma redução de US$ −38,0454 da remuneração</w:t>
      </w:r>
      <w:r w:rsidR="00492A4B" w:rsidRPr="00BA4CFA">
        <w:rPr>
          <w:rFonts w:ascii="Arial" w:hAnsi="Arial" w:cs="Arial"/>
          <w:sz w:val="24"/>
          <w:szCs w:val="24"/>
        </w:rPr>
        <w:t>, tudo mais constante.</w:t>
      </w:r>
    </w:p>
    <w:p w14:paraId="58254126" w14:textId="77777777" w:rsidR="00492A4B" w:rsidRPr="00BA4CFA" w:rsidRDefault="00492A4B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E32D2AF" w14:textId="77777777" w:rsidR="00006F21" w:rsidRDefault="00006F21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093E6F3" w14:textId="62F222ED" w:rsidR="0007253A" w:rsidRDefault="00925000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br/>
      </w:r>
    </w:p>
    <w:p w14:paraId="655A8C96" w14:textId="63D3ECE2" w:rsidR="0025657A" w:rsidRPr="0025657A" w:rsidRDefault="0025657A" w:rsidP="0025657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5657A"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1739DA49" w14:textId="11B4D35B" w:rsidR="0025657A" w:rsidRDefault="00006F21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β</w:t>
      </w:r>
      <w:r w:rsidR="0025657A" w:rsidRPr="00BA4CFA">
        <w:rPr>
          <w:rFonts w:ascii="Arial" w:hAnsi="Arial" w:cs="Arial"/>
          <w:sz w:val="24"/>
          <w:szCs w:val="24"/>
        </w:rPr>
        <w:t>1 (CONST) é estatisticamente significante ao nível de 1%, ou seja, rejeitamos H0, assim, podemos concluir que a variável é diferente zero.</w:t>
      </w:r>
    </w:p>
    <w:p w14:paraId="1819A446" w14:textId="3EDB941A" w:rsidR="0025657A" w:rsidRPr="00BA4CFA" w:rsidRDefault="00006F21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β</w:t>
      </w:r>
      <w:r w:rsidR="0025657A" w:rsidRPr="00BA4CFA">
        <w:rPr>
          <w:rFonts w:ascii="Arial" w:hAnsi="Arial" w:cs="Arial"/>
          <w:sz w:val="24"/>
          <w:szCs w:val="24"/>
        </w:rPr>
        <w:t>2 (DESEMP) é estatisticamente significante ao nível de 1%, 5% e 10%, ou seja, rejeitamos H0, assim, podemos concluir que o desemprego pode afetar a remuneração.</w:t>
      </w:r>
    </w:p>
    <w:p w14:paraId="4FF90873" w14:textId="1879EEA5" w:rsidR="0007253A" w:rsidRDefault="008010AD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i) Calcule </w:t>
      </w:r>
      <w:r w:rsidR="005855AB" w:rsidRPr="00BA4CFA">
        <w:rPr>
          <w:rFonts w:ascii="Arial" w:hAnsi="Arial" w:cs="Arial"/>
          <w:b/>
          <w:bCs/>
          <w:sz w:val="24"/>
          <w:szCs w:val="24"/>
        </w:rPr>
        <w:t xml:space="preserve">a </w:t>
      </w:r>
      <w:r w:rsidR="00A275B7" w:rsidRPr="00BA4CFA">
        <w:rPr>
          <w:rFonts w:ascii="Arial" w:hAnsi="Arial" w:cs="Arial"/>
          <w:b/>
          <w:bCs/>
          <w:sz w:val="24"/>
          <w:szCs w:val="24"/>
        </w:rPr>
        <w:t>divisão da variância dos componentes do erro.</w:t>
      </w:r>
      <w:r w:rsidR="007408D9" w:rsidRPr="00BA4C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273F64D" w14:textId="76A35355" w:rsidR="00933053" w:rsidRDefault="005851C3" w:rsidP="0093305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851C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22B177" wp14:editId="15FF219D">
            <wp:extent cx="571580" cy="314369"/>
            <wp:effectExtent l="0" t="0" r="0" b="9525"/>
            <wp:docPr id="96061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1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74C" w14:textId="595404CE" w:rsidR="005851C3" w:rsidRPr="00D2367D" w:rsidRDefault="003B0B9E" w:rsidP="0093305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D2367D">
        <w:rPr>
          <w:rFonts w:ascii="Arial" w:hAnsi="Arial" w:cs="Arial"/>
          <w:sz w:val="24"/>
          <w:szCs w:val="24"/>
        </w:rPr>
        <w:t>Por entre:</w:t>
      </w:r>
      <w:r w:rsidR="005F2087" w:rsidRPr="00D2367D">
        <w:rPr>
          <w:rFonts w:ascii="Arial" w:hAnsi="Arial" w:cs="Arial"/>
          <w:sz w:val="24"/>
          <w:szCs w:val="24"/>
        </w:rPr>
        <w:t xml:space="preserve"> </w:t>
      </w:r>
      <w:r w:rsidR="002C54EC" w:rsidRPr="00D2367D">
        <w:rPr>
          <w:rFonts w:ascii="Arial" w:hAnsi="Arial" w:cs="Arial"/>
          <w:sz w:val="24"/>
          <w:szCs w:val="24"/>
        </w:rPr>
        <w:t>0 / 12293,8 + 0 = 0</w:t>
      </w:r>
      <w:r w:rsidR="00933053" w:rsidRPr="00D2367D">
        <w:rPr>
          <w:rFonts w:ascii="Arial" w:hAnsi="Arial" w:cs="Arial"/>
          <w:sz w:val="24"/>
          <w:szCs w:val="24"/>
        </w:rPr>
        <w:t>%</w:t>
      </w:r>
    </w:p>
    <w:p w14:paraId="08452DB1" w14:textId="522351BE" w:rsidR="005851C3" w:rsidRPr="00D2367D" w:rsidRDefault="003B0B9E" w:rsidP="003B0B9E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D2367D">
        <w:rPr>
          <w:rFonts w:ascii="Arial" w:hAnsi="Arial" w:cs="Arial"/>
          <w:sz w:val="24"/>
          <w:szCs w:val="24"/>
        </w:rPr>
        <w:t>Por dentro = 12</w:t>
      </w:r>
      <w:r w:rsidR="00373B91" w:rsidRPr="00D2367D">
        <w:rPr>
          <w:rFonts w:ascii="Arial" w:hAnsi="Arial" w:cs="Arial"/>
          <w:sz w:val="24"/>
          <w:szCs w:val="24"/>
        </w:rPr>
        <w:t>293,8</w:t>
      </w:r>
      <w:r w:rsidR="00AC52F5" w:rsidRPr="00D2367D">
        <w:rPr>
          <w:rFonts w:ascii="Arial" w:hAnsi="Arial" w:cs="Arial"/>
          <w:sz w:val="24"/>
          <w:szCs w:val="24"/>
        </w:rPr>
        <w:t xml:space="preserve"> / 0 + 12</w:t>
      </w:r>
      <w:r w:rsidR="00790AFC" w:rsidRPr="00D2367D">
        <w:rPr>
          <w:rFonts w:ascii="Arial" w:hAnsi="Arial" w:cs="Arial"/>
          <w:sz w:val="24"/>
          <w:szCs w:val="24"/>
        </w:rPr>
        <w:t>293,8 = 100%</w:t>
      </w:r>
    </w:p>
    <w:p w14:paraId="5AD1C814" w14:textId="35F1AAE2" w:rsidR="007D6D44" w:rsidRPr="00BA4CFA" w:rsidRDefault="007D6D44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variância ‘por entre’ é 0</w:t>
      </w:r>
      <w:r w:rsidRPr="4CE46DB9">
        <w:rPr>
          <w:rFonts w:ascii="Arial" w:hAnsi="Arial" w:cs="Arial"/>
          <w:sz w:val="24"/>
          <w:szCs w:val="24"/>
        </w:rPr>
        <w:t>%</w:t>
      </w:r>
      <w:r w:rsidR="4F0DA6B5" w:rsidRPr="0A21D605">
        <w:rPr>
          <w:rFonts w:ascii="Arial" w:hAnsi="Arial" w:cs="Arial"/>
          <w:sz w:val="24"/>
          <w:szCs w:val="24"/>
        </w:rPr>
        <w:t xml:space="preserve"> </w:t>
      </w:r>
    </w:p>
    <w:p w14:paraId="5571E4BD" w14:textId="0C24AA33" w:rsidR="0007253A" w:rsidRPr="00BA4CFA" w:rsidRDefault="007D6D44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variância ‘por dentro’ é igual a 100% </w:t>
      </w:r>
    </w:p>
    <w:p w14:paraId="4CE10A60" w14:textId="42494D46" w:rsidR="00E54D09" w:rsidRPr="00BA4CFA" w:rsidRDefault="00180A69" w:rsidP="00180A69">
      <w:pPr>
        <w:spacing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j) </w:t>
      </w: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 </w:t>
      </w:r>
      <w:r w:rsidR="00281A60"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O modelo do item h está mais próximo </w:t>
      </w:r>
      <w:r w:rsidR="00A002BB" w:rsidRPr="00BA4CFA">
        <w:rPr>
          <w:rFonts w:ascii="Arial" w:eastAsiaTheme="minorEastAsia" w:hAnsi="Arial" w:cs="Arial"/>
          <w:b/>
          <w:bCs/>
          <w:sz w:val="24"/>
          <w:szCs w:val="24"/>
        </w:rPr>
        <w:t>de um modelo de Efeitos Fixos ou de um modelo de MQO Agrupados? Justifique a sua resposta.</w:t>
      </w:r>
    </w:p>
    <w:p w14:paraId="0EE5329F" w14:textId="6F805564" w:rsidR="0097274D" w:rsidRDefault="0097274D" w:rsidP="00D65809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Considerando o valor de </w:t>
      </w:r>
      <w:r w:rsidR="00430A32">
        <w:rPr>
          <w:rFonts w:ascii="Arial" w:eastAsiaTheme="minorEastAsia" w:hAnsi="Arial" w:cs="Arial"/>
          <w:sz w:val="24"/>
          <w:szCs w:val="24"/>
        </w:rPr>
        <w:t>teta (ou λ)</w:t>
      </w:r>
      <w:r w:rsidR="008F0198">
        <w:rPr>
          <w:rFonts w:ascii="Arial" w:eastAsiaTheme="minorEastAsia" w:hAnsi="Arial" w:cs="Arial"/>
          <w:sz w:val="24"/>
          <w:szCs w:val="24"/>
        </w:rPr>
        <w:t xml:space="preserve">, que é igual a zero, podemos afirmar que o modelo do item h está mais próximo de um modelo de </w:t>
      </w:r>
      <w:r w:rsidR="009335F6">
        <w:rPr>
          <w:rFonts w:ascii="Arial" w:eastAsiaTheme="minorEastAsia" w:hAnsi="Arial" w:cs="Arial"/>
          <w:sz w:val="24"/>
          <w:szCs w:val="24"/>
        </w:rPr>
        <w:t>MQO Agrupados.</w:t>
      </w:r>
    </w:p>
    <w:p w14:paraId="054BD093" w14:textId="77777777" w:rsidR="0097274D" w:rsidRDefault="0097274D" w:rsidP="00D65809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38848450" w14:textId="5D1B8F0D" w:rsidR="00510EF9" w:rsidRPr="00BA4CFA" w:rsidRDefault="005D5DEA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>k</w:t>
      </w:r>
      <w:r w:rsidR="00E54D09"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) Teste a hipótese de que o modelo de Efeitos Aleatórios </w:t>
      </w:r>
      <w:r w:rsidR="0006530F" w:rsidRPr="00BA4CFA">
        <w:rPr>
          <w:rFonts w:ascii="Arial" w:eastAsiaTheme="minorEastAsia" w:hAnsi="Arial" w:cs="Arial"/>
          <w:b/>
          <w:bCs/>
          <w:sz w:val="24"/>
          <w:szCs w:val="24"/>
        </w:rPr>
        <w:t>não possui efeitos de tempo.</w:t>
      </w:r>
    </w:p>
    <w:p w14:paraId="4ED4CE0C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7: Efeitos-aleatórios (GLS), usando 60 observações</w:t>
      </w:r>
    </w:p>
    <w:p w14:paraId="54F18C2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3 unidades de corte transversal</w:t>
      </w:r>
    </w:p>
    <w:p w14:paraId="519AC6A7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20</w:t>
      </w:r>
    </w:p>
    <w:p w14:paraId="39C3D2A1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Rem6</w:t>
      </w:r>
    </w:p>
    <w:p w14:paraId="28743BC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510EF9" w:rsidRPr="00BA4CFA" w14:paraId="442D537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266A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E10F4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147A2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9DFB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C0DB2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3A536A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0EF9" w:rsidRPr="00BA4CFA" w14:paraId="1DFF6E02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E7F70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FD094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483,698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05AEAE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53,2096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F2533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9,090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705BB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A7AA45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35ADC2B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B2BF26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Desemp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FE612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−26,3518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E2275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6,46958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0C902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−4,073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02BD3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0220F3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089A74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612A56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5FD22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58,0141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0F1B4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36,4672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967AA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1,591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EBA51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0,1116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2A4A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0EF9" w:rsidRPr="00BA4CFA" w14:paraId="17D990D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BE2A50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E3039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131,474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0EB61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41,7739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6B72B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3,147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1C5D0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3289B4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41F5F681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0965BB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49BD5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148,694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F0C8F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43,3297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5A34A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3,432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A28F7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0665C7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0A9F112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3FE925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403D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126,099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7EF00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40,1475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CA1A5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3,141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60B25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BA601C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2F5D91D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361C13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3D14D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122,723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567EF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38,7235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5175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3,169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26587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51CDD2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7B4920C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3B0A91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52C15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136,182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D05AC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37,7456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388B1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3,608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3DE88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0E22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B392E99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F7B47B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7AEDA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152,822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FC060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36,2209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7FCC7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4,219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D3416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C81D0E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C2D02E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BD924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A085F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160,878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33FC04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35,3797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C0272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4,547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AAE85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C9F73E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43010A71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5D66B4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DD940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164,389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857EB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35,5914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5B94C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4,619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66EBF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F76FE2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1824871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FA56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DB616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221,738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351F6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35,4585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02DB4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6,253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A4293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FCDE05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3B2E59A1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5FE97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8BEE6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311,814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4557B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36,4672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428B6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8,551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E9CCC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7628FA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4A3398C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C314C6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4D003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364,009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0EB82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38,3809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BC103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9,484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C678C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814349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76FA7DA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879863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91E464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336,931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7B771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38,2978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93E6D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0BEF9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5F36F1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05419C5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2B372D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4A8A9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316,857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B3717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36,3650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14ABF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15CC0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140928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0E39C3E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18370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0518C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310,776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94A4C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35,5266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82EE6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013D3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4961F4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5BE6C738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91D43B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BC512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308,184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835DF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35,4447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B91AD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4837F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09915D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1ED0C30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F75967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196AD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311,059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252C6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35,4736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26156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8,769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01F7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9939BE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1856933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9D6189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7B26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312,448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87034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35,9657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9490A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7D5D4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070897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510EF9" w:rsidRPr="00BA4CFA" w14:paraId="6B5240F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5B726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410B8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309,688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63E44E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37,3143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3A48E5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8,299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0B5AB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1A53E4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4D933F96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510EF9" w:rsidRPr="00BA4CFA" w14:paraId="0B44948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4FB4113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FC38B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483,9500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819856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61F729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F7D0C1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133,5965</w:t>
            </w:r>
          </w:p>
        </w:tc>
      </w:tr>
      <w:tr w:rsidR="00510EF9" w:rsidRPr="00BA4CFA" w14:paraId="490D9CE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0313A0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14C262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82194,81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71FA9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8A7A6F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BDDE8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45,33068</w:t>
            </w:r>
          </w:p>
        </w:tc>
      </w:tr>
      <w:tr w:rsidR="00510EF9" w:rsidRPr="00BA4CFA" w14:paraId="4002210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A484F6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31B60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−301,8114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C58145A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A119C2F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0A1889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645,6228</w:t>
            </w:r>
          </w:p>
        </w:tc>
      </w:tr>
      <w:tr w:rsidR="00510EF9" w:rsidRPr="00BA4CFA" w14:paraId="16202C03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BA2CB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D5319A9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689,6040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80C61C6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E0FF307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4EAFE08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662,8263</w:t>
            </w:r>
          </w:p>
        </w:tc>
      </w:tr>
      <w:tr w:rsidR="00510EF9" w:rsidRPr="00BA4CFA" w14:paraId="38893D1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B451DEB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99AE5D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0,854432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3C31881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E8FC3DC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C59B534" w14:textId="77777777" w:rsidR="00510EF9" w:rsidRPr="00BA4CFA" w:rsidRDefault="00510EF9" w:rsidP="00D6580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0,416301</w:t>
            </w:r>
          </w:p>
        </w:tc>
      </w:tr>
    </w:tbl>
    <w:p w14:paraId="03FA8EB4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E414AF6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9E5825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286,057</w:t>
      </w:r>
    </w:p>
    <w:p w14:paraId="24C69F5F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1875</w:t>
      </w:r>
    </w:p>
    <w:p w14:paraId="72DCCFD5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teta utilizado para quasi-desmediação = 0,503175</w:t>
      </w:r>
    </w:p>
    <w:p w14:paraId="63DEC382" w14:textId="77777777" w:rsidR="00180A69" w:rsidRPr="00BA4CFA" w:rsidRDefault="00180A6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C1E13CB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48EA1E80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16,5908</w:t>
      </w:r>
    </w:p>
    <w:p w14:paraId="58A0E07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4,63759e-05</w:t>
      </w:r>
    </w:p>
    <w:p w14:paraId="2ED08934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12C646A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Wald conjunto nas dummies temporais -</w:t>
      </w:r>
    </w:p>
    <w:p w14:paraId="6F14E5C9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0FC04177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Qui-quadrado(19) = 329,138</w:t>
      </w:r>
    </w:p>
    <w:p w14:paraId="5D9C2601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2,05999e-58</w:t>
      </w:r>
    </w:p>
    <w:p w14:paraId="4A6AE1E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169708E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Breusch-Pagan -</w:t>
      </w:r>
    </w:p>
    <w:p w14:paraId="450FA0F2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039E47F3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1,83493</w:t>
      </w:r>
    </w:p>
    <w:p w14:paraId="6A3AE0A9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0,175546</w:t>
      </w:r>
    </w:p>
    <w:p w14:paraId="6FC993C0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3361D3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Hausman -</w:t>
      </w:r>
    </w:p>
    <w:p w14:paraId="6E0BB98B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52D9FF48" w14:textId="77777777" w:rsidR="00510EF9" w:rsidRPr="00BA4CFA" w:rsidRDefault="00510EF9" w:rsidP="00D658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1,66175</w:t>
      </w:r>
    </w:p>
    <w:p w14:paraId="15380CF6" w14:textId="73FF404B" w:rsidR="00E54D09" w:rsidRPr="00BA4CFA" w:rsidRDefault="00510EF9" w:rsidP="00180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0,197367</w:t>
      </w:r>
    </w:p>
    <w:p w14:paraId="50A961B3" w14:textId="77777777" w:rsidR="00180A69" w:rsidRPr="00BA4CFA" w:rsidRDefault="00180A69" w:rsidP="00180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86539F3" w14:textId="433F9831" w:rsidR="00180A69" w:rsidRPr="00BA4CFA" w:rsidRDefault="00510EF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Analisando o teste de Wald, rejeitamos a H0, ou seja, possuí efeitos de tempo no modelo de efeito aleatórios</w:t>
      </w:r>
    </w:p>
    <w:p w14:paraId="19DC54C3" w14:textId="77777777" w:rsidR="00180A69" w:rsidRPr="00BA4CFA" w:rsidRDefault="00180A6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7785585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E9766DD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4207B99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B954C51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CD169F5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02)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hAnsi="Arial" w:cs="Arial"/>
          <w:b/>
          <w:bCs/>
          <w:sz w:val="24"/>
          <w:szCs w:val="24"/>
        </w:rPr>
        <w:t>O arquivo de Excel “gasolina” apresenta dados em nível de um modelo de demanda por gasolina de 18 países no período de 1960 a 1978. Considerando o modelo teórico abaixo, responda as perguntas:</w:t>
      </w:r>
    </w:p>
    <w:p w14:paraId="78DA970B" w14:textId="77777777" w:rsidR="008B37FE" w:rsidRPr="00BA4CFA" w:rsidRDefault="00000000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lgaspcar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lincomep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lcarpcap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lrpmg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</m:oMath>
      </m:oMathPara>
    </w:p>
    <w:p w14:paraId="74E1864A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Onde: </w:t>
      </w:r>
    </w:p>
    <w:p w14:paraId="0AE9CA7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w:lastRenderedPageBreak/>
            <m:t>lgaspcar é o consumo de gasolina por carro</m:t>
          </m:r>
        </m:oMath>
      </m:oMathPara>
    </w:p>
    <w:p w14:paraId="4609A56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lincomep é a renda real per capita</m:t>
          </m:r>
        </m:oMath>
      </m:oMathPara>
    </w:p>
    <w:p w14:paraId="7B1C312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lcarpcap é o preço real do carro a gasolina</m:t>
          </m:r>
        </m:oMath>
      </m:oMathPara>
    </w:p>
    <w:p w14:paraId="03963D8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lrpmg é o estoque de carros per capita.</m:t>
          </m:r>
        </m:oMath>
      </m:oMathPara>
    </w:p>
    <w:p w14:paraId="35C2F281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2DE1AE1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>a) Teoricamente qual é o sinal que você espera para todos os coeficientes? Justifique a sua resposta.</w:t>
      </w:r>
    </w:p>
    <w:p w14:paraId="6DB9DF4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Consumo de gasolina por carro: espera-se que o coeficiente seja positivo, dado que a renda real per capita tem uma relação direta com o consumo (demanda);</w:t>
      </w:r>
    </w:p>
    <w:p w14:paraId="0EB8D509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Preço real do carro a gasolina: espera-se que o coeficiente seja negativo, dado que o preço real do carro a gasolina tem uma relação inversa com o consumo (demanda);</w:t>
      </w:r>
    </w:p>
    <w:p w14:paraId="4656F537" w14:textId="46166739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Estoque de carros per capita: espera-se que o coeficiente seja negativo, dado que quanto maior o estoque de carros per capita, menor é a quantidade demandada de gasolina.</w:t>
      </w:r>
    </w:p>
    <w:p w14:paraId="50A5B2E2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5DFBB60D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0CB05DA4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08A60A3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4192C4D5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30AE511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2AD4306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7A8D38C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CF6F977" w14:textId="77777777" w:rsidR="006B688F" w:rsidRPr="00BA4CFA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110A0F28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b) </w:t>
      </w:r>
      <w:r w:rsidRPr="00BA4CFA">
        <w:rPr>
          <w:rFonts w:ascii="Arial" w:hAnsi="Arial" w:cs="Arial"/>
          <w:b/>
          <w:bCs/>
          <w:sz w:val="24"/>
          <w:szCs w:val="24"/>
        </w:rPr>
        <w:t>Rode o modelo por MQO Agrupados. Interprete a saída de regressão em relação a magnitude dos coeficientes, nível de significância, R</w:t>
      </w:r>
      <w:r w:rsidRPr="00BA4CF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e autocorrelação.</w:t>
      </w:r>
    </w:p>
    <w:p w14:paraId="49F432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2: MQO agrupado, usando 342 observações</w:t>
      </w:r>
    </w:p>
    <w:p w14:paraId="3847B7D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32655D8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75C2898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4323707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1431428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9F40E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89C16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CE2E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D96A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C7CC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EFEE8A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EF5C0B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0D26E31" w14:textId="6EC4AA01" w:rsidR="008B37FE" w:rsidRPr="00BA4CFA" w:rsidRDefault="00A55BE9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8B37FE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DA214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14,3480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3B3B3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0,701606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5C97E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20,45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3D809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E7A254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45DCB1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4EFA3E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6F59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5,33977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C8ED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0,214835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45459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24,86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8CAEA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514A72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71CDB38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D4489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58AED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−5,35079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37D6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0,181888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32A4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−29,42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D2291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97E6AA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079221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B6DF4D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5808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−4,58024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440EA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0,111650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F1EB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−41,02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F716E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636D43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21CD452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59B0727E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70A28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BB05C6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7D502A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1D2AAF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9F57C5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71D3426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2537E5" w14:textId="3C4A4BAE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BDE2A2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536,5569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503EB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26D113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D3A54C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1,259939</w:t>
            </w:r>
          </w:p>
        </w:tc>
      </w:tr>
      <w:tr w:rsidR="008B37FE" w:rsidRPr="00BA4CFA" w14:paraId="19069B8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0A7BA8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AC3ED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0,854935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F377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E3C489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9B969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0,853648</w:t>
            </w:r>
          </w:p>
        </w:tc>
      </w:tr>
      <w:tr w:rsidR="008B37FE" w:rsidRPr="00BA4CFA" w14:paraId="566B3BE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D8972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338)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FA2D8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663,9993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4B27BF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E4BD6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72D53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2,7e-141</w:t>
            </w:r>
          </w:p>
        </w:tc>
      </w:tr>
      <w:tr w:rsidR="008B37FE" w:rsidRPr="00BA4CFA" w14:paraId="35DC572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AE7113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D8B8F0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−562,2888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FB77C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2F04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DDB01A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1132,578</w:t>
            </w:r>
          </w:p>
        </w:tc>
      </w:tr>
      <w:tr w:rsidR="008B37FE" w:rsidRPr="00BA4CFA" w14:paraId="62712E8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08AFC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4BACF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1147,917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36A95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30B37E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6BCB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1138,688</w:t>
            </w:r>
          </w:p>
        </w:tc>
      </w:tr>
      <w:tr w:rsidR="008B37FE" w:rsidRPr="00BA4CFA" w14:paraId="12B322C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B13790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1665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0,922946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735FC3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19D9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3B004C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0,130504</w:t>
            </w:r>
          </w:p>
        </w:tc>
      </w:tr>
    </w:tbl>
    <w:p w14:paraId="7D4ADF45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</w:p>
    <w:p w14:paraId="3C64613D" w14:textId="19CD0B59" w:rsidR="008B37FE" w:rsidRPr="007232C4" w:rsidRDefault="008B37FE" w:rsidP="007232C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232C4">
        <w:rPr>
          <w:rFonts w:ascii="Arial" w:hAnsi="Arial" w:cs="Arial"/>
          <w:b/>
          <w:sz w:val="24"/>
          <w:szCs w:val="24"/>
        </w:rPr>
        <w:t xml:space="preserve">Magnitude dos </w:t>
      </w:r>
      <w:r w:rsidR="007232C4">
        <w:rPr>
          <w:rFonts w:ascii="Arial" w:hAnsi="Arial" w:cs="Arial"/>
          <w:b/>
          <w:sz w:val="24"/>
          <w:szCs w:val="24"/>
        </w:rPr>
        <w:t>C</w:t>
      </w:r>
      <w:r w:rsidRPr="007232C4">
        <w:rPr>
          <w:rFonts w:ascii="Arial" w:hAnsi="Arial" w:cs="Arial"/>
          <w:b/>
          <w:sz w:val="24"/>
          <w:szCs w:val="24"/>
        </w:rPr>
        <w:t>oeficientes</w:t>
      </w:r>
      <w:r w:rsidR="007232C4">
        <w:rPr>
          <w:rFonts w:ascii="Arial" w:hAnsi="Arial" w:cs="Arial"/>
          <w:b/>
          <w:sz w:val="24"/>
          <w:szCs w:val="24"/>
        </w:rPr>
        <w:t xml:space="preserve"> </w:t>
      </w:r>
    </w:p>
    <w:p w14:paraId="71F32EB5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14,35 – É a média do consumo da gasolina por carro quando a renda per capita, o estoque de carros per capita e o preço real do carro a gasolina são iguais a zero.</w:t>
      </w:r>
    </w:p>
    <w:p w14:paraId="1953D5E2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5,34 - Para o aumento de uma unidade na renda real per capita, o consumo de gasolina por carro aumenta, em média, 5,33 unidades mantendo as demais variáveis constantes.</w:t>
      </w:r>
    </w:p>
    <w:p w14:paraId="404109F5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-5,35 - Para o aumento de uma unidade no estoque de carros per capita, a quantidade demanda de gasolina diminui, em média, 5,35 unidades, mantendo as demais variáveis constantes. </w:t>
      </w:r>
    </w:p>
    <w:p w14:paraId="477A60A8" w14:textId="0946266F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-4,58 – Para o aumento de uma unidade no preço real da gasolina, a quantidade demandada de gasolina diminui, em média, 4,58 unidades, mantendo as demais variáveis constantes.</w:t>
      </w:r>
    </w:p>
    <w:p w14:paraId="4C0088A4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0D54AB74" w14:textId="77777777" w:rsidR="006B688F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C1175BF" w14:textId="77777777" w:rsidR="006B688F" w:rsidRPr="00BA4CFA" w:rsidRDefault="006B688F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CDAD9D5" w14:textId="35F06FD5" w:rsidR="008B37FE" w:rsidRPr="006B688F" w:rsidRDefault="006B688F" w:rsidP="006B688F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t>Significância Estatística</w:t>
      </w:r>
    </w:p>
    <w:p w14:paraId="32E3A13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4,58e-061 – O parâmetro é estatisticamente significante ao nível de 1%. Rejeita-se a hipótese nula, ou seja, o consumo de gasolina por carro é diferente de zero.</w:t>
      </w:r>
    </w:p>
    <w:p w14:paraId="61AB7BF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2,74e-078– O parâmetro é estatisticamente significante ao nível de 1%. Rejeita-se a hipótese nula, ou seja, a renda real per capita parece afetar o consumo de gasolina por carro.</w:t>
      </w:r>
    </w:p>
    <w:p w14:paraId="0AC072A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β2 (LRPMG): p-valor = 3,20e-095 – O parâmetro é estatisticamente significante ao nível de 1%. Rejeita-se a hipótese nula, ou seja, o estoque de carros per capita parece afetar o consumo de gasolina por carro.</w:t>
      </w:r>
    </w:p>
    <w:p w14:paraId="13FC218E" w14:textId="77777777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2,67e-133 – O parâmetro é estatisticamente significante ao nível de 1%. Rejeita-se a hipótese nula, ou seja, o preço real da gasolina parece afetar o consumo de gasolina por carro.</w:t>
      </w:r>
    </w:p>
    <w:p w14:paraId="4A9FFBBC" w14:textId="77777777" w:rsidR="008B37FE" w:rsidRPr="006B688F" w:rsidRDefault="008B37FE" w:rsidP="006B688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6B688F">
        <w:rPr>
          <w:rFonts w:ascii="Arial" w:hAnsi="Arial" w:cs="Arial"/>
          <w:b/>
          <w:sz w:val="24"/>
          <w:szCs w:val="24"/>
        </w:rPr>
        <w:t>R²</w:t>
      </w:r>
    </w:p>
    <w:p w14:paraId="3C84B648" w14:textId="4ED88554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ajustado da regressão foi de 0,8536, ou seja, cerca de 85,36% das variações no consumo de gasolina foram causadas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06FC6615" w14:textId="77777777" w:rsidR="008B37FE" w:rsidRPr="006B688F" w:rsidRDefault="008B37FE" w:rsidP="006B688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6B688F">
        <w:rPr>
          <w:rFonts w:ascii="Arial" w:hAnsi="Arial" w:cs="Arial"/>
          <w:b/>
          <w:sz w:val="24"/>
          <w:szCs w:val="24"/>
        </w:rPr>
        <w:t>Autocorrelação</w:t>
      </w:r>
    </w:p>
    <w:p w14:paraId="1BE4EE00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Teste de Durbin-Watson apresenta valor estimado de 0,13, portanto, há indícios de autocorrelação serial positiva.</w:t>
      </w:r>
    </w:p>
    <w:p w14:paraId="7B2BE7DF" w14:textId="77777777" w:rsidR="00324373" w:rsidRDefault="00324373" w:rsidP="008B37FE">
      <w:pPr>
        <w:jc w:val="both"/>
        <w:rPr>
          <w:rFonts w:ascii="Arial" w:hAnsi="Arial" w:cs="Arial"/>
          <w:sz w:val="24"/>
          <w:szCs w:val="24"/>
        </w:rPr>
      </w:pPr>
    </w:p>
    <w:p w14:paraId="3EC75F30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93AB99E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506C26F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1550AF7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6EFB0146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21234991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1D4AFC48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4EA0439A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56E8423C" w14:textId="77777777" w:rsidR="006B688F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1DD68684" w14:textId="77777777" w:rsidR="006B688F" w:rsidRPr="00BA4CFA" w:rsidRDefault="006B688F" w:rsidP="008B37FE">
      <w:pPr>
        <w:jc w:val="both"/>
        <w:rPr>
          <w:rFonts w:ascii="Arial" w:hAnsi="Arial" w:cs="Arial"/>
          <w:sz w:val="24"/>
          <w:szCs w:val="24"/>
        </w:rPr>
      </w:pPr>
    </w:p>
    <w:p w14:paraId="388B3C95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c) Considerando o formato de um Modelo de Componentes de Erro Unidirecional, rode o modelo de efeitos fixos. Interprete a saída de regressão e apresente os interceptos verticais.</w:t>
      </w:r>
    </w:p>
    <w:p w14:paraId="509FFE0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4E0A9C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3: Efeitos-fixos, usando 342 observações</w:t>
      </w:r>
    </w:p>
    <w:p w14:paraId="59DE3EB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3E17C86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316F981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212A9C8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2460AA4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AC479C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81B09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60B2A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B1843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28D3A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24D23B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94F45A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B7059F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38A7E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14,4160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8E522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1,35186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F3CC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F0E5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1B3C9B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C358B7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1300A6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0B2F0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3,97350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18599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0,440316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31D03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9,024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0DD06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301EED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263A00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D3560A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CAA90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−1,93021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C29B9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0,264596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D82FA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−7,295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A9B3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D5148D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4BDDCCA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2FF94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E61A7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−3,84290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91ECD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0,178073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37FB8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−21,58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B83FF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D7A676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17022F7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46B689C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9E4A70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E972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ED48E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311819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1A5F50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0A26CF9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3CF74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A2EBE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98,51367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4037E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ADB45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9EB7C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0,553982</w:t>
            </w:r>
          </w:p>
        </w:tc>
      </w:tr>
      <w:tr w:rsidR="008B37FE" w:rsidRPr="00BA4CFA" w14:paraId="2AFFD1B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DF70AA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6196D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0,973366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E4A9F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2587BB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78EC3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0,839603</w:t>
            </w:r>
          </w:p>
        </w:tc>
      </w:tr>
      <w:tr w:rsidR="008B37FE" w:rsidRPr="00BA4CFA" w14:paraId="480476C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31C1E5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F(20, 321)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C3A09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586,5556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3F42C7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5B0E9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4AF77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3,9e-239</w:t>
            </w:r>
          </w:p>
        </w:tc>
      </w:tr>
      <w:tr w:rsidR="008B37FE" w:rsidRPr="00BA4CFA" w14:paraId="7CDDEE76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E4EB0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CB70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−272,4477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6A4A0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4AE09F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C237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586,8955</w:t>
            </w:r>
          </w:p>
        </w:tc>
      </w:tr>
      <w:tr w:rsidR="008B37FE" w:rsidRPr="00BA4CFA" w14:paraId="4910AA2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9121B2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6A9865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667,4265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094384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14114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8B1D3A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618,9768</w:t>
            </w:r>
          </w:p>
        </w:tc>
      </w:tr>
      <w:tr w:rsidR="008B37FE" w:rsidRPr="00BA4CFA" w14:paraId="4DBB9BA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F5D15E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11F0AE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0,778510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EF2FA2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A7415D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75D6B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0,310244</w:t>
            </w:r>
          </w:p>
        </w:tc>
      </w:tr>
    </w:tbl>
    <w:p w14:paraId="31500A3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6A5066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63F33AC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F(3, 321) = 560,093</w:t>
      </w:r>
    </w:p>
    <w:p w14:paraId="0523390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P(F(3, 321) &gt; 560,093) = 3,5703e-127</w:t>
      </w:r>
    </w:p>
    <w:p w14:paraId="334F1BE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CEF4C4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034D4EC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47D4EB9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F(17, 321) = 83,9608</w:t>
      </w:r>
    </w:p>
    <w:p w14:paraId="4E5F910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P(F(17, 321) &gt; 83,9608) = 4,73576e-107</w:t>
      </w:r>
    </w:p>
    <w:p w14:paraId="434C4DE1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De acordo com a saída da regressão, as variáveis estimadas são estatisticamente significantes ao nível de 1%. </w:t>
      </w:r>
    </w:p>
    <w:p w14:paraId="61548661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Para o Modelo de Efeitos Fixos, esses são os impactos causados pelas variáveis sobre a variável dependente:</w:t>
      </w:r>
    </w:p>
    <w:p w14:paraId="02B428AF" w14:textId="50B59398" w:rsidR="008B37FE" w:rsidRPr="007232C4" w:rsidRDefault="008B37FE" w:rsidP="007232C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232C4">
        <w:rPr>
          <w:rFonts w:ascii="Arial" w:hAnsi="Arial" w:cs="Arial"/>
          <w:b/>
          <w:sz w:val="24"/>
          <w:szCs w:val="24"/>
        </w:rPr>
        <w:t xml:space="preserve">Magnitude dos </w:t>
      </w:r>
      <w:r w:rsidR="007232C4">
        <w:rPr>
          <w:rFonts w:ascii="Arial" w:hAnsi="Arial" w:cs="Arial"/>
          <w:b/>
          <w:sz w:val="24"/>
          <w:szCs w:val="24"/>
        </w:rPr>
        <w:t>C</w:t>
      </w:r>
      <w:r w:rsidRPr="007232C4">
        <w:rPr>
          <w:rFonts w:ascii="Arial" w:hAnsi="Arial" w:cs="Arial"/>
          <w:b/>
          <w:sz w:val="24"/>
          <w:szCs w:val="24"/>
        </w:rPr>
        <w:t>oeficientes</w:t>
      </w:r>
      <w:r w:rsidR="007232C4">
        <w:rPr>
          <w:rFonts w:ascii="Arial" w:hAnsi="Arial" w:cs="Arial"/>
          <w:b/>
          <w:sz w:val="24"/>
          <w:szCs w:val="24"/>
        </w:rPr>
        <w:t xml:space="preserve"> </w:t>
      </w:r>
    </w:p>
    <w:p w14:paraId="54897533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β0 (constante): 14,42 –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3862052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3,97 - Para o aumento de uma unidade na renda real per capita, o consumo de gasolina por carro aumenta, em média, 3,97 unidades mantendo as demais variáveis constantes.</w:t>
      </w:r>
    </w:p>
    <w:p w14:paraId="236BF7D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-1,93 - Para o aumento de uma unidade no estoque de carros per capita, a quantidade demanda de gasolina diminui, em média, 1,93 unidades, mantendo as demais variáveis constantes. </w:t>
      </w:r>
    </w:p>
    <w:p w14:paraId="0010C59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-3,84 – Para o aumento de uma unidade no preço real da gasolina, a quantidade demandada de gasolina diminui, em média, 3,84 unidades, mantendo as demais variáveis constantes.</w:t>
      </w:r>
    </w:p>
    <w:p w14:paraId="4E6C3E8F" w14:textId="77777777" w:rsidR="00563A8F" w:rsidRPr="00563A8F" w:rsidRDefault="00563A8F" w:rsidP="00563A8F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563A8F">
        <w:rPr>
          <w:rFonts w:ascii="Arial" w:hAnsi="Arial" w:cs="Arial"/>
          <w:b/>
          <w:sz w:val="24"/>
          <w:szCs w:val="24"/>
        </w:rPr>
        <w:t>Significância Estatística</w:t>
      </w:r>
      <w:r w:rsidRPr="00563A8F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73B9921A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β0 (constante): p-valor = 6,27e-23 – O parâmetro é estatisticamente significante ao nível de 1%. Rejeita-se a hipótese nula, ou seja, o consumo de gasolina por carro é diferente de zero.</w:t>
      </w:r>
    </w:p>
    <w:p w14:paraId="3126DAB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1,70e-17 – O parâmetro é estatisticamente significante ao nível de 1%. Rejeita-se a hipótese nula, ou seja, a renda real per capita parece afetar o consumo de gasolina por carro.</w:t>
      </w:r>
    </w:p>
    <w:p w14:paraId="3AA2890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2,35e-12 – O parâmetro é estatisticamente significante ao nível de 1%. Rejeita-se a hipótese nula, ou seja, o estoque de carros per capita parece afetar o consumo de gasolina por carro.</w:t>
      </w:r>
    </w:p>
    <w:p w14:paraId="0870DCB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1,89e-64 – O parâmetro é estatisticamente significante ao nível de 1%. Rejeita-se a hipótese nula, ou seja, o preço real da gasolina parece afetar o consumo de gasolina por carro.</w:t>
      </w:r>
    </w:p>
    <w:p w14:paraId="6CD03145" w14:textId="77777777" w:rsidR="008B37FE" w:rsidRPr="007D4994" w:rsidRDefault="008B37FE" w:rsidP="007D499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D4994">
        <w:rPr>
          <w:rFonts w:ascii="Arial" w:hAnsi="Arial" w:cs="Arial"/>
          <w:b/>
          <w:sz w:val="24"/>
          <w:szCs w:val="24"/>
        </w:rPr>
        <w:t>R²</w:t>
      </w:r>
    </w:p>
    <w:p w14:paraId="09FF074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LSDV da regressão foi de 0,9734, ou seja, cerca de 97,34% das variações no consumo de gasolina foram causadas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17C6CECA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Dentro do R² foi de 0,8396, ou seja, após o controle dos efeitos fixos, cerca de 83,96% das variações no consumo de gasolina foram causados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40F7E45D" w14:textId="77777777" w:rsidR="008B37FE" w:rsidRPr="00563A8F" w:rsidRDefault="008B37FE" w:rsidP="00563A8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563A8F">
        <w:rPr>
          <w:rFonts w:ascii="Arial" w:hAnsi="Arial" w:cs="Arial"/>
          <w:b/>
          <w:sz w:val="24"/>
          <w:szCs w:val="24"/>
        </w:rPr>
        <w:t>Autocorrelação</w:t>
      </w:r>
    </w:p>
    <w:p w14:paraId="01009A7B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Teste de Durbin-Watson apresenta valor estimado de 0,31, portanto, há indícios de autocorrelação serial positiva nos resíduos.</w:t>
      </w:r>
    </w:p>
    <w:p w14:paraId="3D5867A3" w14:textId="77777777" w:rsidR="008B37FE" w:rsidRPr="00BA4CFA" w:rsidRDefault="008B37FE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472499EE" w14:textId="77777777" w:rsidR="008B37FE" w:rsidRPr="00BA4CFA" w:rsidRDefault="008B37FE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4EF027D" w14:textId="77777777" w:rsidR="007D4994" w:rsidRDefault="007D4994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7A422768" w14:textId="77777777" w:rsidR="007D4994" w:rsidRDefault="007D4994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F331A3B" w14:textId="038CAF10" w:rsidR="008B37FE" w:rsidRPr="007D4994" w:rsidRDefault="008B37FE" w:rsidP="007D499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D4994">
        <w:rPr>
          <w:rFonts w:ascii="Arial" w:hAnsi="Arial" w:cs="Arial"/>
          <w:b/>
          <w:sz w:val="24"/>
          <w:szCs w:val="24"/>
        </w:rPr>
        <w:t>Interceptos Verticais</w:t>
      </w:r>
    </w:p>
    <w:p w14:paraId="3682101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Obtemos os seguintes interceptos verticais ao gerar as constantes por unidade no modelo apresentado anteriormente:</w:t>
      </w:r>
    </w:p>
    <w:tbl>
      <w:tblPr>
        <w:tblW w:w="4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4"/>
        <w:gridCol w:w="1142"/>
        <w:gridCol w:w="960"/>
        <w:gridCol w:w="1261"/>
        <w:gridCol w:w="1142"/>
      </w:tblGrid>
      <w:tr w:rsidR="008B37FE" w:rsidRPr="00BA4CFA" w14:paraId="27CFE512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032B6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AUSTRIA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44F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13,71513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F7657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BC88F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JAPAN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A17C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14,25556</w:t>
            </w:r>
          </w:p>
        </w:tc>
      </w:tr>
      <w:tr w:rsidR="008B37FE" w:rsidRPr="00BA4CFA" w14:paraId="7003A6B7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B608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BELGIUM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509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12,99331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F51BF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002A0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NETHERL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7FE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13,40875</w:t>
            </w:r>
          </w:p>
        </w:tc>
      </w:tr>
      <w:tr w:rsidR="008B37FE" w:rsidRPr="00BA4CFA" w14:paraId="61C73F3C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F9B83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CANADA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DD31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18,25104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20A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5AEB4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NORWAY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370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13,3002</w:t>
            </w:r>
          </w:p>
        </w:tc>
      </w:tr>
      <w:tr w:rsidR="008B37FE" w:rsidRPr="00BA4CFA" w14:paraId="63F95C92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D623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DENMARK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0C16D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14,33674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3BBA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53332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SPAIN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A033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10,09066</w:t>
            </w:r>
          </w:p>
        </w:tc>
      </w:tr>
      <w:tr w:rsidR="008B37FE" w:rsidRPr="00BA4CFA" w14:paraId="4E40598D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12AD9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lastRenderedPageBreak/>
              <w:t>FRANCE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B08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13,22863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31CD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409D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SWEDEN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C93D7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18,15806</w:t>
            </w:r>
          </w:p>
        </w:tc>
      </w:tr>
      <w:tr w:rsidR="008B37FE" w:rsidRPr="00BA4CFA" w14:paraId="6D26F729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43C7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GERMANY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CDCB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12,89921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635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FEAA8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SWITZER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233F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14,41502</w:t>
            </w:r>
          </w:p>
        </w:tc>
      </w:tr>
      <w:tr w:rsidR="008B37FE" w:rsidRPr="00BA4CFA" w14:paraId="5FDE5500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4C07B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GREECE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8E76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14,02266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24783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586A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TURKEY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29C9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15,05993</w:t>
            </w:r>
          </w:p>
        </w:tc>
      </w:tr>
      <w:tr w:rsidR="008B37FE" w:rsidRPr="00BA4CFA" w14:paraId="1DD95F08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FBC69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IRELAND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BF91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15,55395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AA7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E4DEE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U.K.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06E03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14,07269</w:t>
            </w:r>
          </w:p>
        </w:tc>
      </w:tr>
      <w:tr w:rsidR="008B37FE" w:rsidRPr="00BA4CFA" w14:paraId="6643F138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65C9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ITALY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0AC7B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13,39529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CA1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D0C8" w14:textId="77777777" w:rsidR="008B37FE" w:rsidRPr="00BA4CFA" w:rsidRDefault="008B37FE" w:rsidP="00D33AA6">
            <w:pPr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U.S.A.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63FF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Theme="minorEastAsia" w:hAnsi="Arial" w:cs="Arial"/>
                <w:sz w:val="24"/>
                <w:szCs w:val="24"/>
              </w:rPr>
            </w:pPr>
            <w:r w:rsidRPr="00BA4CFA">
              <w:rPr>
                <w:rFonts w:ascii="Arial" w:eastAsiaTheme="minorEastAsia" w:hAnsi="Arial" w:cs="Arial"/>
                <w:sz w:val="24"/>
                <w:szCs w:val="24"/>
              </w:rPr>
              <w:t>18,33151</w:t>
            </w:r>
          </w:p>
        </w:tc>
      </w:tr>
      <w:tr w:rsidR="008B37FE" w:rsidRPr="00BA4CFA" w14:paraId="6DA3D240" w14:textId="77777777" w:rsidTr="00D33AA6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89EB67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  <w:p w14:paraId="6118A422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5DA4C4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6A2B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1CD9B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9F54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40C5CE32" w14:textId="77777777" w:rsidR="008B37FE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843232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d) Usando o item (c) faça um teste que permita que você compare o modelo de efeitos fixos com o modelo de Pooled MQO. Qual modelo você escolheria? Justifique a sua resposta.</w:t>
      </w:r>
    </w:p>
    <w:p w14:paraId="0D86A6CC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Para efetuar esse teste, iremos observar o “Teste para Diferenciar Interceptos de Grupos”. Dado que o p-valor do teste é muito pequeno (4,73576e-107), rejeita-se a hipótese nula de que os grupos possuem um intercepto em comum, ao nível de significância de 1%. Logo, podemos afirmar que o modelo correto não seria o MQO Agrupados (Pooled MQO), pois ele produz apenas um intercepto para o modelo. Portanto, o melhor modelo é o Modelo de Efeitos Fixos.</w:t>
      </w:r>
    </w:p>
    <w:p w14:paraId="4F0C1C56" w14:textId="777F69CF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AAD983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D0C778E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B47747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59C7B71" w14:textId="77777777" w:rsidR="005D3461" w:rsidRDefault="005D346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1657563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DB963ED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A35C6F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25D2E0A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851F50" w14:textId="77777777" w:rsidR="00DB6C77" w:rsidRDefault="00DB6C77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1B992B1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e) Rode o modelo de efeitos aleatórios usando o formato de um Modelo de Componentes de Erro Unidirecional.  Interprete a saída de regressão e apresente os interceptos verticais.</w:t>
      </w:r>
    </w:p>
    <w:p w14:paraId="473D34B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4: Efeitos-aleatórios (GLS), usando 342 observações</w:t>
      </w:r>
    </w:p>
    <w:p w14:paraId="121C34F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5F28A21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34DF860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7E25986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428F0DB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3557E4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ABDE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B49C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E34EA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4C7FA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ECB26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4D503A2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50E6D6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8760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11,9802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8D2FA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1,10596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69821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AF97B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15B797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84D01C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D3B52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DA2C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3,32991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D706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0,354769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11977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9,386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ED8F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6A3E32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4CC5834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D4A80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41803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−2,52234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E139B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0,239869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70ED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−10,52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53A87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7349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7DCDB4E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04A570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F929F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−3,64104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CAD53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0,153090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61C66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−23,78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05B5E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31F961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7A2620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5AA075E2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978B7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FCE6E2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D63EBA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D53AB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DE80F5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731D8A7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8D748A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0BEC1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995,2652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6C0C2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1A6AE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836DF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1,713443</w:t>
            </w:r>
          </w:p>
        </w:tc>
      </w:tr>
      <w:tr w:rsidR="008B37FE" w:rsidRPr="00BA4CFA" w14:paraId="2E34ED2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F56083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8612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−667,9389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714D6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1B360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79BC2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1343,878</w:t>
            </w:r>
          </w:p>
        </w:tc>
      </w:tr>
      <w:tr w:rsidR="008B37FE" w:rsidRPr="00BA4CFA" w14:paraId="79B09FBE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F7BDE9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1741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1359,217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41C54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3B0C6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75818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1349,989</w:t>
            </w:r>
          </w:p>
        </w:tc>
      </w:tr>
      <w:tr w:rsidR="008B37FE" w:rsidRPr="00BA4CFA" w14:paraId="4DEDD4EC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7ED338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1DEDDD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0,778510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DF08CF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05CCB1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2E8897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0,310244</w:t>
            </w:r>
          </w:p>
        </w:tc>
      </w:tr>
    </w:tbl>
    <w:p w14:paraId="380E3AE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F6693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1,37656</w:t>
      </w:r>
    </w:p>
    <w:p w14:paraId="4C30214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0,306896</w:t>
      </w:r>
    </w:p>
    <w:p w14:paraId="6D796B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teta utilizado para quasi-desmediação = 0,892307</w:t>
      </w:r>
    </w:p>
    <w:p w14:paraId="6623846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7B9AB61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Qui-quadrado(3) = 1642,2</w:t>
      </w:r>
    </w:p>
    <w:p w14:paraId="794847F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64FD2D1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FB78FE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Breusch-Pagan -</w:t>
      </w:r>
    </w:p>
    <w:p w14:paraId="2018E59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762BB22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1465,55</w:t>
      </w:r>
    </w:p>
    <w:p w14:paraId="055F8BFF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3D8A5DB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03A62D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Hausman -</w:t>
      </w:r>
    </w:p>
    <w:p w14:paraId="5AEF9E4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3597525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Qui-quadrado(3) = 27,0487</w:t>
      </w:r>
    </w:p>
    <w:p w14:paraId="093EF8A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5,75061e-06</w:t>
      </w:r>
    </w:p>
    <w:p w14:paraId="4FD6BE3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BADA3AC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8043C95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EF8D441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63BB681E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482D44E8" w14:textId="77777777" w:rsidR="00CD6E65" w:rsidRDefault="00CD6E65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C4D2F9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Para o Modelo de Efeitos Aleatórios esses são os impactos causados pelas variáveis sobre a variável dependente:</w:t>
      </w:r>
    </w:p>
    <w:p w14:paraId="38283A68" w14:textId="45E71050" w:rsidR="008B37FE" w:rsidRPr="00CD6E65" w:rsidRDefault="008B37FE" w:rsidP="00CD6E6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CD6E65">
        <w:rPr>
          <w:rFonts w:ascii="Arial" w:hAnsi="Arial" w:cs="Arial"/>
          <w:b/>
          <w:sz w:val="24"/>
          <w:szCs w:val="24"/>
        </w:rPr>
        <w:t xml:space="preserve">Magnitude dos </w:t>
      </w:r>
      <w:r w:rsidR="00CD6E65">
        <w:rPr>
          <w:rFonts w:ascii="Arial" w:hAnsi="Arial" w:cs="Arial"/>
          <w:b/>
          <w:sz w:val="24"/>
          <w:szCs w:val="24"/>
        </w:rPr>
        <w:t>C</w:t>
      </w:r>
      <w:r w:rsidRPr="00CD6E65">
        <w:rPr>
          <w:rFonts w:ascii="Arial" w:hAnsi="Arial" w:cs="Arial"/>
          <w:b/>
          <w:sz w:val="24"/>
          <w:szCs w:val="24"/>
        </w:rPr>
        <w:t>oeficientes</w:t>
      </w:r>
    </w:p>
    <w:p w14:paraId="7A556D3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β0 (constante): 11,98 –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3A4CA59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β1 (LINCOMEP): 3,33 - Para o aumento de uma unidade na renda real per capita, o consumo de gasolina por carro aumenta, em média, 3,33 unidades mantendo as demais variáveis constantes.</w:t>
      </w:r>
    </w:p>
    <w:p w14:paraId="297A339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-2,52 - Para o aumento de uma unidade no estoque de carros per capita, a quantidade demanda de gasolina diminui, em média, 2,52 unidades, mantendo as demais variáveis constantes. </w:t>
      </w:r>
    </w:p>
    <w:p w14:paraId="501A844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-3,64 – Para o aumento de uma unidade no preço real da gasolina, a quantidade demandada de gasolina diminui, em média, 3,64 unidades, mantendo as demais variáveis constantes.</w:t>
      </w:r>
    </w:p>
    <w:p w14:paraId="245219EC" w14:textId="663C2598" w:rsidR="008B37FE" w:rsidRPr="00CD6E65" w:rsidRDefault="00CD6E65" w:rsidP="00CD6E65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CD6E65">
        <w:rPr>
          <w:rFonts w:ascii="Arial" w:eastAsiaTheme="minorEastAsia" w:hAnsi="Arial" w:cs="Arial"/>
          <w:b/>
          <w:sz w:val="24"/>
          <w:szCs w:val="24"/>
        </w:rPr>
        <w:t>Significância Estatística</w:t>
      </w:r>
    </w:p>
    <w:p w14:paraId="7CB9430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2,42e-27 – O parâmetro é estatisticamente significante ao nível de 1%. Rejeita-se a hipótese nula, ou seja, o consumo de gasolina por carro é diferente de zero.</w:t>
      </w:r>
    </w:p>
    <w:p w14:paraId="6A4E657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6,22e-21 – O parâmetro é estatisticamente significante ao nível de 1%. Rejeita-se a hipótese nula, ou seja, a renda real per capita parece afetar o consumo de gasolina por carro.</w:t>
      </w:r>
    </w:p>
    <w:p w14:paraId="5C98AB4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7,33e-26 – O parâmetro é estatisticamente significante ao nível de 1%. Rejeita-se a hipótese nula, ou seja, o estoque de carros per capita parece afetar o consumo de gasolina por carro.</w:t>
      </w:r>
    </w:p>
    <w:p w14:paraId="67EEA897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4,93e-125 – O parâmetro é estatisticamente significante ao nível de 1%. Rejeita-se a hipótese nula, ou seja, o preço real da gasolina parece afetar o consumo de gasolina por carro.</w:t>
      </w:r>
    </w:p>
    <w:p w14:paraId="49C689BD" w14:textId="77777777" w:rsidR="008B37FE" w:rsidRPr="00CD6E65" w:rsidRDefault="008B37FE" w:rsidP="00CD6E6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CD6E65">
        <w:rPr>
          <w:rFonts w:ascii="Arial" w:hAnsi="Arial" w:cs="Arial"/>
          <w:b/>
          <w:sz w:val="24"/>
          <w:szCs w:val="24"/>
        </w:rPr>
        <w:t>Autocorrelação</w:t>
      </w:r>
    </w:p>
    <w:p w14:paraId="609EEC2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Teste de Durbin-Watson apresenta valor estimado de 0,31, portanto, há indícios de autocorrelação serial positiva nos resíduos.</w:t>
      </w:r>
    </w:p>
    <w:p w14:paraId="4BD7765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50883A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5DD818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6B7875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FCB26C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0344F0F" w14:textId="77777777" w:rsidR="00BF4375" w:rsidRDefault="00BF4375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E44C24" w14:textId="77777777" w:rsidR="008B37FE" w:rsidRPr="00BF4375" w:rsidRDefault="008B37FE" w:rsidP="00BF437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4375">
        <w:rPr>
          <w:rFonts w:ascii="Arial" w:hAnsi="Arial" w:cs="Arial"/>
          <w:b/>
          <w:bCs/>
          <w:sz w:val="24"/>
          <w:szCs w:val="24"/>
        </w:rPr>
        <w:t>Interceptos Verticais</w:t>
      </w:r>
    </w:p>
    <w:p w14:paraId="0849B4B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tbl>
      <w:tblPr>
        <w:tblW w:w="86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5"/>
      </w:tblGrid>
      <w:tr w:rsidR="008B37FE" w:rsidRPr="00BA4CFA" w14:paraId="511EA037" w14:textId="77777777" w:rsidTr="00D33AA6">
        <w:trPr>
          <w:trHeight w:val="75"/>
        </w:trPr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866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8665"/>
            </w:tblGrid>
            <w:tr w:rsidR="008B37FE" w:rsidRPr="00BA4CFA" w14:paraId="1A7EFA26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A63D01" w14:textId="3FAC99A2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Austria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(-0,696953)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11,283247</w:t>
                  </w:r>
                </w:p>
              </w:tc>
            </w:tr>
            <w:tr w:rsidR="008B37FE" w:rsidRPr="00BA4CFA" w14:paraId="4227875E" w14:textId="77777777" w:rsidTr="009B3CBC">
              <w:trPr>
                <w:trHeight w:val="135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4F52C8" w14:textId="5B8E9F36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Belgium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(-1,190149)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10,790051</w:t>
                  </w:r>
                </w:p>
              </w:tc>
            </w:tr>
            <w:tr w:rsidR="008B37FE" w:rsidRPr="00BA4CFA" w14:paraId="49A88A6C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80EA48" w14:textId="097EBFC6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Canada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(3,648956)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15,629156</w:t>
                  </w:r>
                </w:p>
              </w:tc>
            </w:tr>
            <w:tr w:rsidR="008B37FE" w:rsidRPr="00BA4CFA" w14:paraId="7CD4F8C9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D328E6" w14:textId="5E8FCAA5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Denmark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(0,170555)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12,150755</w:t>
                  </w:r>
                </w:p>
              </w:tc>
            </w:tr>
            <w:tr w:rsidR="008B37FE" w:rsidRPr="00BA4CFA" w14:paraId="260D1E70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59332E" w14:textId="4D5E133A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France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(-0,959069)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11,021131</w:t>
                  </w:r>
                </w:p>
              </w:tc>
            </w:tr>
            <w:tr w:rsidR="008B37FE" w:rsidRPr="00BA4CFA" w14:paraId="4C3856A7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558767" w14:textId="64C09695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Germany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(-1,415485)</w:t>
                  </w:r>
                  <w:r w:rsidR="00785100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785100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10,564715</w:t>
                  </w:r>
                </w:p>
              </w:tc>
            </w:tr>
            <w:tr w:rsidR="008B37FE" w:rsidRPr="00BA4CFA" w14:paraId="344EAB32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613583" w14:textId="60ABBD7E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Greece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(-0,052322)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11,927878</w:t>
                  </w:r>
                </w:p>
              </w:tc>
            </w:tr>
            <w:tr w:rsidR="008B37FE" w:rsidRPr="00BA4CFA" w14:paraId="31929264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0A7761" w14:textId="15294476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lastRenderedPageBreak/>
                    <w:t>Intercepto Ireland 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(1,03411)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13,01431</w:t>
                  </w:r>
                </w:p>
              </w:tc>
            </w:tr>
            <w:tr w:rsidR="008B37FE" w:rsidRPr="00BA4CFA" w14:paraId="22AAE7A3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6CB1C" w14:textId="62CEBD52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Italy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(-0,968812)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11,011388</w:t>
                  </w:r>
                </w:p>
              </w:tc>
            </w:tr>
            <w:tr w:rsidR="008B37FE" w:rsidRPr="00BA4CFA" w14:paraId="391E2B77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85125D" w14:textId="18764AAE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Japan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(0,090558)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12,070758</w:t>
                  </w:r>
                </w:p>
              </w:tc>
            </w:tr>
            <w:tr w:rsidR="008B37FE" w:rsidRPr="00BA4CFA" w14:paraId="3353A01B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6381D" w14:textId="3996BB1B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Netherl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(-0,811192)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11,169008</w:t>
                  </w:r>
                </w:p>
              </w:tc>
            </w:tr>
            <w:tr w:rsidR="008B37FE" w:rsidRPr="00BA4CFA" w14:paraId="58F9068A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1F10B" w14:textId="0B1EEE6F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Norway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(-0,76884)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11,21136</w:t>
                  </w:r>
                </w:p>
              </w:tc>
            </w:tr>
            <w:tr w:rsidR="008B37FE" w:rsidRPr="00BA4CFA" w14:paraId="2268E015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CCA47" w14:textId="4594D16C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Spain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(-3,040362)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8,939838</w:t>
                  </w:r>
                </w:p>
              </w:tc>
            </w:tr>
            <w:tr w:rsidR="008B37FE" w:rsidRPr="00BA4CFA" w14:paraId="60CB3869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695AC0" w14:textId="7785AB1A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Sweden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(1,194764)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=13,174964</w:t>
                  </w:r>
                </w:p>
              </w:tc>
            </w:tr>
            <w:tr w:rsidR="008B37FE" w:rsidRPr="00BA4CFA" w14:paraId="06F21C2C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400AFA" w14:textId="1E4E4E60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Switzer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(-0,18753)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11,79267</w:t>
                  </w:r>
                </w:p>
              </w:tc>
            </w:tr>
            <w:tr w:rsidR="008B37FE" w:rsidRPr="00BA4CFA" w14:paraId="676DDFDC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2F877F" w14:textId="3CE3E9B1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Turkey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(0,615857)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=12,596057</w:t>
                  </w:r>
                </w:p>
              </w:tc>
            </w:tr>
            <w:tr w:rsidR="008B37FE" w:rsidRPr="00BA4CFA" w14:paraId="017BCC4D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31FB1F" w14:textId="21D53F1D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U.K.=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(-0,321519)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11,658681</w:t>
                  </w:r>
                </w:p>
              </w:tc>
            </w:tr>
            <w:tr w:rsidR="008B37FE" w:rsidRPr="00BA4CFA" w14:paraId="4FBDE2F8" w14:textId="77777777" w:rsidTr="009B3CBC">
              <w:trPr>
                <w:trHeight w:val="123"/>
              </w:trPr>
              <w:tc>
                <w:tcPr>
                  <w:tcW w:w="8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95927" w14:textId="7167D4CE" w:rsidR="008B37FE" w:rsidRPr="00BA4CFA" w:rsidRDefault="008B37FE" w:rsidP="00D33AA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Intercepto U.S.A.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11,9802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+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(3,657434)</w:t>
                  </w:r>
                  <w:r w:rsidR="003409B6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 xml:space="preserve"> </w:t>
                  </w:r>
                  <w:r w:rsidRPr="00BA4CFA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=15,637634</w:t>
                  </w:r>
                </w:p>
              </w:tc>
            </w:tr>
          </w:tbl>
          <w:p w14:paraId="42B9131A" w14:textId="77777777" w:rsidR="008B37FE" w:rsidRPr="00BA4CFA" w:rsidRDefault="008B37FE" w:rsidP="00D33AA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F53AA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14:paraId="40D8800C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 acordo com os Testes que o Modelo de Efeitos Aleatórios produz, podemos analisá-los para obter conclusões sobre a estimação:</w:t>
      </w:r>
    </w:p>
    <w:p w14:paraId="4CB5229A" w14:textId="77777777" w:rsidR="008B37FE" w:rsidRPr="00785100" w:rsidRDefault="008B37FE" w:rsidP="007851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85100">
        <w:rPr>
          <w:rFonts w:ascii="Arial" w:hAnsi="Arial" w:cs="Arial"/>
          <w:b/>
          <w:bCs/>
          <w:sz w:val="24"/>
          <w:szCs w:val="24"/>
        </w:rPr>
        <w:t>Teste Conjunto de Regressores Designados</w:t>
      </w:r>
    </w:p>
    <w:p w14:paraId="1F1C572B" w14:textId="6F90692F" w:rsidR="008B37FE" w:rsidRPr="0026072D" w:rsidRDefault="008B37FE" w:rsidP="0026072D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Conjunto dos Regressores Designados é de que o modelo adequado apresenta a exclusão de uma das variáveis utilizadas. Dado que o p-valor é de 0, ao nível de significância de 1%, rejeitamos a hipótese nula do modelo, ou seja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é adequado e não é necessária a exclusão de uma das variáveis</w:t>
      </w:r>
    </w:p>
    <w:p w14:paraId="3DE3E95A" w14:textId="77777777" w:rsidR="00672591" w:rsidRDefault="00672591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D48C8DE" w14:textId="77777777" w:rsidR="008B37FE" w:rsidRPr="00785100" w:rsidRDefault="008B37FE" w:rsidP="0078510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85100">
        <w:rPr>
          <w:rFonts w:ascii="Arial" w:hAnsi="Arial" w:cs="Arial"/>
          <w:b/>
          <w:bCs/>
          <w:sz w:val="24"/>
          <w:szCs w:val="24"/>
        </w:rPr>
        <w:t>Teste de Breusch-Pagan para comparação entre MQO e Efeitos Aleatórios</w:t>
      </w:r>
    </w:p>
    <w:p w14:paraId="0C4EA1A0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de Breusch-Pagan é de que a variância do termo de erro de unidade específica é igual a zero. Ao aceitar a hipótese nula, o modelo mais adequado seria de MQO Agrupados. Dado que o p-valor foi igual a zero , e considerando um nível de significância de 1%, rejeitamos a hipótese nula, ou seja, o modelo mais adequado seria de Efeitos Aleatórios.</w:t>
      </w:r>
    </w:p>
    <w:p w14:paraId="3F9B3AB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FF23DC" wp14:editId="260F6360">
            <wp:simplePos x="0" y="0"/>
            <wp:positionH relativeFrom="column">
              <wp:posOffset>500694</wp:posOffset>
            </wp:positionH>
            <wp:positionV relativeFrom="paragraph">
              <wp:posOffset>308954</wp:posOffset>
            </wp:positionV>
            <wp:extent cx="1095375" cy="552450"/>
            <wp:effectExtent l="19050" t="19050" r="28575" b="19050"/>
            <wp:wrapThrough wrapText="bothSides">
              <wp:wrapPolygon edited="0">
                <wp:start x="-376" y="-745"/>
                <wp:lineTo x="-376" y="21600"/>
                <wp:lineTo x="21788" y="21600"/>
                <wp:lineTo x="21788" y="-745"/>
                <wp:lineTo x="-376" y="-745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52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CFA">
        <w:rPr>
          <w:rFonts w:ascii="Arial" w:hAnsi="Arial" w:cs="Arial"/>
          <w:b/>
          <w:bCs/>
          <w:sz w:val="24"/>
          <w:szCs w:val="24"/>
        </w:rPr>
        <w:t xml:space="preserve">f) Usando o item (e) calcule o valor de </w:t>
      </w:r>
      <m:oMath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</w:rPr>
          <m:t>λ</m:t>
        </m:r>
      </m:oMath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 e interprete o seu resultado.</w:t>
      </w:r>
    </w:p>
    <w:p w14:paraId="41282BD0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Cambria Math" w:eastAsiaTheme="minorEastAsia" w:hAnsi="Cambria Math" w:cs="Cambria Math"/>
          <w:sz w:val="24"/>
          <w:szCs w:val="24"/>
        </w:rPr>
        <w:t>𝜆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=</w:t>
      </w:r>
      <w:r w:rsidRPr="00BA4CFA">
        <w:rPr>
          <w:rFonts w:ascii="Arial" w:hAnsi="Arial" w:cs="Arial"/>
          <w:sz w:val="24"/>
          <w:szCs w:val="24"/>
        </w:rPr>
        <w:t xml:space="preserve"> </w:t>
      </w:r>
    </w:p>
    <w:p w14:paraId="3D25A048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764130C" wp14:editId="795C1103">
                <wp:simplePos x="0" y="0"/>
                <wp:positionH relativeFrom="column">
                  <wp:posOffset>-120015</wp:posOffset>
                </wp:positionH>
                <wp:positionV relativeFrom="paragraph">
                  <wp:posOffset>280670</wp:posOffset>
                </wp:positionV>
                <wp:extent cx="4373880" cy="274320"/>
                <wp:effectExtent l="0" t="0" r="26670" b="1143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274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9D8666A" id="Retângulo 4" o:spid="_x0000_s1026" style="position:absolute;margin-left:-9.45pt;margin-top:22.1pt;width:344.4pt;height:21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" filled="f" strokecolor="black [3213]" strokeweight="1pt"/>
            </w:pict>
          </mc:Fallback>
        </mc:AlternateContent>
      </w:r>
    </w:p>
    <w:p w14:paraId="59DF29D2" w14:textId="43C08838" w:rsidR="7ACE7D2F" w:rsidRPr="00BA4CFA" w:rsidRDefault="008B37FE" w:rsidP="7ACE7D2F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Cambria Math" w:eastAsiaTheme="minorEastAsia" w:hAnsi="Cambria Math" w:cs="Cambria Math"/>
          <w:sz w:val="24"/>
          <w:szCs w:val="24"/>
        </w:rPr>
        <w:t>𝜆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= 1 – [0,306896/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eastAsiaTheme="minorEastAsia" w:hAnsi="Arial" w:cs="Arial"/>
          <w:sz w:val="24"/>
          <w:szCs w:val="24"/>
        </w:rPr>
        <w:t>0,306896 + (19)*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Pr="00BA4CFA">
        <w:rPr>
          <w:rFonts w:ascii="Arial" w:eastAsiaTheme="minorEastAsia" w:hAnsi="Arial" w:cs="Arial"/>
          <w:sz w:val="24"/>
          <w:szCs w:val="24"/>
        </w:rPr>
        <w:t xml:space="preserve">1,37656]^(¹/²) =  </w:t>
      </w:r>
      <w:r w:rsidRPr="00BA4CFA">
        <w:rPr>
          <w:rFonts w:ascii="Arial" w:eastAsiaTheme="minorEastAsia" w:hAnsi="Arial" w:cs="Arial"/>
          <w:i/>
          <w:iCs/>
          <w:sz w:val="24"/>
          <w:szCs w:val="24"/>
        </w:rPr>
        <w:t>0,892307.</w:t>
      </w:r>
    </w:p>
    <w:p w14:paraId="1D7AECC3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Dado o valor do λ obtido, podemos afirmar que o modelo se aproxima o Modelo de Efeitos Fixos.</w:t>
      </w:r>
    </w:p>
    <w:p w14:paraId="0FD9AE77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g) Usando o item (e) apresente e interprete o teste de Hausman. </w:t>
      </w:r>
    </w:p>
    <w:p w14:paraId="2D06B27F" w14:textId="517E8FFE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 Teste de Hausman co</w:t>
      </w:r>
      <w:r w:rsidR="00672591">
        <w:rPr>
          <w:rFonts w:ascii="Arial" w:eastAsiaTheme="minorEastAsia" w:hAnsi="Arial" w:cs="Arial"/>
          <w:sz w:val="24"/>
          <w:szCs w:val="24"/>
        </w:rPr>
        <w:t>mpara</w:t>
      </w:r>
      <w:r w:rsidRPr="00BA4CFA">
        <w:rPr>
          <w:rFonts w:ascii="Arial" w:eastAsiaTheme="minorEastAsia" w:hAnsi="Arial" w:cs="Arial"/>
          <w:sz w:val="24"/>
          <w:szCs w:val="24"/>
        </w:rPr>
        <w:t xml:space="preserve"> o Modelo de Efeitos Fixos e o Modelo de Efeitos Aleatórios. Ao aceitar sua hipótese nula, indicamos que o modelo de Efeitos Aleatórios é mais consistente em relação ao de Efeitos Fixos.</w:t>
      </w:r>
    </w:p>
    <w:p w14:paraId="581DA89A" w14:textId="1ECBBDF1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Neste caso, rejeitamos a hipótese nula do modelo ao nível de significância de 1%</w:t>
      </w:r>
      <w:r w:rsidR="00D60AC8">
        <w:rPr>
          <w:rFonts w:ascii="Arial" w:eastAsiaTheme="minorEastAsia" w:hAnsi="Arial" w:cs="Arial"/>
          <w:sz w:val="24"/>
          <w:szCs w:val="24"/>
        </w:rPr>
        <w:t xml:space="preserve"> para o </w:t>
      </w:r>
      <w:r w:rsidR="00D60AC8" w:rsidRPr="00BA4CFA">
        <w:rPr>
          <w:rFonts w:ascii="Arial" w:hAnsi="Arial" w:cs="Arial"/>
          <w:sz w:val="24"/>
          <w:szCs w:val="24"/>
        </w:rPr>
        <w:t>p-valor = 5,75061e-06</w:t>
      </w:r>
      <w:r w:rsidRPr="00BA4CFA">
        <w:rPr>
          <w:rFonts w:ascii="Arial" w:eastAsiaTheme="minorEastAsia" w:hAnsi="Arial" w:cs="Arial"/>
          <w:sz w:val="24"/>
          <w:szCs w:val="24"/>
        </w:rPr>
        <w:t>, portanto, o modelo de Efeitos Aleatórios não seria o modelo adequado, logo prevalece que o Modelo de Efeitos Fixos é preferível.</w:t>
      </w:r>
      <w:r w:rsidRPr="00BA4CFA">
        <w:rPr>
          <w:rFonts w:ascii="Arial" w:eastAsiaTheme="minorEastAsia" w:hAnsi="Arial" w:cs="Arial"/>
          <w:sz w:val="24"/>
          <w:szCs w:val="24"/>
        </w:rPr>
        <w:tab/>
      </w:r>
    </w:p>
    <w:p w14:paraId="04D9FF28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eastAsiaTheme="minorEastAsia" w:hAnsi="Arial" w:cs="Arial"/>
          <w:b/>
          <w:bCs/>
          <w:sz w:val="24"/>
          <w:szCs w:val="24"/>
        </w:rPr>
        <w:t xml:space="preserve">h) </w:t>
      </w:r>
      <w:r w:rsidRPr="00BA4CFA">
        <w:rPr>
          <w:rFonts w:ascii="Arial" w:hAnsi="Arial" w:cs="Arial"/>
          <w:b/>
          <w:bCs/>
          <w:sz w:val="24"/>
          <w:szCs w:val="24"/>
        </w:rPr>
        <w:t>Considerando o formato de um Modelo de Componentes de Erro Bi-direcional, rode o modelo de efeitos fixos. Interprete a saída de regressão e apresente os interceptos verticais.</w:t>
      </w:r>
    </w:p>
    <w:p w14:paraId="3A1E418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2 - Bidirecional EF:Efeitos-fixos, usando 342 observações</w:t>
      </w:r>
    </w:p>
    <w:p w14:paraId="35C4A10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536239DF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7A52FFE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5D30C76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545FA47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35E2C4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D4AD2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038E7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7CD7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6232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D34F9C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5DD223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34745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6020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−6,50394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B947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2,41811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021B6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−2,690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E19D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0,0075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559820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14064A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F76D8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4A268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0,308211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B627A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0,548317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71AD9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0,5621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0E3C7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0,5745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932144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4406A7F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61F60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27DCC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−1,15710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4CC82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0,257159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A689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−4,500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E3D9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20C117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327A39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E67AA1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526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−3,56069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E5DB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0,166016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910860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−21,45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2258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997E48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D96525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2BC35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5D07D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0,245818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03114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0,163485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BBD8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1,504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76D1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0,1337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B3FE73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25694C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AE0DA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34ABC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0,265495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ADC0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0,165571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D1746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6AE8E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0,1099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476F30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5F273E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E96A7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B059F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0,388466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771D5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0,169659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AD3B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2,290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C5983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0,0227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6CD9F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  <w:tr w:rsidR="008B37FE" w:rsidRPr="00BA4CFA" w14:paraId="3D122FE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154D8E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118A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0,635967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E826D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0,175785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272E8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3,618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3170E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8C5F34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8E8C88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DC46D3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9F79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0,744804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F5C0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0,180295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DE119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4,131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550D9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4F6535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98AE8D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56220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984E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1,00698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1B52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0,186278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2F0AE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5,406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C2662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8D6F53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7FFC73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129B0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D234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1,19299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25E47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0,192287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0BAC8A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6,204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B1831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CFE048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DF007B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A8986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E9A0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1,38046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D09BD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0,199204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F8445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6,930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630D1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3F9B70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67D214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C651F2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69A21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1,45799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7C34B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0,211823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FFC4D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6,883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2E92C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0C23B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165826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73948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1544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1,65048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DE88B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0,223091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30CB9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7,398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FE9C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B7C74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A5FF59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47A01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D4D4C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1,82519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F331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0,231096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B3752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7,898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A31EA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2DBEE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0BFC00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E5D185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7B98D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1,99281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A29A9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0,243192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1249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8,194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923D9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2520C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792847D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736685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4DBA5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2,21824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F30C5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0,259256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2DA39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8,556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EAFD2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AFF8F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7807858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95A0E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F991B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1,96763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5750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0,253390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AC9C0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7,765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E9A6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99D02C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007B0D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69578B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461A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2,17435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7CBF5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0,251260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C46D8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AAAB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7818CE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A6FDCD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2172A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C7466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2,22535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E48A3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0,261757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979E5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8,502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A3916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F0E16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8926E8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077027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A7309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2,31421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0070D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0,267356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F4D8D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2FA4E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D6AC0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3DAC25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A6C6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13281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2,40574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F6787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0,278453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77385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B9C2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D662D0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1A5F023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0E6F5C0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9E4B3B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5CEAAF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4810CB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5D173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F3CE6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18186B3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12A67A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D7A68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71,89059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61D0EC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CC611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B5EB8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0,487096</w:t>
            </w:r>
          </w:p>
        </w:tc>
      </w:tr>
      <w:tr w:rsidR="008B37FE" w:rsidRPr="00BA4CFA" w14:paraId="3FBE881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BD6BF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87F84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0,980564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F0AFB2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351696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54629C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0,882950</w:t>
            </w:r>
          </w:p>
        </w:tc>
      </w:tr>
      <w:tr w:rsidR="008B37FE" w:rsidRPr="00BA4CFA" w14:paraId="1515D1A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77ECC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F(38, 303)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C2F23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402,2697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BD23D9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9159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29B5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3,1e-236</w:t>
            </w:r>
          </w:p>
        </w:tc>
      </w:tr>
      <w:tr w:rsidR="008B37FE" w:rsidRPr="00BA4CFA" w14:paraId="021396AC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118F5C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59877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−218,5742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52B798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FE213E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F23237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515,1484</w:t>
            </w:r>
          </w:p>
        </w:tc>
      </w:tr>
      <w:tr w:rsidR="008B37FE" w:rsidRPr="00BA4CFA" w14:paraId="3EA6659F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487F84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F4BE98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664,7060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E4A999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EF2FC8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CE127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574,7281</w:t>
            </w:r>
          </w:p>
        </w:tc>
      </w:tr>
      <w:tr w:rsidR="008B37FE" w:rsidRPr="00BA4CFA" w14:paraId="6022072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095662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7D5E8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0,756369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AA14CB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90A091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0B78B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0,331056</w:t>
            </w:r>
          </w:p>
        </w:tc>
      </w:tr>
    </w:tbl>
    <w:p w14:paraId="147834F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2948F2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784446B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F(3, 303) = 437,338</w:t>
      </w:r>
    </w:p>
    <w:p w14:paraId="6E5AF21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 com p-valor = P(F(3, 303) &gt; 437,338) = 9,97213e-110</w:t>
      </w:r>
    </w:p>
    <w:p w14:paraId="32063AF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411E5A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2DA35D02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6F33D17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F(17, 303) = 113,351</w:t>
      </w:r>
    </w:p>
    <w:p w14:paraId="31F6D35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P(F(17, 303) &gt; 113,351) = 3,12312e-120</w:t>
      </w:r>
    </w:p>
    <w:p w14:paraId="65166AA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8073FE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Wald conjunto nas dummies temporais -</w:t>
      </w:r>
    </w:p>
    <w:p w14:paraId="392C08B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695829D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Qui-quadrado(18) = 112,209</w:t>
      </w:r>
    </w:p>
    <w:p w14:paraId="764A7F5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1,21875e-15</w:t>
      </w:r>
    </w:p>
    <w:p w14:paraId="2303083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465EEC0A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Para o Modelo de Efeitos Componentes de Erro Bidirecional, esses são os impactos causados pelas variáveis sobre a variável dependente:</w:t>
      </w:r>
    </w:p>
    <w:p w14:paraId="42920F1A" w14:textId="31BC6DBD" w:rsidR="008B37FE" w:rsidRPr="004F4870" w:rsidRDefault="008B37FE" w:rsidP="004F487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4F4870">
        <w:rPr>
          <w:rFonts w:ascii="Arial" w:hAnsi="Arial" w:cs="Arial"/>
          <w:b/>
          <w:sz w:val="24"/>
          <w:szCs w:val="24"/>
        </w:rPr>
        <w:t xml:space="preserve">Magnitude dos </w:t>
      </w:r>
      <w:r w:rsidR="004F4870">
        <w:rPr>
          <w:rFonts w:ascii="Arial" w:hAnsi="Arial" w:cs="Arial"/>
          <w:b/>
          <w:sz w:val="24"/>
          <w:szCs w:val="24"/>
        </w:rPr>
        <w:t>C</w:t>
      </w:r>
      <w:r w:rsidRPr="004F4870">
        <w:rPr>
          <w:rFonts w:ascii="Arial" w:hAnsi="Arial" w:cs="Arial"/>
          <w:b/>
          <w:sz w:val="24"/>
          <w:szCs w:val="24"/>
        </w:rPr>
        <w:t>oeficientes</w:t>
      </w:r>
    </w:p>
    <w:p w14:paraId="785A3F9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 xml:space="preserve">0 (constante): -6,50 -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3947952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0,31 - Para o aumento de uma unidade na renda real per capita, o consumo de gasolina por carro aumenta, em média, 0,31 unidades, mantendo as demais variáveis constantes.</w:t>
      </w:r>
    </w:p>
    <w:p w14:paraId="0A328DB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-1,16 - Para o aumento de uma unidade no estoque de carros per capita, a quantidade demanda de gasolina diminui, em média, 1,16 unidades, mantendo as demais variáveis constantes. </w:t>
      </w:r>
    </w:p>
    <w:p w14:paraId="5074031E" w14:textId="77777777" w:rsidR="008B37FE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-3,56 – Para o aumento de uma unidade no preço real da gasolina, a quantidade demandada de gasolina diminui, em média, 3,56 unidades, mantendo as demais variáveis constantes.</w:t>
      </w:r>
    </w:p>
    <w:p w14:paraId="7EE48544" w14:textId="77777777" w:rsidR="00D52BB8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771FCA07" w14:textId="77777777" w:rsidR="00D52BB8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38B3A346" w14:textId="77777777" w:rsidR="00D52BB8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28EC751D" w14:textId="77777777" w:rsidR="00D52BB8" w:rsidRPr="00BA4CFA" w:rsidRDefault="00D52BB8" w:rsidP="008B37FE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0DA87AFB" w14:textId="614FF2FD" w:rsidR="008B37FE" w:rsidRPr="004F4870" w:rsidRDefault="004F4870" w:rsidP="004F4870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t>Significância Estatística</w:t>
      </w:r>
    </w:p>
    <w:p w14:paraId="1382A3F0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0,0075 – O parâmetro é estatisticamente significante ao nível de 1%. Rejeita-se a hipótese nula, ou seja, o consumo de gasolina por carro é diferente de zero.</w:t>
      </w:r>
    </w:p>
    <w:p w14:paraId="15D7DCD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0,5745 – O parâmetro não é estatisticamente significante. Não rejeita-se a hipótese nula, ou seja, a renda real per capita não parece afetar o consumo de gasolina por carro.</w:t>
      </w:r>
    </w:p>
    <w:p w14:paraId="154110B6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β2 (LRPMG): p-valor = 9,72e-06 – O parâmetro é estatisticamente significante ao nível de 1%. Rejeita-se a hipótese nula, ou seja, o estoque de carros per capita parece afetar o consumo de gasolina por carro.</w:t>
      </w:r>
    </w:p>
    <w:p w14:paraId="7C2AC45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1,01e-062 – O parâmetro é estatisticamente significante ao nível de 1%. Rejeita-se a hipótese nula, ou seja, o preço real da gasolina parece afetar o consumo de gasolina por carro.</w:t>
      </w:r>
    </w:p>
    <w:p w14:paraId="256427F7" w14:textId="77777777" w:rsidR="008B37FE" w:rsidRPr="00D52BB8" w:rsidRDefault="008B37FE" w:rsidP="00D52BB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D52BB8">
        <w:rPr>
          <w:rFonts w:ascii="Arial" w:hAnsi="Arial" w:cs="Arial"/>
          <w:b/>
          <w:sz w:val="24"/>
          <w:szCs w:val="24"/>
        </w:rPr>
        <w:t>R²</w:t>
      </w:r>
    </w:p>
    <w:p w14:paraId="0E5DEB47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LSDV da regressão foi de 0,9806, ou seja, cerca de 98,06% das variações no consumo de gasolina foram causadas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4417AD47" w14:textId="77777777" w:rsidR="008B37FE" w:rsidRPr="00BA4CFA" w:rsidRDefault="008B37FE" w:rsidP="008B37F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Cs/>
          <w:sz w:val="24"/>
          <w:szCs w:val="24"/>
        </w:rPr>
        <w:t xml:space="preserve">O Dentro do R² foi de 0,8829, ou seja, </w:t>
      </w:r>
      <w:r w:rsidRPr="00BA4CFA">
        <w:rPr>
          <w:rFonts w:ascii="Arial" w:hAnsi="Arial" w:cs="Arial"/>
          <w:sz w:val="24"/>
          <w:szCs w:val="24"/>
        </w:rPr>
        <w:t xml:space="preserve">após o controle dos efeitos fixos, cerca de 88,29% das variações no consumo de gasolina foram causados por variações na </w:t>
      </w:r>
      <w:r w:rsidRPr="00BA4CFA">
        <w:rPr>
          <w:rFonts w:ascii="Arial" w:eastAsiaTheme="minorEastAsia" w:hAnsi="Arial" w:cs="Arial"/>
          <w:sz w:val="24"/>
          <w:szCs w:val="24"/>
        </w:rPr>
        <w:t>renda per capita, no estoque de carros per capita e no preço real do carro a gasolina.</w:t>
      </w:r>
    </w:p>
    <w:p w14:paraId="5B5F5642" w14:textId="77777777" w:rsidR="008B37FE" w:rsidRPr="00B22AC3" w:rsidRDefault="008B37FE" w:rsidP="00B22AC3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B22AC3">
        <w:rPr>
          <w:rFonts w:ascii="Arial" w:hAnsi="Arial" w:cs="Arial"/>
          <w:b/>
          <w:sz w:val="24"/>
          <w:szCs w:val="24"/>
        </w:rPr>
        <w:t>Autocorrelação</w:t>
      </w:r>
    </w:p>
    <w:p w14:paraId="737CF72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Teste de Durbin-Watson apresenta valor estimado de 0,33, portanto, há indícios de autocorrelação serial positiva nos resíduos.</w:t>
      </w:r>
    </w:p>
    <w:p w14:paraId="1C231A9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25AD274" w14:textId="2D295C61" w:rsidR="008B37FE" w:rsidRPr="00C8166A" w:rsidRDefault="008B37FE" w:rsidP="00C8166A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8166A">
        <w:rPr>
          <w:rFonts w:ascii="Arial" w:hAnsi="Arial" w:cs="Arial"/>
          <w:b/>
          <w:bCs/>
          <w:sz w:val="24"/>
          <w:szCs w:val="24"/>
        </w:rPr>
        <w:t>Interceptos Verticais</w:t>
      </w:r>
    </w:p>
    <w:p w14:paraId="41485D4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A partir da estimação realizada, é possível obter os seguintes interceptos verticais:</w:t>
      </w:r>
    </w:p>
    <w:tbl>
      <w:tblPr>
        <w:tblW w:w="4948" w:type="dxa"/>
        <w:tblInd w:w="11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4"/>
        <w:gridCol w:w="1008"/>
        <w:gridCol w:w="960"/>
        <w:gridCol w:w="1261"/>
        <w:gridCol w:w="1142"/>
      </w:tblGrid>
      <w:tr w:rsidR="008B37FE" w:rsidRPr="00BA4CFA" w14:paraId="072779E4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FE615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AUSTRIA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A735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-7,21572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6D36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DC40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6682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-6,99256</w:t>
            </w:r>
          </w:p>
        </w:tc>
      </w:tr>
      <w:tr w:rsidR="008B37FE" w:rsidRPr="00BA4CFA" w14:paraId="6CD64BCD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BD6C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BELGIUM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630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-7,14291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7121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B586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NETHERL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9C638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-6,88939</w:t>
            </w:r>
          </w:p>
        </w:tc>
      </w:tr>
      <w:tr w:rsidR="008B37FE" w:rsidRPr="00BA4CFA" w14:paraId="6F96B47E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6E23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25E9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-0,47142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34FE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E9C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NORWAY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D3C80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-6,47239</w:t>
            </w:r>
          </w:p>
        </w:tc>
      </w:tr>
      <w:tr w:rsidR="008B37FE" w:rsidRPr="00BA4CFA" w14:paraId="74782A56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363F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DENMARK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8B4B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-5,43771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A12F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788CB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SPAIN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AA97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-9,68879</w:t>
            </w:r>
          </w:p>
        </w:tc>
      </w:tr>
      <w:tr w:rsidR="008B37FE" w:rsidRPr="00BA4CFA" w14:paraId="59208727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D0A05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6477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-7,06493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19945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1C68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SWEDEN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25E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-7,44097</w:t>
            </w:r>
          </w:p>
        </w:tc>
      </w:tr>
      <w:tr w:rsidR="008B37FE" w:rsidRPr="00BA4CFA" w14:paraId="0FBFFD7F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DDAC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GERMANY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DF40E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-7,09842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8A40A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9DD4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SWITZER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B289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-5,57617</w:t>
            </w:r>
          </w:p>
        </w:tc>
      </w:tr>
      <w:tr w:rsidR="008B37FE" w:rsidRPr="00BA4CFA" w14:paraId="41C65131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BB2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GREECE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525C9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-8,49588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7363C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867B3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TURKEY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F17F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-9,36366</w:t>
            </w:r>
          </w:p>
        </w:tc>
      </w:tr>
      <w:tr w:rsidR="008B37FE" w:rsidRPr="00BA4CFA" w14:paraId="795FEB80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59A1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IRELAND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7323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-6,61084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F462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93862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U.K.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4C6EB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-6,58115</w:t>
            </w:r>
          </w:p>
        </w:tc>
      </w:tr>
      <w:tr w:rsidR="008B37FE" w:rsidRPr="00BA4CFA" w14:paraId="3C389378" w14:textId="77777777" w:rsidTr="00D33AA6">
        <w:trPr>
          <w:trHeight w:val="300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8E4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ITALY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031B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-8,64511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E246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6B8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U.S.A.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EDFB1" w14:textId="77777777" w:rsidR="008B37FE" w:rsidRPr="00BA4CFA" w:rsidRDefault="008B37FE" w:rsidP="00D33A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0,117154</w:t>
            </w:r>
          </w:p>
        </w:tc>
      </w:tr>
    </w:tbl>
    <w:p w14:paraId="617E3A5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4290C39E" w14:textId="77777777" w:rsidR="008B37FE" w:rsidRPr="00C01400" w:rsidRDefault="008B37FE" w:rsidP="00C01400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C01400">
        <w:rPr>
          <w:rFonts w:ascii="Arial" w:eastAsiaTheme="minorEastAsia" w:hAnsi="Arial" w:cs="Arial"/>
          <w:b/>
          <w:bCs/>
          <w:sz w:val="24"/>
          <w:szCs w:val="24"/>
        </w:rPr>
        <w:t>Teste Conjunto de Regressores Designados</w:t>
      </w:r>
    </w:p>
    <w:p w14:paraId="46AD5E1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</w:p>
    <w:p w14:paraId="03FF5C1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lastRenderedPageBreak/>
        <w:t>p-valor = 1,40613e-127 – Rejeita-se a hipótese nula do teste de conjunto de regressores ao nível de significância de 1%, ou seja, o modelo é adequado e não é necessária a exclusão de uma das variáveis.</w:t>
      </w:r>
    </w:p>
    <w:p w14:paraId="767CBFF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ADE1A63" w14:textId="77777777" w:rsidR="008B37FE" w:rsidRPr="006E453E" w:rsidRDefault="008B37FE" w:rsidP="006E453E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6E453E">
        <w:rPr>
          <w:rFonts w:ascii="Arial" w:eastAsiaTheme="minorEastAsia" w:hAnsi="Arial" w:cs="Arial"/>
          <w:b/>
          <w:bCs/>
          <w:sz w:val="24"/>
          <w:szCs w:val="24"/>
        </w:rPr>
        <w:t xml:space="preserve">Teste para diferenciar interceptos de grupo </w:t>
      </w:r>
    </w:p>
    <w:p w14:paraId="25A71AE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Ao nível de significância de 1%, rejeitamos a hipótese nula do teste, considerando o p-valor de 1,21875e-15. Ou seja, os interceptos de grupo do modelo não são iguais.</w:t>
      </w:r>
    </w:p>
    <w:p w14:paraId="16C0396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67671FAC" w14:textId="77777777" w:rsidR="008B37FE" w:rsidRPr="006540EA" w:rsidRDefault="008B37FE" w:rsidP="006540EA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6540EA">
        <w:rPr>
          <w:rFonts w:ascii="Arial" w:eastAsiaTheme="minorEastAsia" w:hAnsi="Arial" w:cs="Arial"/>
          <w:b/>
          <w:bCs/>
          <w:sz w:val="24"/>
          <w:szCs w:val="24"/>
        </w:rPr>
        <w:t>Teste de Wald conjunto nas dummies temporais</w:t>
      </w:r>
    </w:p>
    <w:p w14:paraId="7A3701F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B5363E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 teste de Wald considera em sua hipótese nula a não-existência de efeito de tempos. Neste caso, considerando o p-valor de 1,21875e-15, rejeita-se a hipótese nula ao nível de 1%, ou seja, podemos afirmar que o modelo apresenta efeitos de tempo e o melhor modelo é o modelo bidirecional.</w:t>
      </w:r>
    </w:p>
    <w:p w14:paraId="392D7D66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2130870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DB8CA4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53491C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CC981E5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i) Usando o item (h), teste a hipótese de que os resíduos do modelo não apresentam efeitos de tempo e efeitos fixos.  </w:t>
      </w:r>
    </w:p>
    <w:p w14:paraId="65FCBF51" w14:textId="77777777" w:rsidR="009461DE" w:rsidRPr="006540EA" w:rsidRDefault="009461DE" w:rsidP="009461DE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b/>
          <w:bCs/>
          <w:sz w:val="24"/>
          <w:szCs w:val="24"/>
        </w:rPr>
      </w:pPr>
      <w:r w:rsidRPr="006540EA">
        <w:rPr>
          <w:rFonts w:ascii="Arial" w:eastAsiaTheme="minorEastAsia" w:hAnsi="Arial" w:cs="Arial"/>
          <w:b/>
          <w:bCs/>
          <w:sz w:val="24"/>
          <w:szCs w:val="24"/>
        </w:rPr>
        <w:t>Teste de Wald conjunto nas dummies temporais</w:t>
      </w:r>
    </w:p>
    <w:p w14:paraId="2C446AFB" w14:textId="77777777" w:rsidR="009461DE" w:rsidRPr="00BA4CFA" w:rsidRDefault="009461DE" w:rsidP="009461D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57C8EFE1" w14:textId="1BC0A1E9" w:rsidR="009461DE" w:rsidRPr="00BA4CFA" w:rsidRDefault="009461DE" w:rsidP="009461DE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O teste de Wald considera em sua hipótese</w:t>
      </w:r>
      <w:r w:rsidR="005A3B99">
        <w:rPr>
          <w:rFonts w:ascii="Arial" w:eastAsiaTheme="minorEastAsia" w:hAnsi="Arial" w:cs="Arial"/>
          <w:sz w:val="24"/>
          <w:szCs w:val="24"/>
        </w:rPr>
        <w:t xml:space="preserve"> nula que o modelo não apresenta efeitos de tempo</w:t>
      </w:r>
      <w:r w:rsidRPr="00BA4CFA">
        <w:rPr>
          <w:rFonts w:ascii="Arial" w:eastAsiaTheme="minorEastAsia" w:hAnsi="Arial" w:cs="Arial"/>
          <w:sz w:val="24"/>
          <w:szCs w:val="24"/>
        </w:rPr>
        <w:t>. Neste caso, considerando o p-valor de 1,21875e-15, rejeita-se a hipótese nula ao nível de 1%, ou seja, podemos afirmar que o modelo apresenta efeitos de tempo e o melhor modelo é o modelo bidirecional.</w:t>
      </w:r>
    </w:p>
    <w:p w14:paraId="27C67C2E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44B329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D308E8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9B64CA" w14:textId="77777777" w:rsidR="004F4870" w:rsidRDefault="004F4870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51B5E6" w14:textId="77777777" w:rsidR="005A3B99" w:rsidRDefault="005A3B99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31D459" w14:textId="77777777" w:rsidR="005A3B99" w:rsidRDefault="005A3B99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6B8A718" w14:textId="77777777" w:rsidR="008B37FE" w:rsidRPr="00BA4CFA" w:rsidRDefault="008B37FE" w:rsidP="008B37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j) Rode o modelo de efeitos aleatórios usando o formato de um Modelo de Componentes de Erro Bidirecional.  Interprete a saída de regressão e apresente os interceptos verticais.</w:t>
      </w:r>
    </w:p>
    <w:p w14:paraId="44EEF7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E9F4A1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8: Efeitos-aleatórios (GLS), usando 342 observações</w:t>
      </w:r>
    </w:p>
    <w:p w14:paraId="5FE9087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18 unidades de corte transversal</w:t>
      </w:r>
    </w:p>
    <w:p w14:paraId="09F700C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19</w:t>
      </w:r>
    </w:p>
    <w:p w14:paraId="63E648B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LGASPCAR</w:t>
      </w:r>
    </w:p>
    <w:p w14:paraId="148117B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8B37FE" w:rsidRPr="00BA4CFA" w14:paraId="66F6CB4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7784D0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30F00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975CD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5F82F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2F3A6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CDF8B7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55D0AB8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4E0EAE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9FD19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−1,51849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397B5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1,99276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3E2D8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−0,7620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66256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0,4461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6B4EC0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03C8445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52319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LINCOMEP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4540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1,22189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D6B51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0,436683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EE9D9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202F9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0,0051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5CFE67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B00252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4F15A9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LRPMG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A2C850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−1,72273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F75BC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0,250482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88575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−6,878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8B054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9569E3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55E359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F9F2B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LCARPCAP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660C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−3,63660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EB20D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0,148259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57479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−24,53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637A1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64FFB0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4A95A17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A3B2AA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E08DC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0,188281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ACEDB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0,175922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27F26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8A1A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0,2845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27813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60FC95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5FC3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EED3D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0,173526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41E6D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0,177764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42FE4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0,9762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22FBE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0,3290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F27D47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76D2284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AC6AE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F8DADE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0,244871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565C0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0,181308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1546D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4B9F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0,1768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826E2A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7FE" w:rsidRPr="00BA4CFA" w14:paraId="6DE8AA5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7606F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B0F23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0,436460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48FBF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0,186650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F7710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2,338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B8C14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0,0194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BDBE4E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  <w:tr w:rsidR="008B37FE" w:rsidRPr="00BA4CFA" w14:paraId="6F5392C6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DC79C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3929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0,519469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FFBB6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0,190680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C4CF5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53C2C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0,0064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B643BB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F8F0FDC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32B81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CCC4B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0,744930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A448A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0,195772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84C94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3,805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2B482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F7B7D9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8CB3D3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E602F5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04A37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0,899543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0134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0,200956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3E517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4,476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C92B4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A8F5C0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EDC227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7F7F5F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A3EB2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1,05227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18142F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0,206900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F3952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5,086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AD468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77717E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F02ED4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E227E7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59F87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1,06755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9DBC4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0,217341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4CE1D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4,912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8093C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7B111C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6385D10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E54D62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A802C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1,20733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7ECA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0,226879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3CE3D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5,321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FE340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71DF67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3B050FA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FB00B0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A3C21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1,35313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59CF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0,233350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6E2E5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5,799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F3B70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1C0C2F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201062A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36EFF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A065D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1,47212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70C3A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0,243538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0E949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6,045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67442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5AEDAE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4E1407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FA563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F585F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1,63352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20CBF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0,257117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3D92F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6,353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3C6F4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B8553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D8A97F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07430A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7BAC2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1,44259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87DEB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0,250007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789D3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5,770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34861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20A3B1C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5779AE2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8F381EB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CBE2E5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1,65802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CC52D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0,249386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91FDC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6,648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C1C40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C8A7A1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F440F3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219D43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EE627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1,67277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4398F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0,257640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50F92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6,493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722A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2E67C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0C4DF440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07EE5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5079F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1,73611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64EA0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0,263056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73DA5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6,600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8B87A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2E0FCC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8B37FE" w:rsidRPr="00BA4CFA" w14:paraId="1EC00DB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59FF73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DB0FA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1,78353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F328E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0,272206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742754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6,552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58CBE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9C53CF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48DB24C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A1EFDC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1FB5F9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38EED9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8B37FE" w:rsidRPr="00BA4CFA" w14:paraId="108FADD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D3D632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7113923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25,77745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AC9E4A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E54EA6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B22DB1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3,293443</w:t>
            </w:r>
          </w:p>
        </w:tc>
      </w:tr>
      <w:tr w:rsidR="008B37FE" w:rsidRPr="00BA4CFA" w14:paraId="5D58A5D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30C5F4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B008A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1637,611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848AAD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CEA81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14283D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2,258670</w:t>
            </w:r>
          </w:p>
        </w:tc>
      </w:tr>
      <w:tr w:rsidR="008B37FE" w:rsidRPr="00BA4CFA" w14:paraId="29CB1FE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DF28B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8298E6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−753,0942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D48FFC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489408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07D163F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1550,188</w:t>
            </w:r>
          </w:p>
        </w:tc>
      </w:tr>
      <w:tr w:rsidR="008B37FE" w:rsidRPr="00BA4CFA" w14:paraId="65392E3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0933FB9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C008A8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1634,554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BCE38BA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163047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AE7130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1583,797</w:t>
            </w:r>
          </w:p>
        </w:tc>
      </w:tr>
      <w:tr w:rsidR="008B37FE" w:rsidRPr="00BA4CFA" w14:paraId="01C3047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DAF679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D253996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0,756369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81EF867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2C30C8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5582652" w14:textId="77777777" w:rsidR="008B37FE" w:rsidRPr="00BA4CFA" w:rsidRDefault="008B37FE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0,331056</w:t>
            </w:r>
          </w:p>
        </w:tc>
      </w:tr>
    </w:tbl>
    <w:p w14:paraId="318DFEB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F70F3D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B4775A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1,38022</w:t>
      </w:r>
    </w:p>
    <w:p w14:paraId="1F78FC0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0,237263</w:t>
      </w:r>
    </w:p>
    <w:p w14:paraId="7F6A790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teta utilizado para quasi-desmediação = 0,905309</w:t>
      </w:r>
    </w:p>
    <w:p w14:paraId="32B105F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4C3F80A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Qui-quadrado(3) = 1171,35</w:t>
      </w:r>
    </w:p>
    <w:p w14:paraId="3B37FE15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1,20606e-253</w:t>
      </w:r>
    </w:p>
    <w:p w14:paraId="6E1B3CE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5FD2D0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Wald conjunto nas dummies temporais -</w:t>
      </w:r>
    </w:p>
    <w:p w14:paraId="7CB4888E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34E79FD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Qui-quadrado(18) = 73,938</w:t>
      </w:r>
    </w:p>
    <w:p w14:paraId="34EB65C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9,63504e-09</w:t>
      </w:r>
    </w:p>
    <w:p w14:paraId="45AB5981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995932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Breusch-Pagan -</w:t>
      </w:r>
    </w:p>
    <w:p w14:paraId="5A3A876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126A0EAF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1492,58</w:t>
      </w:r>
    </w:p>
    <w:p w14:paraId="09C1F7E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 com p-valor = 0</w:t>
      </w:r>
    </w:p>
    <w:p w14:paraId="714F8EA9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20E96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Hausman -</w:t>
      </w:r>
    </w:p>
    <w:p w14:paraId="4DA5C4A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6B75AD5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Qui-quadrado(3) = 58,8487</w:t>
      </w:r>
    </w:p>
    <w:p w14:paraId="1C8762FC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1,03554e-12</w:t>
      </w:r>
    </w:p>
    <w:p w14:paraId="10ED0D9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12EAACC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Para o Modelo Aleatório de Efeitos Componentes de Erro Bidirecional, esses são os impactos causados pelas variáveis sobre a variável dependente:</w:t>
      </w:r>
    </w:p>
    <w:p w14:paraId="265B519E" w14:textId="5B23819D" w:rsidR="008B37FE" w:rsidRPr="00175CE6" w:rsidRDefault="008B37FE" w:rsidP="00175CE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175CE6">
        <w:rPr>
          <w:rFonts w:ascii="Arial" w:hAnsi="Arial" w:cs="Arial"/>
          <w:b/>
          <w:sz w:val="24"/>
          <w:szCs w:val="24"/>
        </w:rPr>
        <w:t xml:space="preserve">Magnitude dos </w:t>
      </w:r>
      <w:r w:rsidR="00175CE6" w:rsidRPr="00175CE6">
        <w:rPr>
          <w:rFonts w:ascii="Arial" w:hAnsi="Arial" w:cs="Arial"/>
          <w:b/>
          <w:sz w:val="24"/>
          <w:szCs w:val="24"/>
        </w:rPr>
        <w:t>C</w:t>
      </w:r>
      <w:r w:rsidRPr="00175CE6">
        <w:rPr>
          <w:rFonts w:ascii="Arial" w:hAnsi="Arial" w:cs="Arial"/>
          <w:b/>
          <w:sz w:val="24"/>
          <w:szCs w:val="24"/>
        </w:rPr>
        <w:t>oeficientes</w:t>
      </w:r>
    </w:p>
    <w:p w14:paraId="1856D778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</w:t>
      </w:r>
      <w:r w:rsidRPr="00BA4CFA">
        <w:rPr>
          <w:rFonts w:ascii="Arial" w:hAnsi="Arial" w:cs="Arial"/>
          <w:sz w:val="24"/>
          <w:szCs w:val="24"/>
        </w:rPr>
        <w:t xml:space="preserve">0 (constante): -1,52 - É a média do consumo de gasolina </w:t>
      </w:r>
      <w:r w:rsidRPr="00BA4CFA">
        <w:rPr>
          <w:rFonts w:ascii="Arial" w:eastAsiaTheme="minorEastAsia" w:hAnsi="Arial" w:cs="Arial"/>
          <w:sz w:val="24"/>
          <w:szCs w:val="24"/>
        </w:rPr>
        <w:t>quando a renda per capita, o estoque de carros per capita e o preço real do carro a gasolina são iguais a zero.</w:t>
      </w:r>
    </w:p>
    <w:p w14:paraId="5694CB7E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1,22 - Para o aumento de uma unidade na renda real per capita, o consumo de gasolina por carro aumenta, em média, 1,22 unidades, mantendo as demais variáveis constantes.</w:t>
      </w:r>
    </w:p>
    <w:p w14:paraId="254F83C1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 xml:space="preserve">β2 (LRPMG): -1,72 - Para o aumento de uma unidade no estoque de carros per capita, a quantidade demanda de gasolina diminui, em média, 1,72 unidades, mantendo as demais variáveis constantes. </w:t>
      </w:r>
    </w:p>
    <w:p w14:paraId="767E5AED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-3,64 – Para o aumento de uma unidade no preço real da gasolina, a quantidade demandada de gasolina diminui, em média, 3,64 unidades, mantendo as demais variáveis constantes.</w:t>
      </w:r>
    </w:p>
    <w:p w14:paraId="687331CD" w14:textId="083410CA" w:rsidR="008B37FE" w:rsidRPr="00076126" w:rsidRDefault="00076126" w:rsidP="00076126">
      <w:pPr>
        <w:pStyle w:val="PargrafodaLista"/>
        <w:numPr>
          <w:ilvl w:val="0"/>
          <w:numId w:val="6"/>
        </w:num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076126">
        <w:rPr>
          <w:rFonts w:ascii="Arial" w:eastAsiaTheme="minorEastAsia" w:hAnsi="Arial" w:cs="Arial"/>
          <w:b/>
          <w:sz w:val="24"/>
          <w:szCs w:val="24"/>
        </w:rPr>
        <w:t>Significância Estatística</w:t>
      </w:r>
    </w:p>
    <w:p w14:paraId="264A817B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β0 (constante): p-valor = 0,4461 – O parâmetro não é estatisticamente significante. Não rejeita-se a hipótese nula, ou seja, o consumo de gasolina por carro pode ser igual a zero.</w:t>
      </w:r>
    </w:p>
    <w:p w14:paraId="135616C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β1 (LINCOMEP): p-valor = 0,0051 – O parâmetro é estatisticamente significante ao nível de 1%. Rejeita-se a hipótese nula, ou seja, a renda real per capita parece afetar o consumo de gasolina por carro.</w:t>
      </w:r>
    </w:p>
    <w:p w14:paraId="68B410D4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β2 (LRPMG): p-valor = 6,09e-012 – O parâmetro é estatisticamente significante ao nível de 1%. Rejeita-se a hipótese nula, ou seja, o estoque de carros per capita parece afetar o consumo de gasolina por carro.</w:t>
      </w:r>
    </w:p>
    <w:p w14:paraId="5EF6749F" w14:textId="77777777" w:rsidR="008B37FE" w:rsidRPr="00BA4CFA" w:rsidRDefault="008B37FE" w:rsidP="008B37FE">
      <w:pPr>
        <w:jc w:val="both"/>
        <w:rPr>
          <w:rFonts w:ascii="Arial" w:eastAsiaTheme="minorEastAsia" w:hAnsi="Arial" w:cs="Arial"/>
          <w:sz w:val="24"/>
          <w:szCs w:val="24"/>
        </w:rPr>
      </w:pPr>
      <w:r w:rsidRPr="00BA4CFA">
        <w:rPr>
          <w:rFonts w:ascii="Arial" w:eastAsiaTheme="minorEastAsia" w:hAnsi="Arial" w:cs="Arial"/>
          <w:sz w:val="24"/>
          <w:szCs w:val="24"/>
        </w:rPr>
        <w:t>β3 (LCARCAP): p-valor = 7,30e-133 – O parâmetro é estatisticamente significante ao nível de 1%. Rejeita-se a hipótese nula, ou seja, o preço real da gasolina parece afetar o consumo de gasolina por carro.</w:t>
      </w:r>
    </w:p>
    <w:p w14:paraId="2FE4EF46" w14:textId="77777777" w:rsidR="008B37FE" w:rsidRPr="00175CE6" w:rsidRDefault="008B37FE" w:rsidP="00175CE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175CE6">
        <w:rPr>
          <w:rFonts w:ascii="Arial" w:hAnsi="Arial" w:cs="Arial"/>
          <w:b/>
          <w:sz w:val="24"/>
          <w:szCs w:val="24"/>
        </w:rPr>
        <w:t>Autocorrelação</w:t>
      </w:r>
    </w:p>
    <w:p w14:paraId="7CBC1F6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O Teste de Durbin-Watson apresenta valor estimado de 0,33, portanto, há indícios de autocorrelação serial positiva nos resíduos.</w:t>
      </w:r>
    </w:p>
    <w:p w14:paraId="580D9D7D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D5FB3FB" w14:textId="77777777" w:rsidR="008B37FE" w:rsidRPr="00076126" w:rsidRDefault="008B37FE" w:rsidP="00076126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126">
        <w:rPr>
          <w:rFonts w:ascii="Arial" w:hAnsi="Arial" w:cs="Arial"/>
          <w:b/>
          <w:bCs/>
          <w:sz w:val="24"/>
          <w:szCs w:val="24"/>
        </w:rPr>
        <w:t xml:space="preserve">Teta utilizado para quase-desmediação </w:t>
      </w:r>
      <w:r w:rsidRPr="00076126">
        <w:rPr>
          <w:rFonts w:ascii="Arial" w:hAnsi="Arial" w:cs="Arial"/>
          <w:sz w:val="24"/>
          <w:szCs w:val="24"/>
        </w:rPr>
        <w:t>= 0,905309</w:t>
      </w:r>
    </w:p>
    <w:p w14:paraId="7B88696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Dado o valor de teta (ou λ), podemos afirmar que o modelo se aproxima de um modelo de efeitos fixos.</w:t>
      </w:r>
    </w:p>
    <w:p w14:paraId="3B41016B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7E02DBA" w14:textId="77777777" w:rsidR="008B37FE" w:rsidRPr="00076126" w:rsidRDefault="008B37FE" w:rsidP="00076126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76126">
        <w:rPr>
          <w:rFonts w:ascii="Arial" w:hAnsi="Arial" w:cs="Arial"/>
          <w:b/>
          <w:bCs/>
          <w:sz w:val="24"/>
          <w:szCs w:val="24"/>
        </w:rPr>
        <w:t>Teste conjunto dos regressores designados</w:t>
      </w:r>
    </w:p>
    <w:p w14:paraId="7E4719D3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8B6AB04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Rejeita-se a hipótese nula, considerando o p-valor = 1,20606e-253 ao nível de significância de 1%. Ou seja, o modelo estimado não necessita a exclusão de alguma das variáveis.</w:t>
      </w:r>
    </w:p>
    <w:p w14:paraId="62CB7990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038399" w14:textId="77777777" w:rsidR="008B37FE" w:rsidRPr="00076126" w:rsidRDefault="008B37FE" w:rsidP="00076126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76126">
        <w:rPr>
          <w:rFonts w:ascii="Arial" w:hAnsi="Arial" w:cs="Arial"/>
          <w:b/>
          <w:bCs/>
          <w:sz w:val="24"/>
          <w:szCs w:val="24"/>
        </w:rPr>
        <w:t>Teste de Wald conjunto nas dummies temporais</w:t>
      </w:r>
    </w:p>
    <w:p w14:paraId="28DC48D8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E34C27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Considerando o p-valor = 9,63504e-09, rejeita-se a hipótese nula do Teste de Wald ao nível de significância de 1%, ou seja, podemos afirmar que o modelo apresenta efeitos de tempo e o melhor modelo é o modelo bidirecional.</w:t>
      </w:r>
    </w:p>
    <w:p w14:paraId="1BED4B2A" w14:textId="77777777" w:rsidR="008B37FE" w:rsidRPr="00BA4CFA" w:rsidRDefault="008B37FE" w:rsidP="008B37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69394F" w14:textId="77777777" w:rsidR="008B37FE" w:rsidRPr="005A3B99" w:rsidRDefault="008B37FE" w:rsidP="005A3B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5A3B99">
        <w:rPr>
          <w:rFonts w:ascii="Arial" w:hAnsi="Arial" w:cs="Arial"/>
          <w:b/>
          <w:bCs/>
          <w:sz w:val="24"/>
          <w:szCs w:val="24"/>
        </w:rPr>
        <w:t>Teste de Breusch-Pagan para comparação entre MQO e Efeitos Aleatórios</w:t>
      </w:r>
    </w:p>
    <w:p w14:paraId="54C88E99" w14:textId="77777777" w:rsidR="008B37FE" w:rsidRPr="00BA4CFA" w:rsidRDefault="008B37FE" w:rsidP="008B37FE">
      <w:pPr>
        <w:jc w:val="both"/>
        <w:rPr>
          <w:rFonts w:ascii="Arial" w:hAnsi="Arial" w:cs="Arial"/>
          <w:bCs/>
          <w:sz w:val="24"/>
          <w:szCs w:val="24"/>
        </w:rPr>
      </w:pPr>
      <w:r w:rsidRPr="00BA4CFA">
        <w:rPr>
          <w:rFonts w:ascii="Arial" w:hAnsi="Arial" w:cs="Arial"/>
          <w:bCs/>
          <w:sz w:val="24"/>
          <w:szCs w:val="24"/>
        </w:rPr>
        <w:t>Ao nível de significância de 1%, para o p-valor = 0, rejeitamos a hipótese nula, ou seja, o modelo mais adequado seria o de Efeitos Aleatórios.</w:t>
      </w:r>
    </w:p>
    <w:p w14:paraId="2D136A03" w14:textId="77777777" w:rsidR="008B37FE" w:rsidRPr="005A3B99" w:rsidRDefault="008B37FE" w:rsidP="005A3B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5A3B99">
        <w:rPr>
          <w:rFonts w:ascii="Arial" w:hAnsi="Arial" w:cs="Arial"/>
          <w:b/>
          <w:sz w:val="24"/>
          <w:szCs w:val="24"/>
        </w:rPr>
        <w:t xml:space="preserve">Teste de Hausman para comparação entre Efeitos Fixos e Efeitos Aleatórios </w:t>
      </w:r>
    </w:p>
    <w:p w14:paraId="5CD6B42E" w14:textId="77777777" w:rsidR="008B37FE" w:rsidRPr="00BA4CFA" w:rsidRDefault="008B37FE" w:rsidP="008B37FE">
      <w:pPr>
        <w:jc w:val="both"/>
        <w:rPr>
          <w:rFonts w:ascii="Arial" w:hAnsi="Arial" w:cs="Arial"/>
          <w:bCs/>
          <w:sz w:val="24"/>
          <w:szCs w:val="24"/>
        </w:rPr>
      </w:pPr>
      <w:r w:rsidRPr="00BA4CFA">
        <w:rPr>
          <w:rFonts w:ascii="Arial" w:hAnsi="Arial" w:cs="Arial"/>
          <w:bCs/>
          <w:sz w:val="24"/>
          <w:szCs w:val="24"/>
        </w:rPr>
        <w:t>Rejeitamos a hipótese nula do modelo ao nível de significância de 1% para o p-valor = 1,03554e-12, portanto, o modelo de Efeitos Aleatórios não seria o modelo adequado, prevalecendo que o Modelo de Efeitos Fixos é preferível.</w:t>
      </w:r>
    </w:p>
    <w:p w14:paraId="33CB204E" w14:textId="77777777" w:rsidR="008B37FE" w:rsidRDefault="008B37FE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7D2978E" w14:textId="77777777" w:rsidR="00002A6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46B3EA0C" w14:textId="77777777" w:rsidR="00002A6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097419AD" w14:textId="77777777" w:rsidR="00002A6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7ED1338F" w14:textId="77777777" w:rsidR="00002A6A" w:rsidRPr="00BA4CFA" w:rsidRDefault="00002A6A" w:rsidP="008B37FE">
      <w:pPr>
        <w:jc w:val="both"/>
        <w:rPr>
          <w:rFonts w:ascii="Arial" w:hAnsi="Arial" w:cs="Arial"/>
          <w:b/>
          <w:sz w:val="24"/>
          <w:szCs w:val="24"/>
        </w:rPr>
      </w:pPr>
    </w:p>
    <w:p w14:paraId="12A310C7" w14:textId="77777777" w:rsidR="008B37FE" w:rsidRPr="005A3B99" w:rsidRDefault="008B37FE" w:rsidP="005A3B9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5A3B99">
        <w:rPr>
          <w:rFonts w:ascii="Arial" w:hAnsi="Arial" w:cs="Arial"/>
          <w:b/>
          <w:sz w:val="24"/>
          <w:szCs w:val="24"/>
        </w:rPr>
        <w:t>Interceptos Verticais</w:t>
      </w:r>
    </w:p>
    <w:tbl>
      <w:tblPr>
        <w:tblW w:w="5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4"/>
      </w:tblGrid>
      <w:tr w:rsidR="008B37FE" w:rsidRPr="00BA4CFA" w14:paraId="3F68AA45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75DD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Austria = -1,51849 + (-0,68785) = -2,20634</w:t>
            </w:r>
          </w:p>
        </w:tc>
      </w:tr>
      <w:tr w:rsidR="008B37FE" w:rsidRPr="00BA4CFA" w14:paraId="4AA4A659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901B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Belgium = -1,51849 + (-0,75166) = -2,27015</w:t>
            </w:r>
          </w:p>
        </w:tc>
      </w:tr>
      <w:tr w:rsidR="008B37FE" w:rsidRPr="00BA4CFA" w14:paraId="58ED4247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E7362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Canada  = -1,51849 + (5,246422) = 3,727932</w:t>
            </w:r>
          </w:p>
        </w:tc>
      </w:tr>
      <w:tr w:rsidR="008B37FE" w:rsidRPr="00BA4CFA" w14:paraId="2BDEF543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4892B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lastRenderedPageBreak/>
              <w:t>Intercepto Denmark = -1,51849 + (0,837361) = -0,681129</w:t>
            </w:r>
          </w:p>
        </w:tc>
      </w:tr>
      <w:tr w:rsidR="008B37FE" w:rsidRPr="00BA4CFA" w14:paraId="2F517136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3DF7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France = -1,51849 +(-0,60756) = -2,12605</w:t>
            </w:r>
          </w:p>
        </w:tc>
      </w:tr>
      <w:tr w:rsidR="008B37FE" w:rsidRPr="00BA4CFA" w14:paraId="24BED617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1044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Germany = -1,51849 +(-0,81187) = -2,33036</w:t>
            </w:r>
          </w:p>
        </w:tc>
      </w:tr>
      <w:tr w:rsidR="008B37FE" w:rsidRPr="00BA4CFA" w14:paraId="40DD0BB4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FB35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Greece = -1,51849 +(-1,40797) = -2,92646</w:t>
            </w:r>
          </w:p>
        </w:tc>
      </w:tr>
      <w:tr w:rsidR="008B37FE" w:rsidRPr="00BA4CFA" w14:paraId="3283D606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6BDFF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Ireland = -1,51849 + (0,266498) = -1,251992</w:t>
            </w:r>
          </w:p>
        </w:tc>
      </w:tr>
      <w:tr w:rsidR="008B37FE" w:rsidRPr="00BA4CFA" w14:paraId="2201D802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67DB9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Italy = -1,51849 +( -1,70692) = -3,22541</w:t>
            </w:r>
          </w:p>
        </w:tc>
      </w:tr>
      <w:tr w:rsidR="008B37FE" w:rsidRPr="00BA4CFA" w14:paraId="171F58E4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8883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Japan = -1,51849 +(-0,32076) = -1,83925</w:t>
            </w:r>
          </w:p>
        </w:tc>
      </w:tr>
      <w:tr w:rsidR="008B37FE" w:rsidRPr="00BA4CFA" w14:paraId="63A74002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1D64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Netherl = -1,51849 + (0,47771) = -1,9962</w:t>
            </w:r>
          </w:p>
        </w:tc>
      </w:tr>
      <w:tr w:rsidR="008B37FE" w:rsidRPr="00BA4CFA" w14:paraId="5B0D5B1F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F661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Norway = -1,51849 + (-0,15996) = -1,67845</w:t>
            </w:r>
          </w:p>
        </w:tc>
      </w:tr>
      <w:tr w:rsidR="008B37FE" w:rsidRPr="00BA4CFA" w14:paraId="4B94A337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DA661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Spain = -1,51849 + (-2,9762) = -4,49469</w:t>
            </w:r>
          </w:p>
        </w:tc>
      </w:tr>
      <w:tr w:rsidR="008B37FE" w:rsidRPr="00BA4CFA" w14:paraId="4558D3CE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55DD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Sweden = -1,51849 +(-0,57623) = -2,09472</w:t>
            </w:r>
          </w:p>
        </w:tc>
      </w:tr>
      <w:tr w:rsidR="008B37FE" w:rsidRPr="00BA4CFA" w14:paraId="6A3C48C2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5B7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Switzer = -1,51849 +(0,552864) = -0,965626</w:t>
            </w:r>
          </w:p>
        </w:tc>
      </w:tr>
      <w:tr w:rsidR="008B37FE" w:rsidRPr="00BA4CFA" w14:paraId="5AA3765D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3AFB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Turkey = -1,51849 + (1,94983) = -3,46832</w:t>
            </w:r>
          </w:p>
        </w:tc>
      </w:tr>
      <w:tr w:rsidR="008B37FE" w:rsidRPr="00BA4CFA" w14:paraId="536191CF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BD0E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U.K. = -1,51849  + (0,11596) = -1,63445</w:t>
            </w:r>
          </w:p>
        </w:tc>
      </w:tr>
      <w:tr w:rsidR="008B37FE" w:rsidRPr="00BA4CFA" w14:paraId="2D471BB8" w14:textId="77777777" w:rsidTr="00D33AA6">
        <w:trPr>
          <w:trHeight w:val="294"/>
        </w:trPr>
        <w:tc>
          <w:tcPr>
            <w:tcW w:w="5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963A" w14:textId="77777777" w:rsidR="008B37FE" w:rsidRPr="00BA4CFA" w:rsidRDefault="008B37FE" w:rsidP="00D33A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BA4CFA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U.S.A. = -1,51849  + (5,647321) = 4,128831</w:t>
            </w:r>
          </w:p>
        </w:tc>
      </w:tr>
    </w:tbl>
    <w:p w14:paraId="1A6B98CB" w14:textId="77777777" w:rsidR="008B37FE" w:rsidRPr="00BA4CFA" w:rsidRDefault="008B37FE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99C5FB9" w14:textId="77777777" w:rsidR="00180A69" w:rsidRPr="00BA4CFA" w:rsidRDefault="00180A6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49A5288" w14:textId="77777777" w:rsidR="00C92A67" w:rsidRDefault="00C92A67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2CEFE6F5" w14:textId="77777777" w:rsidR="00C92A67" w:rsidRDefault="00C92A67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574D8F6A" w14:textId="77777777" w:rsidR="00C92A67" w:rsidRDefault="00C92A67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4A480F4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03) </w:t>
      </w:r>
      <w:r w:rsidRPr="00BA4CFA">
        <w:rPr>
          <w:rFonts w:ascii="Arial" w:hAnsi="Arial" w:cs="Arial"/>
          <w:sz w:val="24"/>
          <w:szCs w:val="24"/>
        </w:rPr>
        <w:t xml:space="preserve">A base de dados </w:t>
      </w:r>
      <w:r w:rsidRPr="00BA4CFA">
        <w:rPr>
          <w:rFonts w:ascii="Arial" w:hAnsi="Arial" w:cs="Arial"/>
          <w:i/>
          <w:sz w:val="24"/>
          <w:szCs w:val="24"/>
        </w:rPr>
        <w:t>rental.gdt</w:t>
      </w:r>
      <w:r w:rsidRPr="00BA4CFA">
        <w:rPr>
          <w:rFonts w:ascii="Arial" w:hAnsi="Arial" w:cs="Arial"/>
          <w:sz w:val="24"/>
          <w:szCs w:val="24"/>
        </w:rPr>
        <w:t xml:space="preserve"> contém dados sobre preços de aluguel de imóveis e outras características socioeconômicas de cidades universitárias norte-americanas. As observações referem-se aos anos 1980 e 1990. O modelo teórico é dado abaixo:</w:t>
      </w:r>
    </w:p>
    <w:p w14:paraId="497EA1A8" w14:textId="77777777" w:rsidR="001C6647" w:rsidRPr="00BA4CFA" w:rsidRDefault="00000000" w:rsidP="001C6647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lrent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lpop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lavginc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pctstu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it</m:t>
              </m:r>
            </m:sub>
          </m:sSub>
        </m:oMath>
      </m:oMathPara>
    </w:p>
    <w:p w14:paraId="1A0C90D6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i/>
          <w:sz w:val="24"/>
          <w:szCs w:val="24"/>
        </w:rPr>
        <w:t>city</w:t>
      </w:r>
      <w:r w:rsidRPr="00BA4CFA">
        <w:rPr>
          <w:rFonts w:ascii="Arial" w:hAnsi="Arial" w:cs="Arial"/>
          <w:sz w:val="24"/>
          <w:szCs w:val="24"/>
        </w:rPr>
        <w:t>: cidade (codificada entre 1 e 69)</w:t>
      </w:r>
    </w:p>
    <w:p w14:paraId="6F1D1D4F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year: ano da observação (year=80 ou year=90)</w:t>
      </w:r>
    </w:p>
    <w:p w14:paraId="4AFA490C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i/>
          <w:sz w:val="24"/>
          <w:szCs w:val="24"/>
        </w:rPr>
      </w:pPr>
      <w:r w:rsidRPr="00BA4CFA">
        <w:rPr>
          <w:rFonts w:ascii="Arial" w:hAnsi="Arial" w:cs="Arial"/>
          <w:i/>
          <w:sz w:val="24"/>
          <w:szCs w:val="24"/>
        </w:rPr>
        <w:t>lrent: log do preço médio dos aluguéis em US$</w:t>
      </w:r>
    </w:p>
    <w:p w14:paraId="7ED13A2E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i/>
          <w:sz w:val="24"/>
          <w:szCs w:val="24"/>
        </w:rPr>
        <w:t>lpop</w:t>
      </w:r>
      <w:r w:rsidRPr="00BA4CFA">
        <w:rPr>
          <w:rFonts w:ascii="Arial" w:hAnsi="Arial" w:cs="Arial"/>
          <w:sz w:val="24"/>
          <w:szCs w:val="24"/>
        </w:rPr>
        <w:t>: log da população da cidade</w:t>
      </w:r>
    </w:p>
    <w:p w14:paraId="3BB1FB56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i/>
          <w:sz w:val="24"/>
          <w:szCs w:val="24"/>
        </w:rPr>
        <w:lastRenderedPageBreak/>
        <w:t>lavginc</w:t>
      </w:r>
      <w:r w:rsidRPr="00BA4CFA">
        <w:rPr>
          <w:rFonts w:ascii="Arial" w:hAnsi="Arial" w:cs="Arial"/>
          <w:sz w:val="24"/>
          <w:szCs w:val="24"/>
        </w:rPr>
        <w:t>: log da  renda per capita da cidade</w:t>
      </w:r>
    </w:p>
    <w:p w14:paraId="3603D933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i/>
          <w:sz w:val="24"/>
          <w:szCs w:val="24"/>
        </w:rPr>
        <w:t>pctstu</w:t>
      </w:r>
      <w:r w:rsidRPr="00BA4CFA">
        <w:rPr>
          <w:rFonts w:ascii="Arial" w:hAnsi="Arial" w:cs="Arial"/>
          <w:sz w:val="24"/>
          <w:szCs w:val="24"/>
        </w:rPr>
        <w:t>: percentual de estudantes em relação à população total</w:t>
      </w:r>
    </w:p>
    <w:p w14:paraId="4CB053E4" w14:textId="77777777" w:rsidR="001C6647" w:rsidRPr="00BA4CFA" w:rsidRDefault="001C6647" w:rsidP="001C66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8F2DE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Queremos especificar um modelo empírico para verificar os determinantes do preço dos aluguéis. Em particular, queremos verificar se a forte presença de estudantes nestas cidades afeta o preço do mercado de imóveis alugados.</w:t>
      </w:r>
    </w:p>
    <w:p w14:paraId="46E14CEA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Obs.: os dados não estão em log.</w:t>
      </w:r>
    </w:p>
    <w:p w14:paraId="4C507DDB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a) Rode o modelo de MQO Empilhados. Interprete a saída de regressão em relação a magnitude dos coeficientes, nível de significância, R</w:t>
      </w:r>
      <w:r w:rsidRPr="00BA4CFA">
        <w:rPr>
          <w:rFonts w:ascii="Arial" w:hAnsi="Arial" w:cs="Arial"/>
          <w:b/>
          <w:sz w:val="24"/>
          <w:szCs w:val="24"/>
          <w:vertAlign w:val="superscript"/>
        </w:rPr>
        <w:t>2</w:t>
      </w:r>
      <w:r w:rsidRPr="00BA4CFA">
        <w:rPr>
          <w:rFonts w:ascii="Arial" w:hAnsi="Arial" w:cs="Arial"/>
          <w:b/>
          <w:sz w:val="24"/>
          <w:szCs w:val="24"/>
        </w:rPr>
        <w:t xml:space="preserve"> e autocorrelação.</w:t>
      </w:r>
    </w:p>
    <w:p w14:paraId="46F9140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1: MQO agrupado, usando 128 observações</w:t>
      </w:r>
    </w:p>
    <w:p w14:paraId="5C81FF5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022ECD8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588EC09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l_rent</w:t>
      </w:r>
    </w:p>
    <w:p w14:paraId="777ECB2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4FCB315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4387E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C19DB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CCEF9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1059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58E22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8E7CDB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72F4740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130538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01777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−3,36831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5057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0,463944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4B427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−7,260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41E81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7715C7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2C4E95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715137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9919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0,0313456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7F5E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0,0270786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66D6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4AFE6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0,2493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F0F232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175881D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73945D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3A082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0,877139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5783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0,0413247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6EF66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21,23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F0569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236B20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9E1385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97A2A5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B805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0,00658487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A5D62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0,00120268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16671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5,475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7EE3E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DF923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703C1D4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98"/>
        <w:gridCol w:w="1335"/>
        <w:gridCol w:w="410"/>
        <w:gridCol w:w="2567"/>
        <w:gridCol w:w="1335"/>
      </w:tblGrid>
      <w:tr w:rsidR="001C6647" w:rsidRPr="00BA4CFA" w14:paraId="1273A7DC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4D3C104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44A15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7934B7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768256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014D6DA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560DF137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79FB6BC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D619F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2,852256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652BD0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5CD9B36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6C45C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0,151664</w:t>
            </w:r>
          </w:p>
        </w:tc>
      </w:tr>
      <w:tr w:rsidR="001C6647" w:rsidRPr="00BA4CFA" w14:paraId="2A147B14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6FEBA56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E35DC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0,797110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33694F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6A09C51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3D9EAE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0,792201</w:t>
            </w:r>
          </w:p>
        </w:tc>
      </w:tr>
      <w:tr w:rsidR="001C6647" w:rsidRPr="00BA4CFA" w14:paraId="6AB8DF98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6EC270B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124)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46B6DD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162,3895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18614B5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6793FC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334EA26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8,98e-43</w:t>
            </w:r>
          </w:p>
        </w:tc>
      </w:tr>
      <w:tr w:rsidR="001C6647" w:rsidRPr="00BA4CFA" w14:paraId="35EBB81C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5166C16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6E17726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61,82675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148D94C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1691F7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78CEF0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−115,6535</w:t>
            </w:r>
          </w:p>
        </w:tc>
      </w:tr>
      <w:tr w:rsidR="001C6647" w:rsidRPr="00BA4CFA" w14:paraId="17B46398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2F02CA8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1920C4B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−104,2454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1928276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347C82B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7AFA0B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−111,0183</w:t>
            </w:r>
          </w:p>
        </w:tc>
      </w:tr>
      <w:tr w:rsidR="001C6647" w:rsidRPr="00BA4CFA" w14:paraId="3962D0EA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7E5D880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653824C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0,642630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35E87F0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335EE08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59D772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0,636104</w:t>
            </w:r>
          </w:p>
        </w:tc>
      </w:tr>
      <w:tr w:rsidR="001C6647" w:rsidRPr="00BA4CFA" w14:paraId="237E2217" w14:textId="77777777" w:rsidTr="00E509B1">
        <w:trPr>
          <w:trHeight w:val="253"/>
          <w:jc w:val="center"/>
        </w:trPr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</w:tcPr>
          <w:p w14:paraId="257F4FD4" w14:textId="692DC482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20263F8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</w:tcPr>
          <w:p w14:paraId="765ECFE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</w:tcPr>
          <w:p w14:paraId="2E5B299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14:paraId="7A582B3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08898E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68EFAC3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D01FD2A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DEC3804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5BDEBC5" w14:textId="77777777" w:rsid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D1E3CA8" w14:textId="77777777" w:rsidR="00E509B1" w:rsidRPr="00E509B1" w:rsidRDefault="00E509B1" w:rsidP="00E509B1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F00809F" w14:textId="7330B933" w:rsidR="001C6647" w:rsidRPr="00BA4CFA" w:rsidRDefault="00C97B55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0153426F" w14:textId="0D77E5CD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(–3,36831):</w:t>
      </w:r>
      <w:r w:rsidR="004A4DA3">
        <w:rPr>
          <w:rFonts w:ascii="Arial" w:hAnsi="Arial" w:cs="Arial"/>
          <w:sz w:val="24"/>
          <w:szCs w:val="24"/>
        </w:rPr>
        <w:t xml:space="preserve"> Quando as demais variáveis forem nulas</w:t>
      </w:r>
      <w:r w:rsidRPr="00BA4CFA">
        <w:rPr>
          <w:rFonts w:ascii="Arial" w:hAnsi="Arial" w:cs="Arial"/>
          <w:sz w:val="24"/>
          <w:szCs w:val="24"/>
        </w:rPr>
        <w:t xml:space="preserve">, o valor esperado da variação do preço médio dos aluguéis seria </w:t>
      </w:r>
      <w:r w:rsidR="000111A7">
        <w:rPr>
          <w:rFonts w:ascii="Arial" w:hAnsi="Arial" w:cs="Arial"/>
          <w:sz w:val="24"/>
          <w:szCs w:val="24"/>
        </w:rPr>
        <w:t>de uma queda de</w:t>
      </w:r>
      <w:r w:rsidR="0025606F">
        <w:rPr>
          <w:rFonts w:ascii="Arial" w:hAnsi="Arial" w:cs="Arial"/>
          <w:sz w:val="24"/>
          <w:szCs w:val="24"/>
        </w:rPr>
        <w:t xml:space="preserve"> 3,</w:t>
      </w:r>
      <w:r w:rsidR="00F24EC3">
        <w:rPr>
          <w:rFonts w:ascii="Arial" w:hAnsi="Arial" w:cs="Arial"/>
          <w:sz w:val="24"/>
          <w:szCs w:val="24"/>
        </w:rPr>
        <w:t>3</w:t>
      </w:r>
      <w:r w:rsidR="00835700">
        <w:rPr>
          <w:rFonts w:ascii="Arial" w:hAnsi="Arial" w:cs="Arial"/>
          <w:sz w:val="24"/>
          <w:szCs w:val="24"/>
        </w:rPr>
        <w:t>6</w:t>
      </w:r>
      <w:r w:rsidR="006D06F4">
        <w:rPr>
          <w:rFonts w:ascii="Arial" w:hAnsi="Arial" w:cs="Arial"/>
          <w:sz w:val="24"/>
          <w:szCs w:val="24"/>
        </w:rPr>
        <w:t>831</w:t>
      </w:r>
      <w:r w:rsidRPr="00BA4CFA">
        <w:rPr>
          <w:rFonts w:ascii="Arial" w:hAnsi="Arial" w:cs="Arial"/>
          <w:sz w:val="24"/>
          <w:szCs w:val="24"/>
        </w:rPr>
        <w:t>.</w:t>
      </w:r>
    </w:p>
    <w:p w14:paraId="72285AB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β1 lpop (0,03134): Um aumento de um 1% na variação da população da cidade gera um aumento de 0,0313% na variação do preço médio dos aluguéis, mantido constante as demais variáveis. </w:t>
      </w:r>
    </w:p>
    <w:p w14:paraId="112DEA4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β2 lavginc (0,8771): Um aumento de um 1% na variação da renda per capita da cidade gera um aumento de 0,8771% na variação do preço médio dos aluguéis, mantido constante as demais variáveis. </w:t>
      </w:r>
    </w:p>
    <w:p w14:paraId="2980FD69" w14:textId="73523C83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pctstu (0,00658): Um aumento de 1</w:t>
      </w:r>
      <w:r w:rsidR="00E509B1">
        <w:rPr>
          <w:rFonts w:ascii="Arial" w:hAnsi="Arial" w:cs="Arial"/>
          <w:sz w:val="24"/>
          <w:szCs w:val="24"/>
        </w:rPr>
        <w:t xml:space="preserve">% </w:t>
      </w:r>
      <w:r w:rsidRPr="00BA4CFA">
        <w:rPr>
          <w:rFonts w:ascii="Arial" w:hAnsi="Arial" w:cs="Arial"/>
          <w:sz w:val="24"/>
          <w:szCs w:val="24"/>
        </w:rPr>
        <w:t>de estudantes em relação à população total gera um aumento de 0,00658% na variação do preço médio dos aluguéis, mantido tudo o mais constante.</w:t>
      </w:r>
    </w:p>
    <w:p w14:paraId="54865C4A" w14:textId="741C0D22" w:rsidR="001C6647" w:rsidRPr="00BA4CFA" w:rsidRDefault="00E509B1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</w:t>
      </w:r>
      <w:r w:rsidR="001C6647" w:rsidRPr="00BA4CFA">
        <w:rPr>
          <w:rFonts w:ascii="Arial" w:hAnsi="Arial" w:cs="Arial"/>
          <w:b/>
          <w:sz w:val="24"/>
          <w:szCs w:val="24"/>
        </w:rPr>
        <w:t>ignificância</w:t>
      </w:r>
      <w:r>
        <w:rPr>
          <w:rFonts w:ascii="Arial" w:hAnsi="Arial" w:cs="Arial"/>
          <w:b/>
          <w:sz w:val="24"/>
          <w:szCs w:val="24"/>
        </w:rPr>
        <w:t xml:space="preserve"> Estatística</w:t>
      </w:r>
    </w:p>
    <w:p w14:paraId="418F771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(p-valor = 3,73e-11 &lt; 1%): parâmetro é estatisticamente insignificante ao nível de 1%</w:t>
      </w:r>
    </w:p>
    <w:p w14:paraId="37D8C95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(p-valor = 0,2493 &gt; 1%): parâmetro é estatisticamente insignificante ao nível de 1%. Não rejeitamos a hipótese nula, ou seja, a variação da população da cidade pode não afetar a variação do preço médio dos aluguéis.</w:t>
      </w:r>
    </w:p>
    <w:p w14:paraId="12B188A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(p-valor = 4,18e-43 &lt; 1%): parâmetro é estatisticamente significante ao nível de 1%. Rejeitamos a hipótese nula, ou seja, a variação da renda per capita da cidade deve afetar a variação do preço médio dos aluguéis.</w:t>
      </w:r>
    </w:p>
    <w:p w14:paraId="3FD3DA9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(p-valor = 2,32e-07 &lt; 1%): parâmetro é estatisticamente significante ao nível de 1%. Rejeitamos a hipótese nula, ou seja, o percentual de estudantes em relação à população total deve afetar a variação do preço médio dos aluguéis.</w:t>
      </w:r>
    </w:p>
    <w:p w14:paraId="3D75929F" w14:textId="693D6A18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</w:t>
      </w:r>
    </w:p>
    <w:p w14:paraId="6286A75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R²: 0,797110 – Indica que aproximadamente 79,71% da variação do preço médio dos aluguéis é explicada pela variação na população da cidade, a variação da renda per capita e do percentual dos estudantes em relação à população total.</w:t>
      </w:r>
    </w:p>
    <w:p w14:paraId="62CE9CA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R² Ajustado: 0,792201 – O modelo explica que cerca de 79,22% da variação na remuneração, dada a quantidade de variáveis utilizadas.</w:t>
      </w:r>
    </w:p>
    <w:p w14:paraId="2B5DA484" w14:textId="5C04158C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Autocorrelação</w:t>
      </w:r>
    </w:p>
    <w:p w14:paraId="069334C5" w14:textId="38EE88D3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De acordo com o Teste de Durbin-Watson que apresentou o valor de 0,636104, há presença de autocorrelação positiva, dado que o valor estimado do teste está próximo de zero. </w:t>
      </w:r>
    </w:p>
    <w:p w14:paraId="585C2EB9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b) Será que o preço médio dos alugueis é diferente entre os anos de 1980 e 1990? </w:t>
      </w:r>
    </w:p>
    <w:p w14:paraId="6379622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B:MQO agrupado, usando 128 observações</w:t>
      </w:r>
    </w:p>
    <w:p w14:paraId="42B717B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051554A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1E5DFCC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l_rent</w:t>
      </w:r>
    </w:p>
    <w:p w14:paraId="16B69A1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035F2D8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642F2C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685E2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F128A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B08B4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DABE4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AC359F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614885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56345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6954D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−0,568806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E84B0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0,534881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D92B7F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A92F2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0,2897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58338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1DADD58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CC04B2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10CCB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0,0406863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89B03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0,0225154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3A08D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73132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0,0732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AB2853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1C6647" w:rsidRPr="00BA4CFA" w14:paraId="3170FD5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0E5F64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27131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0,571446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14EDE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0,0530980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F8148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10,76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397C2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45BD11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2DF396F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B34C2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7DE07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0,00504356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1A179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0,00101918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06EEB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4,949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FFCE0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9082B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7E2EAC0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4F2B46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FFC23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0,262227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CB6A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0,0347632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C200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7,543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AB50B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943EE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F8BA24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1E389733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ADC532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16FF5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F19291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34B80F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9EB9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23D440DC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C0D352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1BDAD4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1,950122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AD63F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AE0FF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4B6CC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0,125915</w:t>
            </w:r>
          </w:p>
        </w:tc>
      </w:tr>
      <w:tr w:rsidR="001C6647" w:rsidRPr="00BA4CFA" w14:paraId="26489B3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0C8F6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B0661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0,861282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2488D5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463236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A5267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0,856770</w:t>
            </w:r>
          </w:p>
        </w:tc>
      </w:tr>
      <w:tr w:rsidR="001C6647" w:rsidRPr="00BA4CFA" w14:paraId="25A3C2B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A7774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F(4, 123)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CF9F8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190,9220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F277F1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43840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2CBEE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9,41e-52</w:t>
            </w:r>
          </w:p>
        </w:tc>
      </w:tr>
      <w:tr w:rsidR="001C6647" w:rsidRPr="00BA4CFA" w14:paraId="62896EA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6728F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0915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86,16071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B7B464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3442F1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9CE832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−162,3214</w:t>
            </w:r>
          </w:p>
        </w:tc>
      </w:tr>
      <w:tr w:rsidR="001C6647" w:rsidRPr="00BA4CFA" w14:paraId="2A7C875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D675C4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14B040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−148,0613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5E749C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06361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556E7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−156,5274</w:t>
            </w:r>
          </w:p>
        </w:tc>
      </w:tr>
    </w:tbl>
    <w:p w14:paraId="06616EA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</w:p>
    <w:p w14:paraId="62DE9FC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De acordo com a estimação que inclui uma dummie de interação para o período de 1990, o preço médio dos aluguéis em 1990 foi 26,22% maior que em 1980, considerando o efeito da dummie. Já que a variável dummie é estatisticamente significante ao nível de 1%, é possível concluir que há uma diferença significativa entre os períodos analisados.</w:t>
      </w:r>
    </w:p>
    <w:p w14:paraId="11A5A94F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c)Será que o impacto dos estudantes sobre o preço dos imóveis em 1990 é o mesmo que o impacto dos estudantes em 1980? Dica: rode o modelo do item b e adicione uma dummy de interação. Não se esqueça de analisar a referida variável.</w:t>
      </w:r>
    </w:p>
    <w:p w14:paraId="1B5CFEC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Ao acrescentar a dummie de interação que representa o impacto da presença dos estudantes em 1990, foi possível obter o seguinte modelo:</w:t>
      </w:r>
    </w:p>
    <w:p w14:paraId="59A6481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6: MQO agrupado, usando 128 observações</w:t>
      </w:r>
    </w:p>
    <w:p w14:paraId="5B29997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65F139A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723DAA2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l_rent</w:t>
      </w:r>
    </w:p>
    <w:p w14:paraId="42B6CA3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3CB06A6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7813E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A0EED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F7B1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6558A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07EF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16C241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619E357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6EFD80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3F44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−0,566397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3D938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0,536856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508B3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F97E3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0,2935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F6CF2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BCE931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D76E5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3F4D5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0,0407274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85EB7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0,0225969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A773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1,802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F38C0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0,0740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84F0DB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1C6647" w:rsidRPr="00BA4CFA" w14:paraId="5E78198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EED3F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AA1E8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0,571906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6181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0,0533065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C3128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10,73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A9C6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3C0AD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472B73B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077C72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1EFF3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0,00477498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6321D6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0,00128890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9FB1C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3,705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739DD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67C3C8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2D2798F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04124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3EB2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0,246653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403D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0,0573158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81C0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4,303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C05EE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A06AD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00C5077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325006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d90_pctstu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8CFE6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0,000559093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089B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0,00163250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4F92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0,3425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C43F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0,7326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4BE3A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BB5F4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7E7EB41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430FD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3C3A9C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454DA0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63CE62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955DF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18E541C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DCFC59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6DD5A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1,948249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4F5FAB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BA0C07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0431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0,126370</w:t>
            </w:r>
          </w:p>
        </w:tc>
      </w:tr>
      <w:tr w:rsidR="001C6647" w:rsidRPr="00BA4CFA" w14:paraId="1790626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E19361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83D5B6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0,861415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E73E7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65523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5218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0,855735</w:t>
            </w:r>
          </w:p>
        </w:tc>
      </w:tr>
      <w:tr w:rsidR="001C6647" w:rsidRPr="00BA4CFA" w14:paraId="74B2D94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91CB38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F(5, 122)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D21451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151,6650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0659DB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5612FA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6E0B4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1,31e-50</w:t>
            </w:r>
          </w:p>
        </w:tc>
      </w:tr>
      <w:tr w:rsidR="001C6647" w:rsidRPr="00BA4CFA" w14:paraId="2F55321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C46BE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lastRenderedPageBreak/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105489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86,22221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2BE007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E25105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EF02F5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−160,4444</w:t>
            </w:r>
          </w:p>
        </w:tc>
      </w:tr>
      <w:tr w:rsidR="001C6647" w:rsidRPr="00BA4CFA" w14:paraId="6C678487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26F5E2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57B775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−143,3322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9E7D4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739E95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BA47F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−153,4916</w:t>
            </w:r>
          </w:p>
        </w:tc>
      </w:tr>
    </w:tbl>
    <w:p w14:paraId="5A5418E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</w:p>
    <w:p w14:paraId="7528C7B0" w14:textId="6AF50FFF" w:rsidR="007232C4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Dado que a dummie de interação entre o período de 1990 e pctstu representada pela variável “d90 pctstu” não possui significância estatística (p-valor: 0,7326 &gt; 1%), podemos afirmar que em 1990 o impacto dos estudantes sobre o preço dos imóveis não é diferente em relação a 1980.</w:t>
      </w:r>
    </w:p>
    <w:p w14:paraId="05DBC4CC" w14:textId="77777777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d) Considerando o formato de um Modelo de Componentes de Erro Bidirecional,  rode o modelo de efeitos fixos. Interprete a saída de regressão e apresente os interceptos verticais.</w:t>
      </w:r>
    </w:p>
    <w:p w14:paraId="5B196D4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Modelo 7: Efeitos-fixos, usando 128 observações</w:t>
      </w:r>
    </w:p>
    <w:p w14:paraId="7982D65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2B66EB9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26686A5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l_rent</w:t>
      </w:r>
    </w:p>
    <w:p w14:paraId="0EC4D38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5F4DF5CB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FF33A1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08FEC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2280B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AFD7D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F7851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1BA334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46470A3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CDB662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E9FAB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1,40938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4452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1,16724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2DAE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1,207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85A5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0,2320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F34C3C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63B79D3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E5F11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39010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0,0722457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E9B3F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0,0883426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AB35E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0,8178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3F809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0,4167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F33DD2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8D3AED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6166F5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5B93C5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0,309960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4C74C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0,0664771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28BF5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4,663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4196F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34A6A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66330D6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E775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9F117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0,0112033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66CD8F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0,00413194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CC6F6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DB47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0,0087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8433A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E8EECD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F96273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dt_2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6A8FE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0,385521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91EF8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0,0368245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3B4A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B3757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AF5C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C20BE0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5C9ACB2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F282A0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2E0393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EFFA6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09348D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5DA54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08163491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9710EC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151DB0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0,243681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C4CDF2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C1ACBA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041E9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0,063729</w:t>
            </w:r>
          </w:p>
        </w:tc>
      </w:tr>
      <w:tr w:rsidR="001C6647" w:rsidRPr="00BA4CFA" w14:paraId="0A54BE66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6EB4A8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B96410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0,982666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E49A7A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AB159A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0CA420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0,976531</w:t>
            </w:r>
          </w:p>
        </w:tc>
      </w:tr>
      <w:tr w:rsidR="001C6647" w:rsidRPr="00BA4CFA" w14:paraId="10699B8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01902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F(67, 60) LSDV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A71AD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50,76781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627765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2F2A70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FF0B8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5,29e-36</w:t>
            </w:r>
          </w:p>
        </w:tc>
      </w:tr>
      <w:tr w:rsidR="001C6647" w:rsidRPr="00BA4CFA" w14:paraId="1B1FF50B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E81267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ADB6E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219,2671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24F09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D275DC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A44593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−302,5342</w:t>
            </w:r>
          </w:p>
        </w:tc>
      </w:tr>
      <w:tr w:rsidR="001C6647" w:rsidRPr="00BA4CFA" w14:paraId="4CC5E18E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085AD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F9204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−108,5961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FD5FC5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F3E18F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C510F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−223,7362</w:t>
            </w:r>
          </w:p>
        </w:tc>
      </w:tr>
      <w:tr w:rsidR="001C6647" w:rsidRPr="00BA4CFA" w14:paraId="549B6B6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E6AEEE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75C30D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6C9A96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174A85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36AD5D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1,976360</w:t>
            </w:r>
          </w:p>
        </w:tc>
      </w:tr>
    </w:tbl>
    <w:p w14:paraId="697452B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E97145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74F36AB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F(3, 60) = 9,50992</w:t>
      </w:r>
    </w:p>
    <w:p w14:paraId="395137D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P(F(3, 60) &gt; 9,50992) = 3,13622e-05</w:t>
      </w:r>
    </w:p>
    <w:p w14:paraId="7BD8BCD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4D2C1E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para diferenciar interceptos de grupos -</w:t>
      </w:r>
    </w:p>
    <w:p w14:paraId="6466984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4EEDE82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teste: F(63, 60) = 6,6693</w:t>
      </w:r>
    </w:p>
    <w:p w14:paraId="17F0687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P(F(63, 60) &gt; 6,6693) = 2,63294e-12</w:t>
      </w:r>
    </w:p>
    <w:p w14:paraId="7CE3F1C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FBF054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Wald conjunto nas dummies temporais -</w:t>
      </w:r>
    </w:p>
    <w:p w14:paraId="6E3A789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Sem efeitos temporais</w:t>
      </w:r>
    </w:p>
    <w:p w14:paraId="5431261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109,603</w:t>
      </w:r>
    </w:p>
    <w:p w14:paraId="7C8F86F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1,1969e-25</w:t>
      </w:r>
    </w:p>
    <w:p w14:paraId="08FE52E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58274BC" w14:textId="1185FB3D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68C52F1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(1,40938): Representa o valor médio da variação do preço dos aluguéis quando a população da cidade, a renda per capita e o percentual de estudantes são iguais a zero.</w:t>
      </w:r>
    </w:p>
    <w:p w14:paraId="6FAC09D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População da cidade (0,072457): Um aumento de 1% na população da cidade está associado a um acréscimo aproximado de 0,072% no preço médio dos aluguéis, mantendo as demais variáveis constantes.</w:t>
      </w:r>
    </w:p>
    <w:p w14:paraId="3602C62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Renda per capita da cidade (0,309960): Um aumento de 1% na renda per capta da cidade implica um aumento médio de 0,31% no preço dos aluguéis, considerando as demais variáveis constantes.</w:t>
      </w:r>
    </w:p>
    <w:p w14:paraId="237813B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Percentual de estudantes em relação à população total (0,011203): Um aumento de 1 ponto percentual na proporção de estudantes em relação à população total gera um acréscimo de aproximadamente 1,12% no preço médio dos aluguéis, mantendo as demais variáveis constantes.</w:t>
      </w:r>
    </w:p>
    <w:p w14:paraId="509A307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Ano de 1990 em relação a 1980 (0,385521):  Em 1990, os preços dos aluguéis foram, em média, 38,5% maiores do que em 1980, mantendo as demais variáveis constantes</w:t>
      </w:r>
    </w:p>
    <w:p w14:paraId="7035BC2D" w14:textId="77777777" w:rsidR="00DF05FD" w:rsidRPr="00947E0B" w:rsidRDefault="00DF05FD" w:rsidP="00DF05FD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47E0B">
        <w:rPr>
          <w:rFonts w:ascii="Arial" w:hAnsi="Arial" w:cs="Arial"/>
          <w:b/>
          <w:bCs/>
          <w:sz w:val="24"/>
          <w:szCs w:val="24"/>
        </w:rPr>
        <w:t>Significância Estatística</w:t>
      </w:r>
    </w:p>
    <w:p w14:paraId="20257010" w14:textId="2B8D8BB7" w:rsidR="001C6647" w:rsidRPr="00DF05FD" w:rsidRDefault="001C6647" w:rsidP="00DF05FD">
      <w:pPr>
        <w:jc w:val="both"/>
        <w:rPr>
          <w:rFonts w:ascii="Arial" w:hAnsi="Arial" w:cs="Arial"/>
          <w:sz w:val="24"/>
          <w:szCs w:val="24"/>
        </w:rPr>
      </w:pPr>
      <w:r w:rsidRPr="00DF05FD">
        <w:rPr>
          <w:rFonts w:ascii="Arial" w:hAnsi="Arial" w:cs="Arial"/>
          <w:sz w:val="24"/>
          <w:szCs w:val="24"/>
        </w:rPr>
        <w:t>Constante (p-valor = 0,2320 &gt; 1%): Não é estatisticamente significante.</w:t>
      </w:r>
    </w:p>
    <w:p w14:paraId="5748DB9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l_pop (p-valor = 0,4167 &gt; 1%): Não é estatisticamente significante, ou seja, a variação da população da cidade pode não afetar o preço médio dos aluguéis.</w:t>
      </w:r>
    </w:p>
    <w:p w14:paraId="211C4E0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l_avginc (p-valor = 1,79e-05 &lt; 1%): Estatisticamente significante ao nível de 1%. Rejeitamos a hipótese nula, ou seja, a renda per capita da cidade deve afetar o preço médio dos aluguéis.</w:t>
      </w:r>
    </w:p>
    <w:p w14:paraId="55E9274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pctstu (p-valor = 0,0087 &lt; 1%): Estatisticamente significante ao nível de 1%. Rejeitamos a hipótese nula, ou seja, o percentual de estudantes deve afetar o preço médio dos aluguéis.</w:t>
      </w:r>
    </w:p>
    <w:p w14:paraId="6C956B8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dt_2 (p-valor = 3,66e-15 &lt; 1%): Estatisticamente significante ao nível de 1%. Rejeitamos a hipótese nula, indicando que o efeito de tempo é relevante no modelo.</w:t>
      </w:r>
    </w:p>
    <w:p w14:paraId="3B4AB026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3B546BC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R-Quadrado LSDV foi de 0,9826, indicando que aproximadamente 98,26% da variação no preço médio dos aluguéis é explicada pelas variáveis do modelo.</w:t>
      </w:r>
    </w:p>
    <w:p w14:paraId="65AEEDBF" w14:textId="1FBE15F9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R-Quadrado dentro foi de 0,9765, indicando que aproximadamente 97,65% da variação no preço médio dos aluguéis, após controlar os efeitos fixos das </w:t>
      </w:r>
      <w:r w:rsidRPr="00BA4CFA">
        <w:rPr>
          <w:rFonts w:ascii="Arial" w:hAnsi="Arial" w:cs="Arial"/>
          <w:sz w:val="24"/>
          <w:szCs w:val="24"/>
        </w:rPr>
        <w:lastRenderedPageBreak/>
        <w:t>cidades, é explicada pelas variáveis população, renda per capita, percentual de estudantes e o efeito de tempo.</w:t>
      </w:r>
    </w:p>
    <w:p w14:paraId="4FFA492D" w14:textId="5E11E338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Autocorrelaçã</w:t>
      </w:r>
      <w:r w:rsidR="00EB11CB">
        <w:rPr>
          <w:rFonts w:ascii="Arial" w:hAnsi="Arial" w:cs="Arial"/>
          <w:b/>
          <w:sz w:val="24"/>
          <w:szCs w:val="24"/>
        </w:rPr>
        <w:t>o</w:t>
      </w:r>
    </w:p>
    <w:p w14:paraId="4FD6309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valor do Durbin-Watson foi de 1,976, o que indica que não há presença de autocorrelação nos resíduos.</w:t>
      </w:r>
    </w:p>
    <w:p w14:paraId="67130A9D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aos testes gerados pelo modelo, podemos observar a análise abaixo:</w:t>
      </w:r>
    </w:p>
    <w:p w14:paraId="608B093E" w14:textId="595AFEB2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conjunto dos regressores designados</w:t>
      </w:r>
    </w:p>
    <w:p w14:paraId="50EE720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(p-valor = 3,13622e-05 &lt; 0,01), ou seja, o modelo utilizado é adequado, não sendo necessário excluir uma das variáveis utilizadas.</w:t>
      </w:r>
    </w:p>
    <w:p w14:paraId="669A5774" w14:textId="0720180F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para diferenciar interceptos de grupos</w:t>
      </w:r>
    </w:p>
    <w:p w14:paraId="4A19EB3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de que os grupos têm um intercepto comum (p-valor = 2,63294e-12 &lt; 0,01), ou seja, os interceptos verticais do modelo não são iguais entre as cidades.</w:t>
      </w:r>
    </w:p>
    <w:p w14:paraId="5F6149F0" w14:textId="7547B51D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de Wald conjunto nas dummies temporais</w:t>
      </w:r>
    </w:p>
    <w:p w14:paraId="325E556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p-valor obtido no teste foi de 1,1969e-25 &lt; 1%, com isso rejeitamos a hipótese nula do teste, indicando que o modelo adequado apresenta efeitos de tempo.</w:t>
      </w:r>
    </w:p>
    <w:p w14:paraId="68001D3F" w14:textId="5AFC062E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Interceptos Verticais</w:t>
      </w:r>
    </w:p>
    <w:p w14:paraId="676EF43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 (Constante 1,40938 + Efeito Fixo)</w:t>
      </w:r>
    </w:p>
    <w:p w14:paraId="269CE01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 = 1,40938 + 1,329057 = </w:t>
      </w:r>
      <w:r w:rsidRPr="00BA4CFA">
        <w:rPr>
          <w:rFonts w:ascii="Arial" w:hAnsi="Arial" w:cs="Arial"/>
          <w:b/>
          <w:bCs/>
          <w:sz w:val="24"/>
          <w:szCs w:val="24"/>
        </w:rPr>
        <w:t>2,738437</w:t>
      </w:r>
    </w:p>
    <w:p w14:paraId="6B4EA07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 = 1,40938 + 1,576447 = </w:t>
      </w:r>
      <w:r w:rsidRPr="00BA4CFA">
        <w:rPr>
          <w:rFonts w:ascii="Arial" w:hAnsi="Arial" w:cs="Arial"/>
          <w:b/>
          <w:bCs/>
          <w:sz w:val="24"/>
          <w:szCs w:val="24"/>
        </w:rPr>
        <w:t>2,985827</w:t>
      </w:r>
    </w:p>
    <w:p w14:paraId="426EA63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 = 1,40938 + 1,350836 = </w:t>
      </w:r>
      <w:r w:rsidRPr="00BA4CFA">
        <w:rPr>
          <w:rFonts w:ascii="Arial" w:hAnsi="Arial" w:cs="Arial"/>
          <w:b/>
          <w:bCs/>
          <w:sz w:val="24"/>
          <w:szCs w:val="24"/>
        </w:rPr>
        <w:t>2,760216</w:t>
      </w:r>
    </w:p>
    <w:p w14:paraId="29EC1DD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 = 1,40938 + 1,510356 = </w:t>
      </w:r>
      <w:r w:rsidRPr="00BA4CFA">
        <w:rPr>
          <w:rFonts w:ascii="Arial" w:hAnsi="Arial" w:cs="Arial"/>
          <w:b/>
          <w:bCs/>
          <w:sz w:val="24"/>
          <w:szCs w:val="24"/>
        </w:rPr>
        <w:t>2,919736</w:t>
      </w:r>
    </w:p>
    <w:p w14:paraId="6241BD5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 = 1,40938 + 2,020021 = </w:t>
      </w:r>
      <w:r w:rsidRPr="00BA4CFA">
        <w:rPr>
          <w:rFonts w:ascii="Arial" w:hAnsi="Arial" w:cs="Arial"/>
          <w:b/>
          <w:bCs/>
          <w:sz w:val="24"/>
          <w:szCs w:val="24"/>
        </w:rPr>
        <w:t>3,429401</w:t>
      </w:r>
    </w:p>
    <w:p w14:paraId="0F096C3B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 = 1,40938 + 1,745183 = </w:t>
      </w:r>
      <w:r w:rsidRPr="00BA4CFA">
        <w:rPr>
          <w:rFonts w:ascii="Arial" w:hAnsi="Arial" w:cs="Arial"/>
          <w:b/>
          <w:bCs/>
          <w:sz w:val="24"/>
          <w:szCs w:val="24"/>
        </w:rPr>
        <w:t>3,154563</w:t>
      </w:r>
    </w:p>
    <w:p w14:paraId="7789BAB1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7 = 1,40938 + 1,554665 = </w:t>
      </w:r>
      <w:r w:rsidRPr="00BA4CFA">
        <w:rPr>
          <w:rFonts w:ascii="Arial" w:hAnsi="Arial" w:cs="Arial"/>
          <w:b/>
          <w:bCs/>
          <w:sz w:val="24"/>
          <w:szCs w:val="24"/>
        </w:rPr>
        <w:t>2,964045</w:t>
      </w:r>
    </w:p>
    <w:p w14:paraId="79CC1F6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8 = 1,40938 + 1,430445 = </w:t>
      </w:r>
      <w:r w:rsidRPr="00BA4CFA">
        <w:rPr>
          <w:rFonts w:ascii="Arial" w:hAnsi="Arial" w:cs="Arial"/>
          <w:b/>
          <w:bCs/>
          <w:sz w:val="24"/>
          <w:szCs w:val="24"/>
        </w:rPr>
        <w:t>2,839825</w:t>
      </w:r>
    </w:p>
    <w:p w14:paraId="26DD52B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9 = 1,40938 + 1,716609 = </w:t>
      </w:r>
      <w:r w:rsidRPr="00BA4CFA">
        <w:rPr>
          <w:rFonts w:ascii="Arial" w:hAnsi="Arial" w:cs="Arial"/>
          <w:b/>
          <w:bCs/>
          <w:sz w:val="24"/>
          <w:szCs w:val="24"/>
        </w:rPr>
        <w:t>3,125989</w:t>
      </w:r>
    </w:p>
    <w:p w14:paraId="13BAF50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10 = 1,40938 + 1,360501 = </w:t>
      </w:r>
      <w:r w:rsidRPr="00BA4CFA">
        <w:rPr>
          <w:rFonts w:ascii="Arial" w:hAnsi="Arial" w:cs="Arial"/>
          <w:b/>
          <w:bCs/>
          <w:sz w:val="24"/>
          <w:szCs w:val="24"/>
        </w:rPr>
        <w:t>2,769881</w:t>
      </w:r>
    </w:p>
    <w:p w14:paraId="06579A8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11 = 1,40938 + 1,416774 = </w:t>
      </w:r>
      <w:r w:rsidRPr="00BA4CFA">
        <w:rPr>
          <w:rFonts w:ascii="Arial" w:hAnsi="Arial" w:cs="Arial"/>
          <w:b/>
          <w:bCs/>
          <w:sz w:val="24"/>
          <w:szCs w:val="24"/>
        </w:rPr>
        <w:t>2,826154</w:t>
      </w:r>
    </w:p>
    <w:p w14:paraId="69D0570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Intercepto Cidade 12 = 1,40938 + 1,243428 = </w:t>
      </w:r>
      <w:r w:rsidRPr="00BA4CFA">
        <w:rPr>
          <w:rFonts w:ascii="Arial" w:hAnsi="Arial" w:cs="Arial"/>
          <w:b/>
          <w:bCs/>
          <w:sz w:val="24"/>
          <w:szCs w:val="24"/>
        </w:rPr>
        <w:t>2,652808</w:t>
      </w:r>
    </w:p>
    <w:p w14:paraId="78A89364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13 = 1,40938 + 1,360995 = </w:t>
      </w:r>
      <w:r w:rsidRPr="00BA4CFA">
        <w:rPr>
          <w:rFonts w:ascii="Arial" w:hAnsi="Arial" w:cs="Arial"/>
          <w:b/>
          <w:bCs/>
          <w:sz w:val="24"/>
          <w:szCs w:val="24"/>
        </w:rPr>
        <w:t>2,770375</w:t>
      </w:r>
    </w:p>
    <w:p w14:paraId="762B6553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14 = 1,40938 + 1,827573 = </w:t>
      </w:r>
      <w:r w:rsidRPr="00BA4CFA">
        <w:rPr>
          <w:rFonts w:ascii="Arial" w:hAnsi="Arial" w:cs="Arial"/>
          <w:b/>
          <w:bCs/>
          <w:sz w:val="24"/>
          <w:szCs w:val="24"/>
        </w:rPr>
        <w:t>3,236953</w:t>
      </w:r>
    </w:p>
    <w:p w14:paraId="79DB270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15 = 1,40938 + 1,174131 = </w:t>
      </w:r>
      <w:r w:rsidRPr="00BA4CFA">
        <w:rPr>
          <w:rFonts w:ascii="Arial" w:hAnsi="Arial" w:cs="Arial"/>
          <w:b/>
          <w:bCs/>
          <w:sz w:val="24"/>
          <w:szCs w:val="24"/>
        </w:rPr>
        <w:t>2,583511</w:t>
      </w:r>
    </w:p>
    <w:p w14:paraId="6775E7F9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16 = 1,40938 + 1,299334 = </w:t>
      </w:r>
      <w:r w:rsidRPr="00BA4CFA">
        <w:rPr>
          <w:rFonts w:ascii="Arial" w:hAnsi="Arial" w:cs="Arial"/>
          <w:b/>
          <w:bCs/>
          <w:sz w:val="24"/>
          <w:szCs w:val="24"/>
        </w:rPr>
        <w:t>2,708714</w:t>
      </w:r>
    </w:p>
    <w:p w14:paraId="31513BF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17 = 1,40938 + 1,218869 = </w:t>
      </w:r>
      <w:r w:rsidRPr="00BA4CFA">
        <w:rPr>
          <w:rFonts w:ascii="Arial" w:hAnsi="Arial" w:cs="Arial"/>
          <w:b/>
          <w:bCs/>
          <w:sz w:val="24"/>
          <w:szCs w:val="24"/>
        </w:rPr>
        <w:t>2,628249</w:t>
      </w:r>
    </w:p>
    <w:p w14:paraId="1476138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18 = 1,40938 + 1,285151 = </w:t>
      </w:r>
      <w:r w:rsidRPr="00BA4CFA">
        <w:rPr>
          <w:rFonts w:ascii="Arial" w:hAnsi="Arial" w:cs="Arial"/>
          <w:b/>
          <w:bCs/>
          <w:sz w:val="24"/>
          <w:szCs w:val="24"/>
        </w:rPr>
        <w:t>2,694531</w:t>
      </w:r>
    </w:p>
    <w:p w14:paraId="10D8D12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19 = 1,40938 + 1,361370 = </w:t>
      </w:r>
      <w:r w:rsidRPr="00BA4CFA">
        <w:rPr>
          <w:rFonts w:ascii="Arial" w:hAnsi="Arial" w:cs="Arial"/>
          <w:b/>
          <w:bCs/>
          <w:sz w:val="24"/>
          <w:szCs w:val="24"/>
        </w:rPr>
        <w:t>2,770750</w:t>
      </w:r>
    </w:p>
    <w:p w14:paraId="68DBAEB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20 = 1,40938 + 1,392623 = </w:t>
      </w:r>
      <w:r w:rsidRPr="00BA4CFA">
        <w:rPr>
          <w:rFonts w:ascii="Arial" w:hAnsi="Arial" w:cs="Arial"/>
          <w:b/>
          <w:bCs/>
          <w:sz w:val="24"/>
          <w:szCs w:val="24"/>
        </w:rPr>
        <w:t>2,802003</w:t>
      </w:r>
    </w:p>
    <w:p w14:paraId="4ECA602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21 = 1,40938 + 1,367758 = </w:t>
      </w:r>
      <w:r w:rsidRPr="00BA4CFA">
        <w:rPr>
          <w:rFonts w:ascii="Arial" w:hAnsi="Arial" w:cs="Arial"/>
          <w:b/>
          <w:bCs/>
          <w:sz w:val="24"/>
          <w:szCs w:val="24"/>
        </w:rPr>
        <w:t>2,777138</w:t>
      </w:r>
    </w:p>
    <w:p w14:paraId="44D7581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22 = 1,40938 + 1,412804 = </w:t>
      </w:r>
      <w:r w:rsidRPr="00BA4CFA">
        <w:rPr>
          <w:rFonts w:ascii="Arial" w:hAnsi="Arial" w:cs="Arial"/>
          <w:b/>
          <w:bCs/>
          <w:sz w:val="24"/>
          <w:szCs w:val="24"/>
        </w:rPr>
        <w:t>2,822184</w:t>
      </w:r>
    </w:p>
    <w:p w14:paraId="145B2C5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23 = 1,40938 + 1,522242 = </w:t>
      </w:r>
      <w:r w:rsidRPr="00BA4CFA">
        <w:rPr>
          <w:rFonts w:ascii="Arial" w:hAnsi="Arial" w:cs="Arial"/>
          <w:b/>
          <w:bCs/>
          <w:sz w:val="24"/>
          <w:szCs w:val="24"/>
        </w:rPr>
        <w:t>2,931622</w:t>
      </w:r>
    </w:p>
    <w:p w14:paraId="08C1ECF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24 = 1,40938 + 1,072443 = </w:t>
      </w:r>
      <w:r w:rsidRPr="00BA4CFA">
        <w:rPr>
          <w:rFonts w:ascii="Arial" w:hAnsi="Arial" w:cs="Arial"/>
          <w:b/>
          <w:bCs/>
          <w:sz w:val="24"/>
          <w:szCs w:val="24"/>
        </w:rPr>
        <w:t>2,481823</w:t>
      </w:r>
    </w:p>
    <w:p w14:paraId="12AC78E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25 = 1,40938 + 1,420371 = </w:t>
      </w:r>
      <w:r w:rsidRPr="00BA4CFA">
        <w:rPr>
          <w:rFonts w:ascii="Arial" w:hAnsi="Arial" w:cs="Arial"/>
          <w:b/>
          <w:bCs/>
          <w:sz w:val="24"/>
          <w:szCs w:val="24"/>
        </w:rPr>
        <w:t>2,829751</w:t>
      </w:r>
    </w:p>
    <w:p w14:paraId="7DA7001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26 = 1,40938 + 1,502620 = </w:t>
      </w:r>
      <w:r w:rsidRPr="00BA4CFA">
        <w:rPr>
          <w:rFonts w:ascii="Arial" w:hAnsi="Arial" w:cs="Arial"/>
          <w:b/>
          <w:bCs/>
          <w:sz w:val="24"/>
          <w:szCs w:val="24"/>
        </w:rPr>
        <w:t>2,912000</w:t>
      </w:r>
    </w:p>
    <w:p w14:paraId="0ABB922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27 = 1,40938 + 1,456491 = </w:t>
      </w:r>
      <w:r w:rsidRPr="00BA4CFA">
        <w:rPr>
          <w:rFonts w:ascii="Arial" w:hAnsi="Arial" w:cs="Arial"/>
          <w:b/>
          <w:bCs/>
          <w:sz w:val="24"/>
          <w:szCs w:val="24"/>
        </w:rPr>
        <w:t>2,865871</w:t>
      </w:r>
    </w:p>
    <w:p w14:paraId="58E3B31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28 = 1,40938 + 1,335936 = </w:t>
      </w:r>
      <w:r w:rsidRPr="00BA4CFA">
        <w:rPr>
          <w:rFonts w:ascii="Arial" w:hAnsi="Arial" w:cs="Arial"/>
          <w:b/>
          <w:bCs/>
          <w:sz w:val="24"/>
          <w:szCs w:val="24"/>
        </w:rPr>
        <w:t>2,745316</w:t>
      </w:r>
    </w:p>
    <w:p w14:paraId="325B7FE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29 = 1,40938 + 1,304919 = </w:t>
      </w:r>
      <w:r w:rsidRPr="00BA4CFA">
        <w:rPr>
          <w:rFonts w:ascii="Arial" w:hAnsi="Arial" w:cs="Arial"/>
          <w:b/>
          <w:bCs/>
          <w:sz w:val="24"/>
          <w:szCs w:val="24"/>
        </w:rPr>
        <w:t>2,714299</w:t>
      </w:r>
    </w:p>
    <w:p w14:paraId="7B45CFD9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30 = 1,40938 + 1,356662 = </w:t>
      </w:r>
      <w:r w:rsidRPr="00BA4CFA">
        <w:rPr>
          <w:rFonts w:ascii="Arial" w:hAnsi="Arial" w:cs="Arial"/>
          <w:b/>
          <w:bCs/>
          <w:sz w:val="24"/>
          <w:szCs w:val="24"/>
        </w:rPr>
        <w:t>2,766042</w:t>
      </w:r>
    </w:p>
    <w:p w14:paraId="4043B45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31 = 1,40938 + 1,470976 = </w:t>
      </w:r>
      <w:r w:rsidRPr="00BA4CFA">
        <w:rPr>
          <w:rFonts w:ascii="Arial" w:hAnsi="Arial" w:cs="Arial"/>
          <w:b/>
          <w:bCs/>
          <w:sz w:val="24"/>
          <w:szCs w:val="24"/>
        </w:rPr>
        <w:t>2,880356</w:t>
      </w:r>
    </w:p>
    <w:p w14:paraId="006B296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32 = 1,40938 + 1,295032 = </w:t>
      </w:r>
      <w:r w:rsidRPr="00BA4CFA">
        <w:rPr>
          <w:rFonts w:ascii="Arial" w:hAnsi="Arial" w:cs="Arial"/>
          <w:b/>
          <w:bCs/>
          <w:sz w:val="24"/>
          <w:szCs w:val="24"/>
        </w:rPr>
        <w:t>2,704412</w:t>
      </w:r>
    </w:p>
    <w:p w14:paraId="2A212C0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33 = 1,40938 + 1,557577 = </w:t>
      </w:r>
      <w:r w:rsidRPr="00BA4CFA">
        <w:rPr>
          <w:rFonts w:ascii="Arial" w:hAnsi="Arial" w:cs="Arial"/>
          <w:b/>
          <w:bCs/>
          <w:sz w:val="24"/>
          <w:szCs w:val="24"/>
        </w:rPr>
        <w:t>2,966957</w:t>
      </w:r>
    </w:p>
    <w:p w14:paraId="55A3559F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34 = 1,40938 + 1,464270 = </w:t>
      </w:r>
      <w:r w:rsidRPr="00BA4CFA">
        <w:rPr>
          <w:rFonts w:ascii="Arial" w:hAnsi="Arial" w:cs="Arial"/>
          <w:b/>
          <w:bCs/>
          <w:sz w:val="24"/>
          <w:szCs w:val="24"/>
        </w:rPr>
        <w:t>2,873650</w:t>
      </w:r>
    </w:p>
    <w:p w14:paraId="76189FDE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35 = 1,40938 + 1,351324 = </w:t>
      </w:r>
      <w:r w:rsidRPr="00BA4CFA">
        <w:rPr>
          <w:rFonts w:ascii="Arial" w:hAnsi="Arial" w:cs="Arial"/>
          <w:b/>
          <w:bCs/>
          <w:sz w:val="24"/>
          <w:szCs w:val="24"/>
        </w:rPr>
        <w:t>2,760704</w:t>
      </w:r>
    </w:p>
    <w:p w14:paraId="29BA0DC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36 = 1,40938 + 1,525384 = </w:t>
      </w:r>
      <w:r w:rsidRPr="00BA4CFA">
        <w:rPr>
          <w:rFonts w:ascii="Arial" w:hAnsi="Arial" w:cs="Arial"/>
          <w:b/>
          <w:bCs/>
          <w:sz w:val="24"/>
          <w:szCs w:val="24"/>
        </w:rPr>
        <w:t>2,934764</w:t>
      </w:r>
    </w:p>
    <w:p w14:paraId="61AF1DC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37 = 1,40938 + 1,531098 = </w:t>
      </w:r>
      <w:r w:rsidRPr="00BA4CFA">
        <w:rPr>
          <w:rFonts w:ascii="Arial" w:hAnsi="Arial" w:cs="Arial"/>
          <w:b/>
          <w:bCs/>
          <w:sz w:val="24"/>
          <w:szCs w:val="24"/>
        </w:rPr>
        <w:t>2,940478</w:t>
      </w:r>
    </w:p>
    <w:p w14:paraId="1617162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38 = 1,40938 + 1,473623 = </w:t>
      </w:r>
      <w:r w:rsidRPr="00BA4CFA">
        <w:rPr>
          <w:rFonts w:ascii="Arial" w:hAnsi="Arial" w:cs="Arial"/>
          <w:b/>
          <w:bCs/>
          <w:sz w:val="24"/>
          <w:szCs w:val="24"/>
        </w:rPr>
        <w:t>2,883003</w:t>
      </w:r>
    </w:p>
    <w:p w14:paraId="0EB946A9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39 = 1,40938 + 1,404867 = </w:t>
      </w:r>
      <w:r w:rsidRPr="00BA4CFA">
        <w:rPr>
          <w:rFonts w:ascii="Arial" w:hAnsi="Arial" w:cs="Arial"/>
          <w:b/>
          <w:bCs/>
          <w:sz w:val="24"/>
          <w:szCs w:val="24"/>
        </w:rPr>
        <w:t>2,814247</w:t>
      </w:r>
    </w:p>
    <w:p w14:paraId="74D8843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40 = 1,40938 + 1,377722 = </w:t>
      </w:r>
      <w:r w:rsidRPr="00BA4CFA">
        <w:rPr>
          <w:rFonts w:ascii="Arial" w:hAnsi="Arial" w:cs="Arial"/>
          <w:b/>
          <w:bCs/>
          <w:sz w:val="24"/>
          <w:szCs w:val="24"/>
        </w:rPr>
        <w:t>2,787102</w:t>
      </w:r>
    </w:p>
    <w:p w14:paraId="3155A62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Intercepto Cidade 41 = 1,40938 + 1,213376 = </w:t>
      </w:r>
      <w:r w:rsidRPr="00BA4CFA">
        <w:rPr>
          <w:rFonts w:ascii="Arial" w:hAnsi="Arial" w:cs="Arial"/>
          <w:b/>
          <w:bCs/>
          <w:sz w:val="24"/>
          <w:szCs w:val="24"/>
        </w:rPr>
        <w:t>2,622756</w:t>
      </w:r>
    </w:p>
    <w:p w14:paraId="3DD4BEA0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42 = 1,40938 + 1,338659 = </w:t>
      </w:r>
      <w:r w:rsidRPr="00BA4CFA">
        <w:rPr>
          <w:rFonts w:ascii="Arial" w:hAnsi="Arial" w:cs="Arial"/>
          <w:b/>
          <w:bCs/>
          <w:sz w:val="24"/>
          <w:szCs w:val="24"/>
        </w:rPr>
        <w:t>2,748039</w:t>
      </w:r>
    </w:p>
    <w:p w14:paraId="25A1D56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43 = 1,40938 + 1,363875 = </w:t>
      </w:r>
      <w:r w:rsidRPr="00BA4CFA">
        <w:rPr>
          <w:rFonts w:ascii="Arial" w:hAnsi="Arial" w:cs="Arial"/>
          <w:b/>
          <w:bCs/>
          <w:sz w:val="24"/>
          <w:szCs w:val="24"/>
        </w:rPr>
        <w:t>2,773255</w:t>
      </w:r>
    </w:p>
    <w:p w14:paraId="4C84524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44 = 1,40938 + 1,215611 = </w:t>
      </w:r>
      <w:r w:rsidRPr="00BA4CFA">
        <w:rPr>
          <w:rFonts w:ascii="Arial" w:hAnsi="Arial" w:cs="Arial"/>
          <w:b/>
          <w:bCs/>
          <w:sz w:val="24"/>
          <w:szCs w:val="24"/>
        </w:rPr>
        <w:t>2,624991</w:t>
      </w:r>
    </w:p>
    <w:p w14:paraId="0B55CF7B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45 = 1,40938 + 1,312323 = </w:t>
      </w:r>
      <w:r w:rsidRPr="00BA4CFA">
        <w:rPr>
          <w:rFonts w:ascii="Arial" w:hAnsi="Arial" w:cs="Arial"/>
          <w:b/>
          <w:bCs/>
          <w:sz w:val="24"/>
          <w:szCs w:val="24"/>
        </w:rPr>
        <w:t>2,721703</w:t>
      </w:r>
    </w:p>
    <w:p w14:paraId="7605590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46 = 1,40938 + 1,484123 = </w:t>
      </w:r>
      <w:r w:rsidRPr="00BA4CFA">
        <w:rPr>
          <w:rFonts w:ascii="Arial" w:hAnsi="Arial" w:cs="Arial"/>
          <w:b/>
          <w:bCs/>
          <w:sz w:val="24"/>
          <w:szCs w:val="24"/>
        </w:rPr>
        <w:t>2,893503</w:t>
      </w:r>
    </w:p>
    <w:p w14:paraId="463650D7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47 = 1,40938 + 1,385414 = </w:t>
      </w:r>
      <w:r w:rsidRPr="00BA4CFA">
        <w:rPr>
          <w:rFonts w:ascii="Arial" w:hAnsi="Arial" w:cs="Arial"/>
          <w:b/>
          <w:bCs/>
          <w:sz w:val="24"/>
          <w:szCs w:val="24"/>
        </w:rPr>
        <w:t>2,794794</w:t>
      </w:r>
    </w:p>
    <w:p w14:paraId="2CC8318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48 = 1,40938 + 1,214203 = </w:t>
      </w:r>
      <w:r w:rsidRPr="00BA4CFA">
        <w:rPr>
          <w:rFonts w:ascii="Arial" w:hAnsi="Arial" w:cs="Arial"/>
          <w:b/>
          <w:bCs/>
          <w:sz w:val="24"/>
          <w:szCs w:val="24"/>
        </w:rPr>
        <w:t>2,623583</w:t>
      </w:r>
    </w:p>
    <w:p w14:paraId="1720F7B0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49 = 1,40938 + 1,404567 = </w:t>
      </w:r>
      <w:r w:rsidRPr="00BA4CFA">
        <w:rPr>
          <w:rFonts w:ascii="Arial" w:hAnsi="Arial" w:cs="Arial"/>
          <w:b/>
          <w:bCs/>
          <w:sz w:val="24"/>
          <w:szCs w:val="24"/>
        </w:rPr>
        <w:t>2,813947</w:t>
      </w:r>
    </w:p>
    <w:p w14:paraId="66CAE723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50 = 1,40938 + 1,360498 = </w:t>
      </w:r>
      <w:r w:rsidRPr="00BA4CFA">
        <w:rPr>
          <w:rFonts w:ascii="Arial" w:hAnsi="Arial" w:cs="Arial"/>
          <w:b/>
          <w:bCs/>
          <w:sz w:val="24"/>
          <w:szCs w:val="24"/>
        </w:rPr>
        <w:t>2,769878</w:t>
      </w:r>
    </w:p>
    <w:p w14:paraId="11121F81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51 = 1,40938 + 1,461766 = </w:t>
      </w:r>
      <w:r w:rsidRPr="00BA4CFA">
        <w:rPr>
          <w:rFonts w:ascii="Arial" w:hAnsi="Arial" w:cs="Arial"/>
          <w:b/>
          <w:bCs/>
          <w:sz w:val="24"/>
          <w:szCs w:val="24"/>
        </w:rPr>
        <w:t>2,871146</w:t>
      </w:r>
    </w:p>
    <w:p w14:paraId="7F4F6004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52 = 1,40938 + 1,373009 = </w:t>
      </w:r>
      <w:r w:rsidRPr="00BA4CFA">
        <w:rPr>
          <w:rFonts w:ascii="Arial" w:hAnsi="Arial" w:cs="Arial"/>
          <w:b/>
          <w:bCs/>
          <w:sz w:val="24"/>
          <w:szCs w:val="24"/>
        </w:rPr>
        <w:t>2,782389</w:t>
      </w:r>
    </w:p>
    <w:p w14:paraId="2323769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53 = 1,40938 + 1,432932 = </w:t>
      </w:r>
      <w:r w:rsidRPr="00BA4CFA">
        <w:rPr>
          <w:rFonts w:ascii="Arial" w:hAnsi="Arial" w:cs="Arial"/>
          <w:b/>
          <w:bCs/>
          <w:sz w:val="24"/>
          <w:szCs w:val="24"/>
        </w:rPr>
        <w:t>2,842312</w:t>
      </w:r>
    </w:p>
    <w:p w14:paraId="2289192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54 = 1,40938 + 1,331548 = </w:t>
      </w:r>
      <w:r w:rsidRPr="00BA4CFA">
        <w:rPr>
          <w:rFonts w:ascii="Arial" w:hAnsi="Arial" w:cs="Arial"/>
          <w:b/>
          <w:bCs/>
          <w:sz w:val="24"/>
          <w:szCs w:val="24"/>
        </w:rPr>
        <w:t>2,740928</w:t>
      </w:r>
    </w:p>
    <w:p w14:paraId="0096E40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55 = 1,40938 + 1,440889 = </w:t>
      </w:r>
      <w:r w:rsidRPr="00BA4CFA">
        <w:rPr>
          <w:rFonts w:ascii="Arial" w:hAnsi="Arial" w:cs="Arial"/>
          <w:b/>
          <w:bCs/>
          <w:sz w:val="24"/>
          <w:szCs w:val="24"/>
        </w:rPr>
        <w:t>2,850269</w:t>
      </w:r>
    </w:p>
    <w:p w14:paraId="37B5D75A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56 = 1,40938 + 1,272936 = </w:t>
      </w:r>
      <w:r w:rsidRPr="00BA4CFA">
        <w:rPr>
          <w:rFonts w:ascii="Arial" w:hAnsi="Arial" w:cs="Arial"/>
          <w:b/>
          <w:bCs/>
          <w:sz w:val="24"/>
          <w:szCs w:val="24"/>
        </w:rPr>
        <w:t>2,682316</w:t>
      </w:r>
    </w:p>
    <w:p w14:paraId="56135B22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57 = 1,40938 + 1,100391 = </w:t>
      </w:r>
      <w:r w:rsidRPr="00BA4CFA">
        <w:rPr>
          <w:rFonts w:ascii="Arial" w:hAnsi="Arial" w:cs="Arial"/>
          <w:b/>
          <w:bCs/>
          <w:sz w:val="24"/>
          <w:szCs w:val="24"/>
        </w:rPr>
        <w:t>2,509771</w:t>
      </w:r>
    </w:p>
    <w:p w14:paraId="3F9BF893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58 = 1,40938 + 1,577120 = </w:t>
      </w:r>
      <w:r w:rsidRPr="00BA4CFA">
        <w:rPr>
          <w:rFonts w:ascii="Arial" w:hAnsi="Arial" w:cs="Arial"/>
          <w:b/>
          <w:bCs/>
          <w:sz w:val="24"/>
          <w:szCs w:val="24"/>
        </w:rPr>
        <w:t>2,986500</w:t>
      </w:r>
    </w:p>
    <w:p w14:paraId="5D9BF558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59 = 1,40938 + 1,651355 = </w:t>
      </w:r>
      <w:r w:rsidRPr="00BA4CFA">
        <w:rPr>
          <w:rFonts w:ascii="Arial" w:hAnsi="Arial" w:cs="Arial"/>
          <w:b/>
          <w:bCs/>
          <w:sz w:val="24"/>
          <w:szCs w:val="24"/>
        </w:rPr>
        <w:t>3,060735</w:t>
      </w:r>
    </w:p>
    <w:p w14:paraId="432017EC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60 = 1,40938 + 1,431745 = </w:t>
      </w:r>
      <w:r w:rsidRPr="00BA4CFA">
        <w:rPr>
          <w:rFonts w:ascii="Arial" w:hAnsi="Arial" w:cs="Arial"/>
          <w:b/>
          <w:bCs/>
          <w:sz w:val="24"/>
          <w:szCs w:val="24"/>
        </w:rPr>
        <w:t>2,841125</w:t>
      </w:r>
    </w:p>
    <w:p w14:paraId="4142823D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61 = 1,40938 + 1,247134 = </w:t>
      </w:r>
      <w:r w:rsidRPr="00BA4CFA">
        <w:rPr>
          <w:rFonts w:ascii="Arial" w:hAnsi="Arial" w:cs="Arial"/>
          <w:b/>
          <w:bCs/>
          <w:sz w:val="24"/>
          <w:szCs w:val="24"/>
        </w:rPr>
        <w:t>2,656514</w:t>
      </w:r>
    </w:p>
    <w:p w14:paraId="2F8B3F45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62 = 1,40938 + 1,398046 = </w:t>
      </w:r>
      <w:r w:rsidRPr="00BA4CFA">
        <w:rPr>
          <w:rFonts w:ascii="Arial" w:hAnsi="Arial" w:cs="Arial"/>
          <w:b/>
          <w:bCs/>
          <w:sz w:val="24"/>
          <w:szCs w:val="24"/>
        </w:rPr>
        <w:t>2,807426</w:t>
      </w:r>
    </w:p>
    <w:p w14:paraId="0C06FD21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63 = 1,40938 + 1,406228 = </w:t>
      </w:r>
      <w:r w:rsidRPr="00BA4CFA">
        <w:rPr>
          <w:rFonts w:ascii="Arial" w:hAnsi="Arial" w:cs="Arial"/>
          <w:b/>
          <w:bCs/>
          <w:sz w:val="24"/>
          <w:szCs w:val="24"/>
        </w:rPr>
        <w:t>2,815608</w:t>
      </w:r>
    </w:p>
    <w:p w14:paraId="0329A446" w14:textId="77777777" w:rsidR="001C6647" w:rsidRPr="00BA4CFA" w:rsidRDefault="001C6647" w:rsidP="001C6647">
      <w:pPr>
        <w:spacing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Intercepto Cidade 64 = 1,40938 + 1,404329 = </w:t>
      </w:r>
      <w:r w:rsidRPr="00BA4CFA">
        <w:rPr>
          <w:rFonts w:ascii="Arial" w:hAnsi="Arial" w:cs="Arial"/>
          <w:b/>
          <w:bCs/>
          <w:sz w:val="24"/>
          <w:szCs w:val="24"/>
        </w:rPr>
        <w:t>2,813709</w:t>
      </w:r>
    </w:p>
    <w:p w14:paraId="7776A17D" w14:textId="4062A7E2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eastAsiaTheme="minorEastAsia" w:hAnsi="Arial" w:cs="Arial"/>
          <w:b/>
          <w:sz w:val="24"/>
          <w:szCs w:val="24"/>
        </w:rPr>
        <w:t>e)</w:t>
      </w:r>
      <w:r w:rsidRPr="00BA4CFA">
        <w:rPr>
          <w:rFonts w:ascii="Arial" w:hAnsi="Arial" w:cs="Arial"/>
          <w:b/>
          <w:sz w:val="24"/>
          <w:szCs w:val="24"/>
        </w:rPr>
        <w:t xml:space="preserve"> Rode o modelo de efeitos aleatórios usando o formato de um  Modelo de Componentes de Erro Unidirecional.  Interprete a saída de regressão e apresente os interceptos verticais.</w:t>
      </w:r>
    </w:p>
    <w:p w14:paraId="1D1E3E0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E:Efeitos-aleatórios (GLS), usando 128 observações</w:t>
      </w:r>
    </w:p>
    <w:p w14:paraId="2C3DA77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544E912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6522F72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l_rent</w:t>
      </w:r>
    </w:p>
    <w:p w14:paraId="097094A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437D6118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F0352F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936D9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E0A7E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96259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2D793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E90C90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6A3148D1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C02B54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F048C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−4,05701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2566D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0,447665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E730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−9,063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481B7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5535D5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7CF03B4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FC3752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735E3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0,0371784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F181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0,0316611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7EEB8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1,174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36C44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0,2403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1501B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3F1A3CB2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71ECC4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8F0C7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0,939051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E212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0,0358338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AB7D0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26,21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E98DC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CF005C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532898D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C97423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52C9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0,00723666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1CCEF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0,00140082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3C83F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5,166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2A082D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2C8246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77D719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34B1FB1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27C734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5EF2B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92F9E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89069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CE2D7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4C3BA773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AF9FC7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358398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2,911785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AA3BC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670ECB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535639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0,152625</w:t>
            </w:r>
          </w:p>
        </w:tc>
      </w:tr>
      <w:tr w:rsidR="001C6647" w:rsidRPr="00BA4CFA" w14:paraId="1479C12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793B4B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8833A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60,50475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C31AA5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85F9E7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74E5E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−113,0095</w:t>
            </w:r>
          </w:p>
        </w:tc>
      </w:tr>
      <w:tr w:rsidR="001C6647" w:rsidRPr="00BA4CFA" w14:paraId="6FBC85A5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DF3DF3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FC6357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−101,6014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1FDE7D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4B382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59FD50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−108,3743</w:t>
            </w:r>
          </w:p>
        </w:tc>
      </w:tr>
    </w:tbl>
    <w:p w14:paraId="2E6000C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40BAE0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F2068E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0,00785741</w:t>
      </w:r>
    </w:p>
    <w:p w14:paraId="5964893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0,0112921</w:t>
      </w:r>
    </w:p>
    <w:p w14:paraId="00F18231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teta utilizado para quasi-desmediação = 0,353379</w:t>
      </w:r>
    </w:p>
    <w:p w14:paraId="4C1C388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71B1DC7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Qui-quadrado(3) = 755,84</w:t>
      </w:r>
    </w:p>
    <w:p w14:paraId="4F6316A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1,63364e-163</w:t>
      </w:r>
    </w:p>
    <w:p w14:paraId="276997B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8EEB33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Breusch-Pagan -</w:t>
      </w:r>
    </w:p>
    <w:p w14:paraId="185DBCA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5F1B996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8,13649</w:t>
      </w:r>
    </w:p>
    <w:p w14:paraId="40D7ECF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0,00433831</w:t>
      </w:r>
    </w:p>
    <w:p w14:paraId="36AB7C1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BC3E0C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Hausman -</w:t>
      </w:r>
    </w:p>
    <w:p w14:paraId="549255F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0CF9606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Qui-quadrado(3) = 29,3746</w:t>
      </w:r>
    </w:p>
    <w:p w14:paraId="55F4A15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1,86817e-06</w:t>
      </w:r>
    </w:p>
    <w:p w14:paraId="24DF6B57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5CC73A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25BA6E" w14:textId="1ECA7E46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046DCEE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(-4,05701): Quando a população, renda per capita e percentual de estudantes são zero (situação hipotética), o log do preço médio do aluguel é -4,05701.</w:t>
      </w:r>
    </w:p>
    <w:p w14:paraId="03A8201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l_pop (0,0371784): Um aumento de 1% na população da cidade está associado a um aumento aproximado de 0,037% no preço médio dos aluguéis, mantendo as demais variáveis constantes.</w:t>
      </w:r>
    </w:p>
    <w:p w14:paraId="63E3922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l_avginc (0,939051): Um aumento de 1% na renda per capita da cidade está associado a um aumento de aproximadamente 0,94% no preço médio dos aluguéis, mantendo as demais variáveis constantes.</w:t>
      </w:r>
    </w:p>
    <w:p w14:paraId="2C69E74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pctstu (0,00723666): Um aumento de 1 ponto percentual no percentual de estudantes em relação à população total gera um aumento de aproximadamente 0,72% no preço médio dos aluguéis, mantendo as demais variáveis constantes.</w:t>
      </w:r>
    </w:p>
    <w:p w14:paraId="75DAB98D" w14:textId="407A0EE2" w:rsidR="001C6647" w:rsidRPr="00BA4CFA" w:rsidRDefault="001715AD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Significância Estatística</w:t>
      </w:r>
    </w:p>
    <w:p w14:paraId="630D54D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(p-valor = 1,27e-19 &lt; 1%): Estatisticamente significante ao nível de 1%.</w:t>
      </w:r>
    </w:p>
    <w:p w14:paraId="117D082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l_pop (p-valor = 0,2403 &gt; 1%): Não é estatisticamente significante, ou seja, a variação da população da cidade pode não afetar o preço médio dos aluguéis.</w:t>
      </w:r>
    </w:p>
    <w:p w14:paraId="04ADF17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l_avginc (p-valor = 2,29e-151 &lt; 1%): Estatisticamente significante ao nível de 1%. Rejeitamos a hipótese nula, ou seja, a renda per capita da cidade deve afetar o preço médio dos aluguéis.</w:t>
      </w:r>
    </w:p>
    <w:p w14:paraId="20C8549C" w14:textId="1F7D9920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pctstu (p-valor = 2,39e-07 &lt; 1%): Estatisticamente significante ao nível de 1%. Rejeitamos a hipótese nula, ou seja, o percentual de estudantes deve afetar o preço médio dos aluguéis.</w:t>
      </w:r>
    </w:p>
    <w:p w14:paraId="6912CB75" w14:textId="75B0E83E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</w:t>
      </w:r>
    </w:p>
    <w:p w14:paraId="1114384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valor do R-quadrado foi de 0,797073, indicando que aproximadamente 79,71% da variação no preço médio dos aluguéis pode ser explicada pelas variáveis renda per capita da cidade, percentual de estudantes em relação à população total e população da cidade.</w:t>
      </w:r>
    </w:p>
    <w:p w14:paraId="4FBF9711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aos testes gerados pelo modelo, podemos observar a análise abaixo:</w:t>
      </w:r>
    </w:p>
    <w:p w14:paraId="04134584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conjunto dos regressores designados:</w:t>
      </w:r>
    </w:p>
    <w:p w14:paraId="725E805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(p-valor = 1,63364e-163 &lt; 0,01), ou seja, o modelo utilizado é adequado, não sendo necessário excluir uma das variáveis utilizadas.</w:t>
      </w:r>
    </w:p>
    <w:p w14:paraId="2E6F5E75" w14:textId="434C65A4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de Breusch-Pagan </w:t>
      </w:r>
      <w:r w:rsidR="001715AD">
        <w:rPr>
          <w:rFonts w:ascii="Arial" w:hAnsi="Arial" w:cs="Arial"/>
          <w:b/>
          <w:sz w:val="24"/>
          <w:szCs w:val="24"/>
        </w:rPr>
        <w:t xml:space="preserve">para comparção de MQO com </w:t>
      </w:r>
      <w:r w:rsidR="00412419">
        <w:rPr>
          <w:rFonts w:ascii="Arial" w:hAnsi="Arial" w:cs="Arial"/>
          <w:b/>
          <w:sz w:val="24"/>
          <w:szCs w:val="24"/>
        </w:rPr>
        <w:t>Efeitos Aleatórios</w:t>
      </w:r>
    </w:p>
    <w:p w14:paraId="01876CE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o modelo mais adequado seria o MQO agrupado. O p-valor obtido foi de 0,00433831, com isso rejeitamos a hipótese nula, o que indica que o modelo mais adequado seria o de Efeitos Aleatórios.</w:t>
      </w:r>
    </w:p>
    <w:p w14:paraId="2356A0F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</w:p>
    <w:p w14:paraId="436A58F9" w14:textId="431C861B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 xml:space="preserve">Teste de Hausman </w:t>
      </w:r>
      <w:r w:rsidR="00412419">
        <w:rPr>
          <w:rFonts w:ascii="Arial" w:hAnsi="Arial" w:cs="Arial"/>
          <w:b/>
          <w:sz w:val="24"/>
          <w:szCs w:val="24"/>
        </w:rPr>
        <w:t>para comparação entre Efeitos Fixos e Efeitos Aleatórios</w:t>
      </w:r>
    </w:p>
    <w:p w14:paraId="61E42DF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as estimativas são consistentes. O p-valor obtido foi de 1,86817e-06, com isso rejeitamos a hipótese nula, ou seja, o modelo mais eficiente seria o de Efeitos Fixos.</w:t>
      </w:r>
    </w:p>
    <w:p w14:paraId="09C50693" w14:textId="39FB3870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Interceptos Verticais</w:t>
      </w:r>
    </w:p>
    <w:p w14:paraId="6699E9B3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lastRenderedPageBreak/>
        <w:t>Constante (-4,05701) + Efeito Individual</w:t>
      </w:r>
    </w:p>
    <w:p w14:paraId="39A76FF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 = -4,05701 + 0,005350 = -4,051660</w:t>
      </w:r>
    </w:p>
    <w:p w14:paraId="67800F5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 = -4,05701 + (-0,03131) = -4,088320</w:t>
      </w:r>
    </w:p>
    <w:p w14:paraId="36D9023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 = -4,05701 + 0,006309 = -4,050701</w:t>
      </w:r>
    </w:p>
    <w:p w14:paraId="3E373673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 = -4,05701 + 0,02051 = -4,036500</w:t>
      </w:r>
    </w:p>
    <w:p w14:paraId="6730A94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 = -4,05701 + 0,01692 = -4,040090</w:t>
      </w:r>
    </w:p>
    <w:p w14:paraId="50DAD7E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 = -4,05701 + 0,06236 = -3,994650</w:t>
      </w:r>
    </w:p>
    <w:p w14:paraId="769A250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7 = -4,05701 + 0,01013 = -4,046880</w:t>
      </w:r>
    </w:p>
    <w:p w14:paraId="128AF1B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8 = -4,05701 + (-0,04261) = -4,099620</w:t>
      </w:r>
    </w:p>
    <w:p w14:paraId="77676BE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9 = -4,05701 + 0,1696750 = -3,887335</w:t>
      </w:r>
    </w:p>
    <w:p w14:paraId="55A3F4EE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10 = -4,05701 + 0,01581 = -4,041200</w:t>
      </w:r>
    </w:p>
    <w:p w14:paraId="0DF8314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11 = -4,05701 + 0,03893 = -4,018080</w:t>
      </w:r>
    </w:p>
    <w:p w14:paraId="0587D421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12 = -4,05701 + 0,06423 = -3,992780</w:t>
      </w:r>
    </w:p>
    <w:p w14:paraId="46E1AD3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13 = -4,05701 + (-0,02997) = -4,086980</w:t>
      </w:r>
    </w:p>
    <w:p w14:paraId="5ABEC56F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14 = -4,05701 + 0,1469214 = -3,910089</w:t>
      </w:r>
    </w:p>
    <w:p w14:paraId="63A924D7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15 = -4,05701 + (-0,006224) = -4,063234</w:t>
      </w:r>
    </w:p>
    <w:p w14:paraId="6AF72D0F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16 = -4,05701 + (-0,04304) = -4,100050</w:t>
      </w:r>
    </w:p>
    <w:p w14:paraId="27889A4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17 = -4,05701 + (-0,1178952) = -4,174905</w:t>
      </w:r>
    </w:p>
    <w:p w14:paraId="3E944D9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18 = -4,05701 + (-0,07236) = -4,129370</w:t>
      </w:r>
    </w:p>
    <w:p w14:paraId="5A70AC7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19 = -4,05701 + (-0,002728) = -4,059738</w:t>
      </w:r>
    </w:p>
    <w:p w14:paraId="2F94FD37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20 = -4,05701 + 0,006565 = -4,050445</w:t>
      </w:r>
    </w:p>
    <w:p w14:paraId="01C2F25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21 = -4,05701 + (-0,005323) = -4,062333</w:t>
      </w:r>
    </w:p>
    <w:p w14:paraId="2ED882EC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22 = -4,05701 + (-0,01675) = -4,073760</w:t>
      </w:r>
    </w:p>
    <w:p w14:paraId="432366DC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23 = -4,05701 + (-0,004811) = -4,061821</w:t>
      </w:r>
    </w:p>
    <w:p w14:paraId="402DEF9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24 = -4,05701 + (-0,1477743) = -4,204784</w:t>
      </w:r>
    </w:p>
    <w:p w14:paraId="3D4C923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25 = -4,05701 + (-0,01390) = -4,070910</w:t>
      </w:r>
    </w:p>
    <w:p w14:paraId="3D927AE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26 = -4,05701 + (-0,04277) = -4,099780</w:t>
      </w:r>
    </w:p>
    <w:p w14:paraId="37820D31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27 = -4,05701 + (-0,01980) = -4,076810</w:t>
      </w:r>
    </w:p>
    <w:p w14:paraId="1340F4C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28 = -4,05701 + (-0,01397) = -4,070980</w:t>
      </w:r>
    </w:p>
    <w:p w14:paraId="3DFA75C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29 = -4,05701 + (-0,03650) = -4,093510</w:t>
      </w:r>
    </w:p>
    <w:p w14:paraId="4C85B2E1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30 = -4,05701 + (-0,1144794) = -4,171489</w:t>
      </w:r>
    </w:p>
    <w:p w14:paraId="402C3C2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31 = -4,05701 + (-0,003308) = -4,060318</w:t>
      </w:r>
    </w:p>
    <w:p w14:paraId="7C0D6D6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32 = -4,05701 + 0,01140 = -4,045610</w:t>
      </w:r>
    </w:p>
    <w:p w14:paraId="2A2AE73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33 = -4,05701 + 0,1336767 = -3,923333</w:t>
      </w:r>
    </w:p>
    <w:p w14:paraId="4AF48730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34 = -4,05701 + 0,05372 = -4,003290</w:t>
      </w:r>
    </w:p>
    <w:p w14:paraId="21F3195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35 = -4,05701 + (-0,08887) = -4,145880</w:t>
      </w:r>
    </w:p>
    <w:p w14:paraId="06204E2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36 = -4,05701 + 0,05103 = -4,005980</w:t>
      </w:r>
    </w:p>
    <w:p w14:paraId="20636B2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37 = -4,05701 + (-0,04514) = -4,102150</w:t>
      </w:r>
    </w:p>
    <w:p w14:paraId="2111FB4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38 = -4,05701 + 0,1498747 = -3,907135</w:t>
      </w:r>
    </w:p>
    <w:p w14:paraId="49E28DC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39 = -4,05701 + (-0,08755) = -4,144560</w:t>
      </w:r>
    </w:p>
    <w:p w14:paraId="13666FE7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40 = -4,05701 + (-0,08932) = -4,146330</w:t>
      </w:r>
    </w:p>
    <w:p w14:paraId="5BDFAB83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41 = -4,05701 + (-0,06120) = -4,118210</w:t>
      </w:r>
    </w:p>
    <w:p w14:paraId="2EC39C14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42 = -4,05701 + (-0,01637) = -4,073380</w:t>
      </w:r>
    </w:p>
    <w:p w14:paraId="21477CCA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43 = -4,05701 + (-0,07217) = -4,129180</w:t>
      </w:r>
    </w:p>
    <w:p w14:paraId="4E8B1CD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44 = -4,05701 + (-0,006456) = -4,063466</w:t>
      </w:r>
    </w:p>
    <w:p w14:paraId="49DE143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45 = -4,05701 + (-0,04188) = -4,098890</w:t>
      </w:r>
    </w:p>
    <w:p w14:paraId="67BA269E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46 = -4,05701 + 0,0004607 = -4,056549</w:t>
      </w:r>
    </w:p>
    <w:p w14:paraId="6B6874C8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47 = -4,05701 + (-0,04721) = -4,104220</w:t>
      </w:r>
    </w:p>
    <w:p w14:paraId="21550063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48 = -4,05701 + 0,07684 = -3,980170</w:t>
      </w:r>
    </w:p>
    <w:p w14:paraId="54FCA6D0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49 = -4,05701 + 0,0002065 = -4,056804</w:t>
      </w:r>
    </w:p>
    <w:p w14:paraId="7B98530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50 = -4,05701 + 0,009809 = -4,047201</w:t>
      </w:r>
    </w:p>
    <w:p w14:paraId="1DB608B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51 = -4,05701 + (-0,03183) = -4,088840</w:t>
      </w:r>
    </w:p>
    <w:p w14:paraId="6B7A025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52 = -4,05701 + 0,2750026 = -3,782007</w:t>
      </w:r>
    </w:p>
    <w:p w14:paraId="42B9A378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53 = -4,05701 + (-0,02901) = -4,086020</w:t>
      </w:r>
    </w:p>
    <w:p w14:paraId="66C10BD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54 = -4,05701 + 0,04168 = -4,015330</w:t>
      </w:r>
    </w:p>
    <w:p w14:paraId="16EFD10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55 = -4,05701 + 0,06850 = -3,988510</w:t>
      </w:r>
    </w:p>
    <w:p w14:paraId="0932F3E8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56 = -4,05701 + (-0,06364) = -4,120650</w:t>
      </w:r>
    </w:p>
    <w:p w14:paraId="02C3B026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57 = -4,05701 + (-0,1246539) = -4,181664</w:t>
      </w:r>
    </w:p>
    <w:p w14:paraId="2849635E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58 = -4,05701 + 0,07048 = -3,986530</w:t>
      </w:r>
    </w:p>
    <w:p w14:paraId="2275E485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59 = -4,05701 + 0,1574603 = -3,899550</w:t>
      </w:r>
    </w:p>
    <w:p w14:paraId="1FCC84DB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60 = -4,05701 + 0,03310 = -4,023910</w:t>
      </w:r>
    </w:p>
    <w:p w14:paraId="0411846D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61 = -4,05701 + 0,01203 = -4,044980</w:t>
      </w:r>
    </w:p>
    <w:p w14:paraId="2F120C4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62 = -4,05701 + (-0,05284) = -4,109850</w:t>
      </w:r>
    </w:p>
    <w:p w14:paraId="626E1952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63 = -4,05701 + (-0,01382) = -4,070830</w:t>
      </w:r>
    </w:p>
    <w:p w14:paraId="34CE3F99" w14:textId="77777777" w:rsidR="001C6647" w:rsidRPr="00BA4CFA" w:rsidRDefault="001C6647" w:rsidP="001C664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64 = -4,05701 + (-0,07151) = -4,128520</w:t>
      </w:r>
    </w:p>
    <w:p w14:paraId="676A9E21" w14:textId="77777777" w:rsidR="001C6647" w:rsidRPr="00BA4CFA" w:rsidRDefault="001C6647" w:rsidP="001C6647">
      <w:p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BA4CFA">
        <w:rPr>
          <w:rFonts w:ascii="Arial" w:eastAsiaTheme="minorEastAsia" w:hAnsi="Arial" w:cs="Arial"/>
          <w:b/>
          <w:sz w:val="24"/>
          <w:szCs w:val="24"/>
        </w:rPr>
        <w:t>f) Alguns modelos de Dados em Painel não são adequados para a utilização de variáveis que possuem pouca ou nenhuma variação. Rode  de novo o item c, usando um modelo de Painel que permite a inclusão de variáveis dummy. Interprete a saída de Regressão.</w:t>
      </w:r>
    </w:p>
    <w:p w14:paraId="0041581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F:Efeitos-aleatórios (GLS), usando 128 observações</w:t>
      </w:r>
    </w:p>
    <w:p w14:paraId="65DE419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1A878E7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2</w:t>
      </w:r>
    </w:p>
    <w:p w14:paraId="5D70FAB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l_rent</w:t>
      </w:r>
    </w:p>
    <w:p w14:paraId="5250158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0DD5ED4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555BE7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78DBC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95625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EADB7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F2CDC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6CD522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054D4B4E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2FD66DB" w14:textId="4E85A900" w:rsidR="001C6647" w:rsidRPr="00BA4CFA" w:rsidRDefault="00870D0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5FCF2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0,421651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99EA3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0,567864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BB604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0,7425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68656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0,4578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206AD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1DBA0FC5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14EB00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C2C07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0,0559346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5EBEF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0,0287071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D018D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1,948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54C7A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0,0514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A7CB85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</w:t>
            </w:r>
          </w:p>
        </w:tc>
      </w:tr>
      <w:tr w:rsidR="001C6647" w:rsidRPr="00BA4CFA" w14:paraId="022284A7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5FBCAC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9E7EA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0,449925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6D57B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0,0521020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C9A2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8,635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7D1DF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7F376D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30E547FA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147A1C9" w14:textId="414920D9" w:rsidR="001C6647" w:rsidRPr="00BA4CFA" w:rsidRDefault="00870D0E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41648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0,00503165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E66F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0,00135313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6217A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3,719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325DC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14360C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79709869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70721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7A8A97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0,315472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79F49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0,0382396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A97E8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8,250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67DE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DE01AC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07CAE3E3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F93FCF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d90_pctstu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5C5D4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0,000232621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736CF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0,000868499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429445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0,2678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2E64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0,7888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4C2949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95211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32BE9135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D22DD2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D8ACF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5,746195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14078C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166F53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5D90C6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0,332707</w:t>
            </w:r>
          </w:p>
        </w:tc>
      </w:tr>
      <w:tr w:rsidR="001C6647" w:rsidRPr="00BA4CFA" w14:paraId="2827721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3D56F66" w14:textId="429926CE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Soma resíd. </w:t>
            </w:r>
            <w:r w:rsidR="007D569C" w:rsidRPr="00BA4CFA">
              <w:rPr>
                <w:rFonts w:ascii="Arial" w:hAnsi="Arial" w:cs="Arial"/>
                <w:sz w:val="24"/>
                <w:szCs w:val="24"/>
              </w:rPr>
              <w:t>Q</w:t>
            </w:r>
            <w:r w:rsidRPr="00BA4CFA">
              <w:rPr>
                <w:rFonts w:ascii="Arial" w:hAnsi="Arial" w:cs="Arial"/>
                <w:sz w:val="24"/>
                <w:szCs w:val="24"/>
              </w:rPr>
              <w:t>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1F916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2,036407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C19946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C5EFC8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30B6B7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0,128671</w:t>
            </w:r>
          </w:p>
        </w:tc>
      </w:tr>
      <w:tr w:rsidR="001C6647" w:rsidRPr="00BA4CFA" w14:paraId="084E07E9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C5030A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68144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83,38983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2DF6AF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017915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2EDFD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−154,7797</w:t>
            </w:r>
          </w:p>
        </w:tc>
      </w:tr>
      <w:tr w:rsidR="001C6647" w:rsidRPr="00BA4CFA" w14:paraId="7E17190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9230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74BAFE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−137,6675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DA8310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86E641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01975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−147,8269</w:t>
            </w:r>
          </w:p>
        </w:tc>
      </w:tr>
      <w:tr w:rsidR="001C6647" w:rsidRPr="00BA4CFA" w14:paraId="0A639B14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7270AA3" w14:textId="2A160A02" w:rsidR="001C6647" w:rsidRPr="00BA4CFA" w:rsidRDefault="007D569C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FCFEFF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−1,000000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73503D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7E1ECD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1468B8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1,975658</w:t>
            </w:r>
          </w:p>
        </w:tc>
      </w:tr>
    </w:tbl>
    <w:p w14:paraId="2A410A5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C37445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F44FEA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entre' a variância = 0,0112236</w:t>
      </w:r>
    </w:p>
    <w:p w14:paraId="64E939D8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'Por dentro' da variância = 0,00412359</w:t>
      </w:r>
    </w:p>
    <w:p w14:paraId="625D035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ab/>
        <w:t>teta utilizado para quasi-desmediação = 0,606055</w:t>
      </w:r>
    </w:p>
    <w:p w14:paraId="25574B4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conjunto nos regressores designados -</w:t>
      </w:r>
    </w:p>
    <w:p w14:paraId="20EE93C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Qui-quadrado(5) = 2328,99</w:t>
      </w:r>
    </w:p>
    <w:p w14:paraId="7BA7A4E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</w:t>
      </w:r>
    </w:p>
    <w:p w14:paraId="696E6F4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CAF377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Breusch-Pagan -</w:t>
      </w:r>
    </w:p>
    <w:p w14:paraId="78F030D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318F7D8E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Qui-quadrado(1) = 29,0577</w:t>
      </w:r>
    </w:p>
    <w:p w14:paraId="68D0806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 com p-valor = 7,02539e-08</w:t>
      </w:r>
    </w:p>
    <w:p w14:paraId="21DA1A9A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73B481B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Teste de Hausman -</w:t>
      </w:r>
    </w:p>
    <w:p w14:paraId="484A1C8F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5E36713D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Estatística de teste assintótica: Qui-quadrado(4) = 15,4248</w:t>
      </w:r>
    </w:p>
    <w:p w14:paraId="69A32273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 com p-valor = 0,00389653</w:t>
      </w:r>
    </w:p>
    <w:p w14:paraId="326D8832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F0EA7A7" w14:textId="171402DA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Magnitude</w:t>
      </w:r>
      <w:r w:rsidR="001C6647" w:rsidRPr="00BA4CFA">
        <w:rPr>
          <w:rFonts w:ascii="Arial" w:hAnsi="Arial" w:cs="Arial"/>
          <w:b/>
          <w:sz w:val="24"/>
          <w:szCs w:val="24"/>
        </w:rPr>
        <w:t xml:space="preserve"> dos Coeficientes</w:t>
      </w:r>
    </w:p>
    <w:p w14:paraId="6042821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Constante (0,421651): Quando a população, renda per capita e percentual de estudantes são zero (situação hipotética), o log do preço médio do aluguel é 0,421651.</w:t>
      </w:r>
    </w:p>
    <w:p w14:paraId="72849C3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l_pop (0,0559346): Um aumento de 1% na população da cidade está associado a um aumento aproximado de 0,056% no preço médio dos aluguéis, mantendo as demais variáveis constantes.</w:t>
      </w:r>
    </w:p>
    <w:p w14:paraId="6468F1B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l_avginc (0,449925): Um aumento de 1% na renda per capita da cidade está associado a um aumento de aproximadamente 0,45% no preço médio dos aluguéis, mantendo as demais variáveis constantes.</w:t>
      </w:r>
    </w:p>
    <w:p w14:paraId="290E0BA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pctstu (0,00503165): Um aumento de 1 ponto percentual no percentual de estudantes em relação à população total gera um aumento de aproximadamente 0,503% no preço médio dos aluguéis em 1980, mantendo as demais variáveis constantes.</w:t>
      </w:r>
    </w:p>
    <w:p w14:paraId="1AE2613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d90 (0,315472): Em 1990, os preços médios dos aluguéis foram, em média, 31,55% maiores em comparação ao ano de 1980, mantendo as demais variáveis constantes.</w:t>
      </w:r>
    </w:p>
    <w:p w14:paraId="79B81008" w14:textId="77777777" w:rsidR="001C6647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β5 d90_pctstu (0,000232621): O efeito adicional do percentual de estudantes sobre o preço médio dos aluguéis em 1990, em relação a 1980, é praticamente zero e não estatisticamente significante, mantendo as demais variáveis constantes.</w:t>
      </w:r>
    </w:p>
    <w:p w14:paraId="4AAAD22F" w14:textId="77777777" w:rsidR="00632CDF" w:rsidRDefault="00632CDF" w:rsidP="001C6647">
      <w:pPr>
        <w:jc w:val="both"/>
        <w:rPr>
          <w:rFonts w:ascii="Arial" w:hAnsi="Arial" w:cs="Arial"/>
          <w:sz w:val="24"/>
          <w:szCs w:val="24"/>
        </w:rPr>
      </w:pPr>
    </w:p>
    <w:p w14:paraId="50481A3B" w14:textId="77777777" w:rsidR="00632CDF" w:rsidRDefault="00632CDF" w:rsidP="001C6647">
      <w:pPr>
        <w:jc w:val="both"/>
        <w:rPr>
          <w:rFonts w:ascii="Arial" w:hAnsi="Arial" w:cs="Arial"/>
          <w:sz w:val="24"/>
          <w:szCs w:val="24"/>
        </w:rPr>
      </w:pPr>
    </w:p>
    <w:p w14:paraId="55A533BC" w14:textId="77777777" w:rsidR="00632CDF" w:rsidRPr="00BA4CFA" w:rsidRDefault="00632CDF" w:rsidP="001C6647">
      <w:pPr>
        <w:jc w:val="both"/>
        <w:rPr>
          <w:rFonts w:ascii="Arial" w:hAnsi="Arial" w:cs="Arial"/>
          <w:sz w:val="24"/>
          <w:szCs w:val="24"/>
        </w:rPr>
      </w:pPr>
    </w:p>
    <w:p w14:paraId="45CC187F" w14:textId="5C507E8E" w:rsidR="007D569C" w:rsidRPr="0029464C" w:rsidRDefault="007D569C" w:rsidP="007D569C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9464C">
        <w:rPr>
          <w:rFonts w:ascii="Arial" w:hAnsi="Arial" w:cs="Arial"/>
          <w:b/>
          <w:bCs/>
          <w:sz w:val="24"/>
          <w:szCs w:val="24"/>
        </w:rPr>
        <w:t>Signific</w:t>
      </w:r>
      <w:r w:rsidR="0029464C" w:rsidRPr="0029464C">
        <w:rPr>
          <w:rFonts w:ascii="Arial" w:hAnsi="Arial" w:cs="Arial"/>
          <w:b/>
          <w:bCs/>
          <w:sz w:val="24"/>
          <w:szCs w:val="24"/>
        </w:rPr>
        <w:t>ância Estatística</w:t>
      </w:r>
    </w:p>
    <w:p w14:paraId="705C782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(p-valor = 0,4578 &gt; 1%): Não é estatisticamente significante.</w:t>
      </w:r>
    </w:p>
    <w:p w14:paraId="2679599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l_pop (p-valor = 0,0514 &gt; 1%): Não é estatisticamente significante ao nível de 1%, ou seja, a variação da população da cidade pode não afetar o preço médio dos aluguéis.</w:t>
      </w:r>
    </w:p>
    <w:p w14:paraId="186DBF8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l_avginc (p-valor = 5,85e-018 &lt; 1%): Estatisticamente significante ao nível de 1%. Rejeitamos a hipótese nula, ou seja, a renda per capita da cidade deve afetar o preço médio dos aluguéis.</w:t>
      </w:r>
    </w:p>
    <w:p w14:paraId="455A870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pctstu (p-valor = 0,0002 &lt; 1%): Estatisticamente significante ao nível de 1%. Rejeitamos a hipótese nula, ou seja, o percentual de estudantes deve afetar o preço médio dos aluguéis.</w:t>
      </w:r>
    </w:p>
    <w:p w14:paraId="3CFBB6B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d90 (p-valor = 1,59e-016 &lt; 1%): Estatisticamente significante ao nível de 1%. Rejeitamos a hipótese nula, indicando que há diferença estatisticamente significativa entre os anos de 1980 e 1990.</w:t>
      </w:r>
    </w:p>
    <w:p w14:paraId="1F9E79A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d90_pctstu (p-valor = 0,7888 &gt; 1%): Não é estatisticamente significante. Não rejeitamos a hipótese nula, ou seja, o impacto dos estudantes sobre o preço dos aluguéis não se alterou significativamente entre 1980 e 1990.</w:t>
      </w:r>
    </w:p>
    <w:p w14:paraId="1DACF0D4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R²:</w:t>
      </w:r>
    </w:p>
    <w:p w14:paraId="0E9FB89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valor do R-quadrado foi de 0,855633, indicando que aproximadamente 85,56% da variação no preço médio dos aluguéis pode ser explicada pelas variáveis população da cidade, renda per capita, percentual de estudantes, dummy de ano e a interação entre o ano de 1990 e o percentual de estudantes.</w:t>
      </w:r>
    </w:p>
    <w:p w14:paraId="2079BFA4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aos testes gerados pelo modelo, podemos observar a análise abaixo:</w:t>
      </w:r>
    </w:p>
    <w:p w14:paraId="79B9CC4B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conjunto dos regressores designados:</w:t>
      </w:r>
    </w:p>
    <w:p w14:paraId="67DF51A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 (p-valor = 0 &lt; 0,01), ou seja, o modelo utilizado é adequado, não sendo necessário excluir uma das variáveis utilizadas.</w:t>
      </w:r>
    </w:p>
    <w:p w14:paraId="7D4C6FF8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de Breusch-Pagan (MQO x Efeitos Aleatórios):</w:t>
      </w:r>
    </w:p>
    <w:p w14:paraId="78708A6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o modelo mais adequado seria o MQO agrupado. O p-valor obtido foi de 7,02539e-08, com isso rejeitamos a hipótese nula, o que indica que o modelo mais adequado seria o de Efeitos Aleatórios.</w:t>
      </w:r>
    </w:p>
    <w:p w14:paraId="107AA7CD" w14:textId="77777777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Teste de Hausman (Efeitos Fixos x Efeitos Aleatórios):</w:t>
      </w:r>
    </w:p>
    <w:p w14:paraId="37B5BCE1" w14:textId="4D68EA35" w:rsidR="001C6647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as estimativas GLS são consistentes. O p-valor obtido foi de 0,00389653, com isso rejeitamos a hipótese nula, ou seja, o modelo mais eficiente seria o de Efeitos Fixos.</w:t>
      </w:r>
    </w:p>
    <w:p w14:paraId="00B9F58F" w14:textId="77777777" w:rsidR="00F966F9" w:rsidRPr="00BA4CFA" w:rsidRDefault="00F966F9" w:rsidP="001C6647">
      <w:pPr>
        <w:jc w:val="both"/>
        <w:rPr>
          <w:rFonts w:ascii="Arial" w:hAnsi="Arial" w:cs="Arial"/>
          <w:sz w:val="24"/>
          <w:szCs w:val="24"/>
        </w:rPr>
      </w:pPr>
    </w:p>
    <w:p w14:paraId="521BE179" w14:textId="2360EB70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Interceptos Verticais</w:t>
      </w:r>
    </w:p>
    <w:p w14:paraId="12A5C1B7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Constante (0,421651) + Efeito Individual</w:t>
      </w:r>
    </w:p>
    <w:p w14:paraId="7C054C6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1 = 0,421651 + (-0,07491) = 0,346741</w:t>
      </w:r>
    </w:p>
    <w:p w14:paraId="72507A0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 = 0,421651 + 0,07605 = 0,497701</w:t>
      </w:r>
    </w:p>
    <w:p w14:paraId="14667FB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 = 0,421651 + (-0,03566) = 0,385991</w:t>
      </w:r>
    </w:p>
    <w:p w14:paraId="3B3E5E3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 = 0,421651 + 0,1179658 = 0,539617</w:t>
      </w:r>
    </w:p>
    <w:p w14:paraId="62B1D39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 = 0,421651 + 0,3529437 = 0,774595</w:t>
      </w:r>
    </w:p>
    <w:p w14:paraId="5B0F907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 = 0,421651 + 0,1729463 = 0,594597</w:t>
      </w:r>
    </w:p>
    <w:p w14:paraId="7F24FC3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7 = 0,421651 + 0,1041743 = 0,525825</w:t>
      </w:r>
    </w:p>
    <w:p w14:paraId="48EBC60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8 = 0,421651 + (-0,008001) = 0,413650</w:t>
      </w:r>
    </w:p>
    <w:p w14:paraId="1818FFD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9 = 0,421651 + 0,2009859 = 0,622637</w:t>
      </w:r>
    </w:p>
    <w:p w14:paraId="121BBA4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10 = 0,421651 + (-0,01231) = 0,409341</w:t>
      </w:r>
    </w:p>
    <w:p w14:paraId="4CC5906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11 = 0,421651 + 0,02105 = 0,442701</w:t>
      </w:r>
    </w:p>
    <w:p w14:paraId="5241A71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12 = 0,421651 + (-0,04708) = 0,374571</w:t>
      </w:r>
    </w:p>
    <w:p w14:paraId="3BB512B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13 = 0,421651 + (-0,01601) = 0,405641</w:t>
      </w:r>
    </w:p>
    <w:p w14:paraId="2C9C217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14 = 0,421651 + 0,2834765 = 0,705128</w:t>
      </w:r>
    </w:p>
    <w:p w14:paraId="7CBCBF6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15 = 0,421651 + (-0,06189) = 0,359761</w:t>
      </w:r>
    </w:p>
    <w:p w14:paraId="70079ED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16 = 0,421651 + (-0,1185040) = 0,303147</w:t>
      </w:r>
    </w:p>
    <w:p w14:paraId="6F65A8C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17 = 0,421651 + (-0,08793) = 0,333721</w:t>
      </w:r>
    </w:p>
    <w:p w14:paraId="2A097C5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18 = 0,421651 + (-0,06119) = 0,360461</w:t>
      </w:r>
    </w:p>
    <w:p w14:paraId="48F3F48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19 = 0,421651 + 0,001939 = 0,423590</w:t>
      </w:r>
    </w:p>
    <w:p w14:paraId="51F9314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20 = 0,421651 + (-0,0007600) = 0,420891</w:t>
      </w:r>
    </w:p>
    <w:p w14:paraId="5FE4D7F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21 = 0,421651 + (-0,06798) = 0,353671</w:t>
      </w:r>
    </w:p>
    <w:p w14:paraId="693D469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22 = 0,421651 + (-0,06069) = 0,360961</w:t>
      </w:r>
    </w:p>
    <w:p w14:paraId="6ECADDD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23 = 0,421651 + 0,06452 = 0,486171</w:t>
      </w:r>
    </w:p>
    <w:p w14:paraId="77AE1F2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24 = 0,421651 + (-0,1153607) = 0,306290</w:t>
      </w:r>
    </w:p>
    <w:p w14:paraId="6DEF150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25 = 0,421651 + (-0,01835) = 0,403301</w:t>
      </w:r>
    </w:p>
    <w:p w14:paraId="0806AE5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26 = 0,421651 + 0,07517 = 0,496821</w:t>
      </w:r>
    </w:p>
    <w:p w14:paraId="035B491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27 = 0,421651 + (-0,0009869) = 0,420664</w:t>
      </w:r>
    </w:p>
    <w:p w14:paraId="601029D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28 = 0,421651 + (-0,09117) = 0,330481</w:t>
      </w:r>
    </w:p>
    <w:p w14:paraId="6721C3D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29 = 0,421651 + (-0,05191) = 0,369741</w:t>
      </w:r>
    </w:p>
    <w:p w14:paraId="15630BC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30 = 0,421651 + (-0,1187868) = 0,302864</w:t>
      </w:r>
    </w:p>
    <w:p w14:paraId="13C8017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31 = 0,421651 + (-0,02316) = 0,398491</w:t>
      </w:r>
    </w:p>
    <w:p w14:paraId="7AEC740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32 = 0,421651 + 0,03131 = 0,452961</w:t>
      </w:r>
    </w:p>
    <w:p w14:paraId="5C2C869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33 = 0,421651 + 0,09302 = 0,514671</w:t>
      </w:r>
    </w:p>
    <w:p w14:paraId="33350CE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34 = 0,421651 + (-0,001149) = 0,420502</w:t>
      </w:r>
    </w:p>
    <w:p w14:paraId="153DBC6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35 = 0,421651 + (-0,007668) = 0,413983</w:t>
      </w:r>
    </w:p>
    <w:p w14:paraId="7C71D997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36 = 0,421651 + 0,03877 = 0,460421</w:t>
      </w:r>
    </w:p>
    <w:p w14:paraId="36B560B4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37 = 0,421651 + 0,007024 = 0,428675</w:t>
      </w:r>
    </w:p>
    <w:p w14:paraId="674BB42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38 = 0,421651 + 0,09177 = 0,513421</w:t>
      </w:r>
    </w:p>
    <w:p w14:paraId="5E4A2E8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39 = 0,421651 + (-0,08551) = 0,336141</w:t>
      </w:r>
    </w:p>
    <w:p w14:paraId="5EE8CBE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40 = 0,421651 + (-0,08607) = 0,335581</w:t>
      </w:r>
    </w:p>
    <w:p w14:paraId="23E2963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41 = 0,421651 + (-0,04599) = 0,375661</w:t>
      </w:r>
    </w:p>
    <w:p w14:paraId="46A8774B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42 = 0,421651 + 0,001131 = 0,422782</w:t>
      </w:r>
    </w:p>
    <w:p w14:paraId="47F5598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43 = 0,421651 + (-0,07012) = 0,351531</w:t>
      </w:r>
    </w:p>
    <w:p w14:paraId="2A777AD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44 = 0,421651 + (-0,06047) = 0,361181</w:t>
      </w:r>
    </w:p>
    <w:p w14:paraId="44B1315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45 = 0,421651 + (-0,03687) = 0,384781</w:t>
      </w:r>
    </w:p>
    <w:p w14:paraId="5CBE0A1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46 = 0,421651 + 0,01418 = 0,435831</w:t>
      </w:r>
    </w:p>
    <w:p w14:paraId="0196763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47 = 0,421651 + (-0,08691) = 0,334741</w:t>
      </w:r>
    </w:p>
    <w:p w14:paraId="0440FB1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48 = 0,421651 + 0,07539 = 0,497041</w:t>
      </w:r>
    </w:p>
    <w:p w14:paraId="4BEE3BB0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49 = 0,421651 + (-0,04406) = 0,377591</w:t>
      </w:r>
    </w:p>
    <w:p w14:paraId="0D749E1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50 = 0,421651 + (-0,08497) = 0,336681</w:t>
      </w:r>
    </w:p>
    <w:p w14:paraId="4DE1E06D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51 = 0,421651 + (-0,01650) = 0,405151</w:t>
      </w:r>
    </w:p>
    <w:p w14:paraId="6D6B8A0A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52 = 0,421651 + 0,2044623 = 0,626113</w:t>
      </w:r>
    </w:p>
    <w:p w14:paraId="519B96A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53 = 0,421651 + (-0,04404) = 0,377611</w:t>
      </w:r>
    </w:p>
    <w:p w14:paraId="58F013D5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54 = 0,421651 + (-0,03134) = 0,390311</w:t>
      </w:r>
    </w:p>
    <w:p w14:paraId="0D35B9E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Intercepto Cidade 55 = 0,421651 + (-0,01185) = 0,409801</w:t>
      </w:r>
    </w:p>
    <w:p w14:paraId="612ABA5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56 = 0,421651 + (-0,1101873) = 0,311464</w:t>
      </w:r>
    </w:p>
    <w:p w14:paraId="3F3BCED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57 = 0,421651 + (-0,2037029) = 0,217948</w:t>
      </w:r>
    </w:p>
    <w:p w14:paraId="747AADCC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58 = 0,421651 + 0,1156532 = 0,537304</w:t>
      </w:r>
    </w:p>
    <w:p w14:paraId="216A64F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59 = 0,421651 + 0,1870602 = 0,608711</w:t>
      </w:r>
    </w:p>
    <w:p w14:paraId="09AF58E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60 = 0,421651 + (-0,04578) = 0,375871</w:t>
      </w:r>
    </w:p>
    <w:p w14:paraId="26F175B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61 = 0,421651 + (-0,03586) = 0,385791</w:t>
      </w:r>
    </w:p>
    <w:p w14:paraId="183E06B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62 = 0,421651 + (-0,06417) = 0,357481</w:t>
      </w:r>
    </w:p>
    <w:p w14:paraId="1E94390E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63 = 0,421651 + (-0,04493) = 0,376721</w:t>
      </w:r>
    </w:p>
    <w:p w14:paraId="375D85C2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Intercepto Cidade 64 = 0,421651 + (-0,04018) = 0,381471</w:t>
      </w:r>
    </w:p>
    <w:p w14:paraId="6D058407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28E09EA8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6BCA99D8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125AC222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3FE5294C" w14:textId="77777777" w:rsidR="00FD270C" w:rsidRDefault="00FD270C" w:rsidP="001C6647">
      <w:pPr>
        <w:jc w:val="both"/>
        <w:rPr>
          <w:rFonts w:ascii="Arial" w:hAnsi="Arial" w:cs="Arial"/>
          <w:b/>
          <w:sz w:val="24"/>
          <w:szCs w:val="24"/>
        </w:rPr>
      </w:pPr>
    </w:p>
    <w:p w14:paraId="19E13BBF" w14:textId="3ED65770" w:rsidR="001C6647" w:rsidRPr="00BA4CFA" w:rsidRDefault="001C6647" w:rsidP="001C6647">
      <w:pPr>
        <w:jc w:val="both"/>
        <w:rPr>
          <w:rFonts w:ascii="Arial" w:hAnsi="Arial" w:cs="Arial"/>
          <w:b/>
          <w:sz w:val="24"/>
          <w:szCs w:val="24"/>
        </w:rPr>
      </w:pPr>
      <w:r w:rsidRPr="00BA4CFA">
        <w:rPr>
          <w:rFonts w:ascii="Arial" w:hAnsi="Arial" w:cs="Arial"/>
          <w:b/>
          <w:sz w:val="24"/>
          <w:szCs w:val="24"/>
        </w:rPr>
        <w:t>g) Estime o modelo de Primeira Diferença. Compare os seus resultados com o item d. O que você tem a dizer a respeito?</w:t>
      </w:r>
    </w:p>
    <w:p w14:paraId="70BDC0D0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Questão 3 - G:MQO agrupado, usando 64 observações</w:t>
      </w:r>
    </w:p>
    <w:p w14:paraId="3A9ACEC5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Incluídas 64 unidades de corte transversal</w:t>
      </w:r>
    </w:p>
    <w:p w14:paraId="5FFB21EC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Comprimento da série temporal = 1</w:t>
      </w:r>
    </w:p>
    <w:p w14:paraId="40514A14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Variável dependente: d_l_rent</w:t>
      </w:r>
    </w:p>
    <w:p w14:paraId="0993B7F6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C6647" w:rsidRPr="00BA4CFA" w14:paraId="4189FB4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30511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8D04A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F8D29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B4AE5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905F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79D1DB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2929FEF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57AA28B" w14:textId="067075B9" w:rsidR="001C6647" w:rsidRPr="00BA4CFA" w:rsidRDefault="00F966F9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</w:t>
            </w:r>
            <w:r w:rsidR="001C6647" w:rsidRPr="00BA4CFA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BAAC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0,385521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683F3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0,0368245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4E643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10,47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6885F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0E981E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199AB09D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B28425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d_l_pop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851AC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0,0722457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761401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0,0883426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E3F57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0,8178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4BB00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0,4167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EAD4E1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6647" w:rsidRPr="00BA4CFA" w14:paraId="2AE10944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E76371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d_l_avginc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82C9F8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0,309960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F1225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0,0664771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C00A4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4,663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57EE8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165D67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C6647" w:rsidRPr="00BA4CFA" w14:paraId="4C86F04F" w14:textId="77777777" w:rsidTr="00D33AA6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62D497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d_pctstu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6883A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0,0112033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8F1ED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0,00413194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3A000E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2,711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4F074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0,0087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ED7814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6FBDE209" w14:textId="77777777" w:rsidR="001C6647" w:rsidRPr="00BA4CFA" w:rsidRDefault="001C6647" w:rsidP="001C66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C6647" w:rsidRPr="00BA4CFA" w14:paraId="2660C78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2955D3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7260131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0,559677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808721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70DCC85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76C074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0,106838</w:t>
            </w:r>
          </w:p>
        </w:tc>
      </w:tr>
      <w:tr w:rsidR="001C6647" w:rsidRPr="00BA4CFA" w14:paraId="10EA09A0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9D43700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4EDF7B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0,487362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5E03B6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654212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488D89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0,090126</w:t>
            </w:r>
          </w:p>
        </w:tc>
      </w:tr>
      <w:tr w:rsidR="001C6647" w:rsidRPr="00BA4CFA" w14:paraId="78705B1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D8000C2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2AA172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0,322262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247E73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B7D5EC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AABF0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0,288375</w:t>
            </w:r>
          </w:p>
        </w:tc>
      </w:tr>
      <w:tr w:rsidR="001C6647" w:rsidRPr="00BA4CFA" w14:paraId="67F59E6A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9638DD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F(3, 60)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B45877C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9,509920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56B8F17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A5D468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767E62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0,000031</w:t>
            </w:r>
          </w:p>
        </w:tc>
      </w:tr>
      <w:tr w:rsidR="001C6647" w:rsidRPr="00BA4CFA" w14:paraId="0259EDF8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4CB3B8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3B7568E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 xml:space="preserve"> 65,27213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B803503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07EB379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7B7D45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−122,5443</w:t>
            </w:r>
          </w:p>
        </w:tc>
      </w:tr>
      <w:tr w:rsidR="001C6647" w:rsidRPr="00BA4CFA" w14:paraId="6766FDDD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F0AF25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FFA80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−113,9087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7DDA7A6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D75716F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D8D78FA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4CFA">
              <w:rPr>
                <w:rFonts w:ascii="Arial" w:hAnsi="Arial" w:cs="Arial"/>
                <w:sz w:val="24"/>
                <w:szCs w:val="24"/>
              </w:rPr>
              <w:t>−119,1423</w:t>
            </w:r>
          </w:p>
        </w:tc>
      </w:tr>
      <w:tr w:rsidR="001C6647" w:rsidRPr="00BA4CFA" w14:paraId="179B30C5" w14:textId="77777777" w:rsidTr="00D33AA6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B2AF3F4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9DD83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21ADBF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B7637ED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4C4FB8" w14:textId="77777777" w:rsidR="001C6647" w:rsidRPr="00BA4CFA" w:rsidRDefault="001C6647" w:rsidP="00D33AA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A59CD5D" w14:textId="4AB7E313" w:rsidR="001C6647" w:rsidRPr="00BA4CFA" w:rsidRDefault="00FD270C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Magnitude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1C6647" w:rsidRPr="00BA4CFA">
        <w:rPr>
          <w:rFonts w:ascii="Arial" w:hAnsi="Arial" w:cs="Arial"/>
          <w:b/>
          <w:bCs/>
          <w:sz w:val="24"/>
          <w:szCs w:val="24"/>
        </w:rPr>
        <w:t>dos coeficientes</w:t>
      </w:r>
    </w:p>
    <w:p w14:paraId="72284C36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(0,385521): Representa a variação média do logaritmo do preço dos aluguéis entre 1980 e 1990, quando as demais variáveis são iguais a zero.</w:t>
      </w:r>
    </w:p>
    <w:p w14:paraId="0F00B53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d_l_pop (0,0722457): Um aumento de 1% na variação da população da cidade está associado a um acréscimo aproximado de 0,072% na variação do preço médio dos aluguéis, mantendo as demais variáveis constantes.</w:t>
      </w:r>
    </w:p>
    <w:p w14:paraId="2935EEA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d_l_avginc (0,309960): Um aumento de 1% na variação da renda per capita da cidade implica um aumento médio de 0,31% na variação do preço médio dos aluguéis, mantendo as demais variáveis constantes.</w:t>
      </w:r>
    </w:p>
    <w:p w14:paraId="091639A9" w14:textId="37AAB0D6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d_pctstu (0,0112033): Um aumento de 1 ponto percentual na variação do percentual de estudantes em relação à população total gera um acréscimo de aproximadamente 1,12% na variação do preço médio dos aluguéis, mantendo as demais variáveis constantes.</w:t>
      </w:r>
    </w:p>
    <w:p w14:paraId="56F99656" w14:textId="43131C8B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Significância </w:t>
      </w:r>
      <w:r w:rsidR="00224D54">
        <w:rPr>
          <w:rFonts w:ascii="Arial" w:hAnsi="Arial" w:cs="Arial"/>
          <w:b/>
          <w:bCs/>
          <w:sz w:val="24"/>
          <w:szCs w:val="24"/>
        </w:rPr>
        <w:t>E</w:t>
      </w:r>
      <w:r w:rsidRPr="00BA4CFA">
        <w:rPr>
          <w:rFonts w:ascii="Arial" w:hAnsi="Arial" w:cs="Arial"/>
          <w:b/>
          <w:bCs/>
          <w:sz w:val="24"/>
          <w:szCs w:val="24"/>
        </w:rPr>
        <w:t>statística</w:t>
      </w:r>
    </w:p>
    <w:p w14:paraId="4009378F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Constante (p-valor = 3,66e-15 &lt; 1%): Estatisticamente significante ao nível de 1%. Rejeitamos a hipótese nula.</w:t>
      </w:r>
    </w:p>
    <w:p w14:paraId="3CA54C6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d_l_pop (p-valor = 0,4167 &gt; 1%): Não é estatisticamente significante, ou seja, a variação da população da cidade pode não afetar a variação do preço médio dos aluguéis.</w:t>
      </w:r>
    </w:p>
    <w:p w14:paraId="2C700081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d_l_avginc (p-valor = 1,79e-05 &lt; 1%): Estatisticamente significante ao nível de 1%. Rejeitamos a hipótese nula, ou seja, a variação da renda per capita da cidade deve afetar a variação do preço médio dos aluguéis.</w:t>
      </w:r>
    </w:p>
    <w:p w14:paraId="6E6B4A8D" w14:textId="1813B1DD" w:rsidR="00FB246D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d_pctstu (p-valor = 0,0087 &lt; 1%): Estatisticamente significante ao nível de 1%. Rejeitamos a hipótese nula, ou seja, a variação do percentual de estudantes deve afetar a variação do preço médio dos aluguéis.</w:t>
      </w:r>
    </w:p>
    <w:p w14:paraId="4C3B7380" w14:textId="4C69866E" w:rsidR="001C6647" w:rsidRPr="00BA4CFA" w:rsidRDefault="001C6647" w:rsidP="001C66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R²</w:t>
      </w:r>
    </w:p>
    <w:p w14:paraId="1FCACAD8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valor do R-quadrado foi de 0,322262, indicando que aproximadamente 32,22% da variação do preço médio dos aluguéis é explicada pela variação da população da cidade, renda per capita e percentual de estudantes.</w:t>
      </w:r>
    </w:p>
    <w:p w14:paraId="41D49609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R-quadrado ajustado foi de 0,288375, indicando que mesmo após penalizar a entrada de variáveis adicionais, o modelo explica cerca de 28,84% da variação no preço médio dos aluguéis.</w:t>
      </w:r>
    </w:p>
    <w:p w14:paraId="138CC1BF" w14:textId="77777777" w:rsidR="001C6647" w:rsidRPr="00BA4CFA" w:rsidRDefault="001C6647" w:rsidP="001C664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Em relação a análise do modelo e a comparação com o que foi estimado no item (d)</w:t>
      </w:r>
      <w:r w:rsidR="002B791E">
        <w:rPr>
          <w:rFonts w:ascii="Arial" w:hAnsi="Arial" w:cs="Arial"/>
          <w:b/>
          <w:bCs/>
          <w:sz w:val="24"/>
          <w:szCs w:val="24"/>
        </w:rPr>
        <w:t>:</w:t>
      </w:r>
    </w:p>
    <w:p w14:paraId="19F17423" w14:textId="77777777" w:rsidR="001C6647" w:rsidRPr="00BA4CFA" w:rsidRDefault="001C6647" w:rsidP="001C6647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Ao comparar os dois modelos é possível notar que os coeficientes estimados são idênticos entre o Modelo de Primeira Diferença e o Modelo de Efeitos Fixos Bidirecional, essa similaridade se deve porque, com apenas dois períodos (1980 e 1990) os modelos estimam a equação de forma equivalente. </w:t>
      </w:r>
    </w:p>
    <w:p w14:paraId="2777797A" w14:textId="0F526A1B" w:rsidR="001C6647" w:rsidRPr="00BA4CFA" w:rsidRDefault="001C6647" w:rsidP="004F4983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principal diferença está no R², o modelo de Efeitos Fixos Bidirecional apresenta R² LSDV de 0,9826, muito superior ao 0,3223 do modelo de Primeira Diferença, dado que incorpora os efeitos individuais de cada cidade.</w:t>
      </w:r>
    </w:p>
    <w:p w14:paraId="1E7D9DDB" w14:textId="6628D805" w:rsidR="002A507C" w:rsidRPr="00BA4CFA" w:rsidRDefault="002D1756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0</w:t>
      </w:r>
      <w:r w:rsidR="0073591E" w:rsidRPr="00BA4CFA">
        <w:rPr>
          <w:rFonts w:ascii="Arial" w:hAnsi="Arial" w:cs="Arial"/>
          <w:b/>
          <w:bCs/>
          <w:sz w:val="24"/>
          <w:szCs w:val="24"/>
        </w:rPr>
        <w:t>4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) </w:t>
      </w:r>
      <w:r w:rsidR="00EB434F" w:rsidRPr="00BA4CFA">
        <w:rPr>
          <w:rFonts w:ascii="Arial" w:hAnsi="Arial" w:cs="Arial"/>
          <w:b/>
          <w:bCs/>
          <w:sz w:val="24"/>
          <w:szCs w:val="24"/>
        </w:rPr>
        <w:t xml:space="preserve">O aluno deve </w:t>
      </w:r>
      <w:r w:rsidR="008A1038" w:rsidRPr="00BA4CFA">
        <w:rPr>
          <w:rFonts w:ascii="Arial" w:hAnsi="Arial" w:cs="Arial"/>
          <w:b/>
          <w:bCs/>
          <w:sz w:val="24"/>
          <w:szCs w:val="24"/>
        </w:rPr>
        <w:t xml:space="preserve">propor uma aplicação </w:t>
      </w:r>
      <w:r w:rsidR="00F913A7" w:rsidRPr="00BA4CFA">
        <w:rPr>
          <w:rFonts w:ascii="Arial" w:hAnsi="Arial" w:cs="Arial"/>
          <w:b/>
          <w:bCs/>
          <w:sz w:val="24"/>
          <w:szCs w:val="24"/>
        </w:rPr>
        <w:t>com Dados em Painel.</w:t>
      </w:r>
      <w:r w:rsidR="0089678B" w:rsidRPr="00BA4CFA">
        <w:rPr>
          <w:rFonts w:ascii="Arial" w:hAnsi="Arial" w:cs="Arial"/>
          <w:b/>
          <w:bCs/>
          <w:sz w:val="24"/>
          <w:szCs w:val="24"/>
        </w:rPr>
        <w:t xml:space="preserve"> Dessa forma, espera-se que o aluno </w:t>
      </w:r>
      <w:r w:rsidR="0086202C" w:rsidRPr="00BA4CFA">
        <w:rPr>
          <w:rFonts w:ascii="Arial" w:hAnsi="Arial" w:cs="Arial"/>
          <w:b/>
          <w:bCs/>
          <w:sz w:val="24"/>
          <w:szCs w:val="24"/>
        </w:rPr>
        <w:t>utilize</w:t>
      </w:r>
      <w:r w:rsidR="0089678B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8B71D2" w:rsidRPr="00BA4CFA">
        <w:rPr>
          <w:rFonts w:ascii="Arial" w:hAnsi="Arial" w:cs="Arial"/>
          <w:b/>
          <w:bCs/>
          <w:sz w:val="24"/>
          <w:szCs w:val="24"/>
        </w:rPr>
        <w:t>d</w:t>
      </w:r>
      <w:r w:rsidR="0089678B" w:rsidRPr="00BA4CFA">
        <w:rPr>
          <w:rFonts w:ascii="Arial" w:hAnsi="Arial" w:cs="Arial"/>
          <w:b/>
          <w:bCs/>
          <w:sz w:val="24"/>
          <w:szCs w:val="24"/>
        </w:rPr>
        <w:t xml:space="preserve">ados </w:t>
      </w:r>
      <w:r w:rsidR="008B71D2" w:rsidRPr="00BA4CFA">
        <w:rPr>
          <w:rFonts w:ascii="Arial" w:hAnsi="Arial" w:cs="Arial"/>
          <w:b/>
          <w:bCs/>
          <w:sz w:val="24"/>
          <w:szCs w:val="24"/>
        </w:rPr>
        <w:t>r</w:t>
      </w:r>
      <w:r w:rsidR="000E3980" w:rsidRPr="00BA4CFA">
        <w:rPr>
          <w:rFonts w:ascii="Arial" w:hAnsi="Arial" w:cs="Arial"/>
          <w:b/>
          <w:bCs/>
          <w:sz w:val="24"/>
          <w:szCs w:val="24"/>
        </w:rPr>
        <w:t>eais</w:t>
      </w:r>
      <w:r w:rsidR="0086202C" w:rsidRPr="00BA4CFA">
        <w:rPr>
          <w:rFonts w:ascii="Arial" w:hAnsi="Arial" w:cs="Arial"/>
          <w:b/>
          <w:bCs/>
          <w:sz w:val="24"/>
          <w:szCs w:val="24"/>
        </w:rPr>
        <w:t xml:space="preserve"> para </w:t>
      </w:r>
      <w:r w:rsidR="00247ADA" w:rsidRPr="00BA4CFA">
        <w:rPr>
          <w:rFonts w:ascii="Arial" w:hAnsi="Arial" w:cs="Arial"/>
          <w:b/>
          <w:bCs/>
          <w:sz w:val="24"/>
          <w:szCs w:val="24"/>
        </w:rPr>
        <w:t xml:space="preserve">montar uma base no formato de Painel, e com ela possa executar </w:t>
      </w:r>
      <w:r w:rsidR="00E3578E" w:rsidRPr="00BA4CFA">
        <w:rPr>
          <w:rFonts w:ascii="Arial" w:hAnsi="Arial" w:cs="Arial"/>
          <w:b/>
          <w:bCs/>
          <w:sz w:val="24"/>
          <w:szCs w:val="24"/>
        </w:rPr>
        <w:t xml:space="preserve">alguns dos </w:t>
      </w:r>
      <w:r w:rsidR="00247ADA" w:rsidRPr="00BA4CFA">
        <w:rPr>
          <w:rFonts w:ascii="Arial" w:hAnsi="Arial" w:cs="Arial"/>
          <w:b/>
          <w:bCs/>
          <w:sz w:val="24"/>
          <w:szCs w:val="24"/>
        </w:rPr>
        <w:t xml:space="preserve">modelos </w:t>
      </w:r>
      <w:r w:rsidR="00DA0061" w:rsidRPr="00BA4CFA">
        <w:rPr>
          <w:rFonts w:ascii="Arial" w:hAnsi="Arial" w:cs="Arial"/>
          <w:b/>
          <w:bCs/>
          <w:sz w:val="24"/>
          <w:szCs w:val="24"/>
        </w:rPr>
        <w:t>estudados nesse semestre. Os seguintes itens serão avaliados</w:t>
      </w:r>
      <w:r w:rsidR="002A507C" w:rsidRPr="00BA4CFA">
        <w:rPr>
          <w:rFonts w:ascii="Arial" w:hAnsi="Arial" w:cs="Arial"/>
          <w:b/>
          <w:bCs/>
          <w:sz w:val="24"/>
          <w:szCs w:val="24"/>
        </w:rPr>
        <w:t>:</w:t>
      </w:r>
    </w:p>
    <w:p w14:paraId="2D1787C6" w14:textId="77777777" w:rsidR="0095691F" w:rsidRPr="00BA4CFA" w:rsidRDefault="004E63A1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</w:t>
      </w:r>
      <w:r w:rsidRPr="00BA4CFA">
        <w:rPr>
          <w:rFonts w:ascii="Arial" w:hAnsi="Arial" w:cs="Arial"/>
          <w:b/>
          <w:bCs/>
          <w:sz w:val="24"/>
          <w:szCs w:val="24"/>
        </w:rPr>
        <w:t xml:space="preserve">) Análise da </w:t>
      </w:r>
      <w:r w:rsidR="00780E07" w:rsidRPr="00BA4CFA">
        <w:rPr>
          <w:rFonts w:ascii="Arial" w:hAnsi="Arial" w:cs="Arial"/>
          <w:b/>
          <w:bCs/>
          <w:sz w:val="24"/>
          <w:szCs w:val="24"/>
        </w:rPr>
        <w:t>base montada p</w:t>
      </w:r>
      <w:r w:rsidR="00007B39" w:rsidRPr="00BA4CFA">
        <w:rPr>
          <w:rFonts w:ascii="Arial" w:hAnsi="Arial" w:cs="Arial"/>
          <w:b/>
          <w:bCs/>
          <w:sz w:val="24"/>
          <w:szCs w:val="24"/>
        </w:rPr>
        <w:t>elo aluno</w:t>
      </w:r>
      <w:r w:rsidR="0095691F" w:rsidRPr="00BA4CFA">
        <w:rPr>
          <w:rFonts w:ascii="Arial" w:hAnsi="Arial" w:cs="Arial"/>
          <w:b/>
          <w:bCs/>
          <w:sz w:val="24"/>
          <w:szCs w:val="24"/>
        </w:rPr>
        <w:t xml:space="preserve"> para verificar se corresponde a uma base no formato de Painel.</w:t>
      </w:r>
    </w:p>
    <w:p w14:paraId="0BA939D1" w14:textId="62702384" w:rsidR="5132D654" w:rsidRPr="00BA4CFA" w:rsidRDefault="2186D2B8" w:rsidP="5132D65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aplicação dos Dados em Painel tem como intuito analisar os determinantes da inflação em </w:t>
      </w:r>
      <w:r w:rsidR="2BA61B1D" w:rsidRPr="00BA4CFA">
        <w:rPr>
          <w:rFonts w:ascii="Arial" w:hAnsi="Arial" w:cs="Arial"/>
          <w:sz w:val="24"/>
          <w:szCs w:val="24"/>
        </w:rPr>
        <w:t>países</w:t>
      </w:r>
      <w:r w:rsidRPr="00BA4CFA">
        <w:rPr>
          <w:rFonts w:ascii="Arial" w:hAnsi="Arial" w:cs="Arial"/>
          <w:sz w:val="24"/>
          <w:szCs w:val="24"/>
        </w:rPr>
        <w:t xml:space="preserve"> que fazem parte do </w:t>
      </w:r>
      <w:r w:rsidR="55DB57BA" w:rsidRPr="00BA4CFA">
        <w:rPr>
          <w:rFonts w:ascii="Arial" w:hAnsi="Arial" w:cs="Arial"/>
          <w:sz w:val="24"/>
          <w:szCs w:val="24"/>
        </w:rPr>
        <w:t xml:space="preserve">Mercosul. Foram coletados dados anuais no </w:t>
      </w:r>
      <w:r w:rsidR="0C0DE70F" w:rsidRPr="00BA4CFA">
        <w:rPr>
          <w:rFonts w:ascii="Arial" w:hAnsi="Arial" w:cs="Arial"/>
          <w:sz w:val="24"/>
          <w:szCs w:val="24"/>
        </w:rPr>
        <w:t>período</w:t>
      </w:r>
      <w:r w:rsidR="55DB57BA" w:rsidRPr="00BA4CFA">
        <w:rPr>
          <w:rFonts w:ascii="Arial" w:hAnsi="Arial" w:cs="Arial"/>
          <w:sz w:val="24"/>
          <w:szCs w:val="24"/>
        </w:rPr>
        <w:t xml:space="preserve"> de 2010 a </w:t>
      </w:r>
      <w:r w:rsidR="4050CDB9" w:rsidRPr="00BA4CFA">
        <w:rPr>
          <w:rFonts w:ascii="Arial" w:hAnsi="Arial" w:cs="Arial"/>
          <w:sz w:val="24"/>
          <w:szCs w:val="24"/>
        </w:rPr>
        <w:t>2021</w:t>
      </w:r>
      <w:r w:rsidR="46B4E08D" w:rsidRPr="00BA4CFA">
        <w:rPr>
          <w:rFonts w:ascii="Arial" w:hAnsi="Arial" w:cs="Arial"/>
          <w:sz w:val="24"/>
          <w:szCs w:val="24"/>
        </w:rPr>
        <w:t xml:space="preserve">, </w:t>
      </w:r>
      <w:r w:rsidR="4050CDB9" w:rsidRPr="00BA4CFA">
        <w:rPr>
          <w:rFonts w:ascii="Arial" w:hAnsi="Arial" w:cs="Arial"/>
          <w:sz w:val="24"/>
          <w:szCs w:val="24"/>
        </w:rPr>
        <w:t xml:space="preserve">referente a 6 </w:t>
      </w:r>
      <w:r w:rsidR="79D2E9C9" w:rsidRPr="00BA4CFA">
        <w:rPr>
          <w:rFonts w:ascii="Arial" w:hAnsi="Arial" w:cs="Arial"/>
          <w:sz w:val="24"/>
          <w:szCs w:val="24"/>
        </w:rPr>
        <w:t>países</w:t>
      </w:r>
      <w:r w:rsidR="4050CDB9" w:rsidRPr="00BA4CFA">
        <w:rPr>
          <w:rFonts w:ascii="Arial" w:hAnsi="Arial" w:cs="Arial"/>
          <w:sz w:val="24"/>
          <w:szCs w:val="24"/>
        </w:rPr>
        <w:t xml:space="preserve">. </w:t>
      </w:r>
      <w:r w:rsidR="1EC16D58" w:rsidRPr="00BA4CFA">
        <w:rPr>
          <w:rFonts w:ascii="Arial" w:hAnsi="Arial" w:cs="Arial"/>
          <w:sz w:val="24"/>
          <w:szCs w:val="24"/>
        </w:rPr>
        <w:t>temos 72 observações no total</w:t>
      </w:r>
      <w:r w:rsidR="4050CDB9" w:rsidRPr="00BA4CFA">
        <w:rPr>
          <w:rFonts w:ascii="Arial" w:hAnsi="Arial" w:cs="Arial"/>
          <w:sz w:val="24"/>
          <w:szCs w:val="24"/>
        </w:rPr>
        <w:t xml:space="preserve">. </w:t>
      </w:r>
    </w:p>
    <w:p w14:paraId="31351C8C" w14:textId="0C5D1DEF" w:rsidR="111EAF3E" w:rsidRPr="00BA4CFA" w:rsidRDefault="07A61CF2" w:rsidP="263766A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variável de inflação em (% d</w:t>
      </w:r>
      <w:r w:rsidR="156C9A89" w:rsidRPr="00BA4CFA">
        <w:rPr>
          <w:rFonts w:ascii="Arial" w:hAnsi="Arial" w:cs="Arial"/>
          <w:sz w:val="24"/>
          <w:szCs w:val="24"/>
        </w:rPr>
        <w:t xml:space="preserve">eflator </w:t>
      </w:r>
      <w:r w:rsidRPr="00BA4CFA">
        <w:rPr>
          <w:rFonts w:ascii="Arial" w:hAnsi="Arial" w:cs="Arial"/>
          <w:sz w:val="24"/>
          <w:szCs w:val="24"/>
        </w:rPr>
        <w:t xml:space="preserve">do </w:t>
      </w:r>
      <w:r w:rsidR="156C9A89" w:rsidRPr="00BA4CFA">
        <w:rPr>
          <w:rFonts w:ascii="Arial" w:hAnsi="Arial" w:cs="Arial"/>
          <w:sz w:val="24"/>
          <w:szCs w:val="24"/>
        </w:rPr>
        <w:t>PIB</w:t>
      </w:r>
      <w:r w:rsidRPr="00BA4CFA">
        <w:rPr>
          <w:rFonts w:ascii="Arial" w:hAnsi="Arial" w:cs="Arial"/>
          <w:sz w:val="24"/>
          <w:szCs w:val="24"/>
        </w:rPr>
        <w:t>)</w:t>
      </w:r>
      <w:r w:rsidR="10036457" w:rsidRPr="00BA4CFA">
        <w:rPr>
          <w:rFonts w:ascii="Arial" w:hAnsi="Arial" w:cs="Arial"/>
          <w:sz w:val="24"/>
          <w:szCs w:val="24"/>
        </w:rPr>
        <w:t>, o dado foi obtido no Banco mundial Inflation GDP deflator (Annual%)</w:t>
      </w:r>
      <w:r w:rsidR="4F0B9C80" w:rsidRPr="00BA4CFA">
        <w:rPr>
          <w:rFonts w:ascii="Arial" w:hAnsi="Arial" w:cs="Arial"/>
          <w:sz w:val="24"/>
          <w:szCs w:val="24"/>
        </w:rPr>
        <w:t xml:space="preserve">. As variáveis explicativas escolhidas refletem fatores que afetam a inflação de forma </w:t>
      </w:r>
      <w:r w:rsidR="1BBF8C3B" w:rsidRPr="00BA4CFA">
        <w:rPr>
          <w:rFonts w:ascii="Arial" w:hAnsi="Arial" w:cs="Arial"/>
          <w:sz w:val="24"/>
          <w:szCs w:val="24"/>
        </w:rPr>
        <w:t>relevante</w:t>
      </w:r>
      <w:r w:rsidR="4F0B9C80" w:rsidRPr="00BA4CFA">
        <w:rPr>
          <w:rFonts w:ascii="Arial" w:hAnsi="Arial" w:cs="Arial"/>
          <w:sz w:val="24"/>
          <w:szCs w:val="24"/>
        </w:rPr>
        <w:t xml:space="preserve"> </w:t>
      </w:r>
      <w:r w:rsidR="6F89D1FA" w:rsidRPr="00BA4CFA">
        <w:rPr>
          <w:rFonts w:ascii="Arial" w:hAnsi="Arial" w:cs="Arial"/>
          <w:sz w:val="24"/>
          <w:szCs w:val="24"/>
        </w:rPr>
        <w:t xml:space="preserve">para os </w:t>
      </w:r>
      <w:r w:rsidR="743D4550" w:rsidRPr="00BA4CFA">
        <w:rPr>
          <w:rFonts w:ascii="Arial" w:hAnsi="Arial" w:cs="Arial"/>
          <w:sz w:val="24"/>
          <w:szCs w:val="24"/>
        </w:rPr>
        <w:t>países</w:t>
      </w:r>
      <w:r w:rsidR="6F89D1FA" w:rsidRPr="00BA4CFA">
        <w:rPr>
          <w:rFonts w:ascii="Arial" w:hAnsi="Arial" w:cs="Arial"/>
          <w:sz w:val="24"/>
          <w:szCs w:val="24"/>
        </w:rPr>
        <w:t xml:space="preserve"> do Mercosul.</w:t>
      </w:r>
    </w:p>
    <w:p w14:paraId="109172E7" w14:textId="77777777" w:rsidR="005A340F" w:rsidRPr="00BA4CFA" w:rsidRDefault="005A340F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39A28C" w14:textId="71D8DB90" w:rsidR="00CD4371" w:rsidRPr="00BA4CFA" w:rsidRDefault="00CD4371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 xml:space="preserve">b) </w:t>
      </w:r>
      <w:r w:rsidR="00F94995" w:rsidRPr="00BA4CFA">
        <w:rPr>
          <w:rFonts w:ascii="Arial" w:hAnsi="Arial" w:cs="Arial"/>
          <w:b/>
          <w:bCs/>
          <w:sz w:val="24"/>
          <w:szCs w:val="24"/>
        </w:rPr>
        <w:t>Origem dos dados</w:t>
      </w:r>
      <w:r w:rsidR="009524F7" w:rsidRPr="00BA4CFA">
        <w:rPr>
          <w:rFonts w:ascii="Arial" w:hAnsi="Arial" w:cs="Arial"/>
          <w:b/>
          <w:bCs/>
          <w:sz w:val="24"/>
          <w:szCs w:val="24"/>
        </w:rPr>
        <w:t>.</w:t>
      </w:r>
      <w:r w:rsidR="008E682A" w:rsidRPr="00BA4CFA">
        <w:rPr>
          <w:rFonts w:ascii="Arial" w:hAnsi="Arial" w:cs="Arial"/>
          <w:b/>
          <w:bCs/>
          <w:sz w:val="24"/>
          <w:szCs w:val="24"/>
        </w:rPr>
        <w:t xml:space="preserve"> </w:t>
      </w:r>
      <w:r w:rsidR="009524F7" w:rsidRPr="00BA4CFA">
        <w:rPr>
          <w:rFonts w:ascii="Arial" w:hAnsi="Arial" w:cs="Arial"/>
          <w:b/>
          <w:bCs/>
          <w:sz w:val="24"/>
          <w:szCs w:val="24"/>
        </w:rPr>
        <w:t xml:space="preserve">Qual foi o site </w:t>
      </w:r>
      <w:r w:rsidR="00B101A2" w:rsidRPr="00BA4CFA">
        <w:rPr>
          <w:rFonts w:ascii="Arial" w:hAnsi="Arial" w:cs="Arial"/>
          <w:b/>
          <w:bCs/>
          <w:sz w:val="24"/>
          <w:szCs w:val="24"/>
        </w:rPr>
        <w:t xml:space="preserve">que originou </w:t>
      </w:r>
      <w:r w:rsidR="00097FE2" w:rsidRPr="00BA4CFA">
        <w:rPr>
          <w:rFonts w:ascii="Arial" w:hAnsi="Arial" w:cs="Arial"/>
          <w:b/>
          <w:bCs/>
          <w:sz w:val="24"/>
          <w:szCs w:val="24"/>
        </w:rPr>
        <w:t>os dados</w:t>
      </w:r>
      <w:r w:rsidR="00AA0BBE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66C79333" w14:textId="6BCFC6C2" w:rsidR="6050F548" w:rsidRPr="00BA4CFA" w:rsidRDefault="540BB4BD" w:rsidP="6050F548">
      <w:pPr>
        <w:spacing w:line="24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A4CFA">
        <w:rPr>
          <w:rFonts w:ascii="Arial" w:eastAsia="Arial" w:hAnsi="Arial" w:cs="Arial"/>
          <w:sz w:val="24"/>
          <w:szCs w:val="24"/>
          <w:lang w:val="en-US"/>
        </w:rPr>
        <w:t xml:space="preserve">Taxa de câmbio: </w:t>
      </w:r>
      <w:ins w:id="0" w:author="Microsoft Word" w:date="2026-03-29T13:43:00Z">
        <w:r w:rsidR="00C234FA" w:rsidRPr="00BA4CFA">
          <w:rPr>
            <w:rFonts w:ascii="Arial" w:hAnsi="Arial" w:cs="Arial"/>
            <w:sz w:val="24"/>
            <w:szCs w:val="24"/>
          </w:rPr>
          <w:t>https://data.worldbank.org/indicator/PA.NUS.FCRF</w:t>
        </w:r>
      </w:ins>
    </w:p>
    <w:p w14:paraId="1AF3552D" w14:textId="171E9CA5" w:rsidR="31BDCFC4" w:rsidRPr="00BA4CFA" w:rsidRDefault="540BB4BD" w:rsidP="31BDCFC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Inflação:</w:t>
      </w:r>
      <w:r w:rsidR="00D774A1" w:rsidRPr="00BA4CFA">
        <w:rPr>
          <w:rFonts w:ascii="Arial" w:hAnsi="Arial" w:cs="Arial"/>
          <w:sz w:val="24"/>
          <w:szCs w:val="24"/>
        </w:rPr>
        <w:t xml:space="preserve"> https://data.worldbank.org/indicator/NY.GDP.DEFL.KD.ZG</w:t>
      </w:r>
    </w:p>
    <w:p w14:paraId="6E93F236" w14:textId="69CCA180" w:rsidR="540BB4BD" w:rsidRPr="00BA4CFA" w:rsidRDefault="540BB4BD" w:rsidP="3493E46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PIB per capita: </w:t>
      </w:r>
      <w:r w:rsidR="00557310" w:rsidRPr="00BA4CFA">
        <w:rPr>
          <w:rFonts w:ascii="Arial" w:hAnsi="Arial" w:cs="Arial"/>
          <w:sz w:val="24"/>
          <w:szCs w:val="24"/>
        </w:rPr>
        <w:t>https://data.worldbank.org/indicator/NY.GDP.PCAP.CD</w:t>
      </w:r>
    </w:p>
    <w:p w14:paraId="49A553E8" w14:textId="3D4BE589" w:rsidR="00850333" w:rsidRPr="00BA4CFA" w:rsidRDefault="00A67713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Preço do barril do petróleo</w:t>
      </w:r>
      <w:r w:rsidR="006B3B3C" w:rsidRPr="00BA4CFA">
        <w:rPr>
          <w:rFonts w:ascii="Arial" w:hAnsi="Arial" w:cs="Arial"/>
          <w:sz w:val="24"/>
          <w:szCs w:val="24"/>
        </w:rPr>
        <w:t>:</w:t>
      </w:r>
      <w:r w:rsidR="00AE031F" w:rsidRPr="00BA4CFA">
        <w:rPr>
          <w:rFonts w:ascii="Arial" w:hAnsi="Arial" w:cs="Arial"/>
          <w:sz w:val="24"/>
          <w:szCs w:val="24"/>
        </w:rPr>
        <w:t xml:space="preserve"> https://br.investing.com/commodities/brent-oil-historical-data</w:t>
      </w:r>
    </w:p>
    <w:p w14:paraId="39B965BC" w14:textId="7634ED81" w:rsidR="5EA33352" w:rsidRPr="00BA4CFA" w:rsidRDefault="006A7CB6" w:rsidP="5EA3335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Taxa de juros real: https://br.investing.com/commodities/brent-oil-historical-data</w:t>
      </w:r>
    </w:p>
    <w:p w14:paraId="309E8680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A275A7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B488F9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7D0048A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BF0270" w14:textId="77777777" w:rsidR="00F966F9" w:rsidRDefault="00F966F9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8100A8" w14:textId="140C790E" w:rsidR="00E32CFB" w:rsidRPr="00BA4CFA" w:rsidRDefault="00F71C1C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c</w:t>
      </w:r>
      <w:r w:rsidR="00E32CFB" w:rsidRPr="00BA4CFA">
        <w:rPr>
          <w:rFonts w:ascii="Arial" w:hAnsi="Arial" w:cs="Arial"/>
          <w:b/>
          <w:bCs/>
          <w:sz w:val="24"/>
          <w:szCs w:val="24"/>
        </w:rPr>
        <w:t xml:space="preserve">)  </w:t>
      </w:r>
      <w:r w:rsidR="008C59C5" w:rsidRPr="00BA4CFA">
        <w:rPr>
          <w:rFonts w:ascii="Arial" w:hAnsi="Arial" w:cs="Arial"/>
          <w:b/>
          <w:bCs/>
          <w:sz w:val="24"/>
          <w:szCs w:val="24"/>
        </w:rPr>
        <w:t xml:space="preserve">Apresentação da </w:t>
      </w:r>
      <w:r w:rsidR="000E6687" w:rsidRPr="00BA4CFA">
        <w:rPr>
          <w:rFonts w:ascii="Arial" w:hAnsi="Arial" w:cs="Arial"/>
          <w:b/>
          <w:bCs/>
          <w:sz w:val="24"/>
          <w:szCs w:val="24"/>
        </w:rPr>
        <w:t>equação de Regressão Teórica</w:t>
      </w:r>
      <w:r w:rsidR="004533D5" w:rsidRPr="00BA4CFA">
        <w:rPr>
          <w:rFonts w:ascii="Arial" w:hAnsi="Arial" w:cs="Arial"/>
          <w:b/>
          <w:bCs/>
          <w:sz w:val="24"/>
          <w:szCs w:val="24"/>
        </w:rPr>
        <w:t>, explicando cada uma das variáveis</w:t>
      </w:r>
    </w:p>
    <w:p w14:paraId="15AD3AD2" w14:textId="78E70D30" w:rsidR="319346D3" w:rsidRPr="00BA4CFA" w:rsidRDefault="001E1BF3" w:rsidP="319346D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Inflação</w:t>
      </w:r>
      <w:r w:rsidR="00766FD1" w:rsidRPr="00BA4CFA">
        <w:rPr>
          <w:rFonts w:ascii="Arial" w:hAnsi="Arial" w:cs="Arial"/>
          <w:sz w:val="24"/>
          <w:szCs w:val="24"/>
        </w:rPr>
        <w:t xml:space="preserve"> = β</w:t>
      </w:r>
      <w:r w:rsidRPr="00BA4CFA">
        <w:rPr>
          <w:rFonts w:ascii="Arial" w:hAnsi="Arial" w:cs="Arial"/>
          <w:sz w:val="24"/>
          <w:szCs w:val="24"/>
        </w:rPr>
        <w:t xml:space="preserve">0 + </w:t>
      </w:r>
      <w:r w:rsidR="00B7647A" w:rsidRPr="00BA4CFA">
        <w:rPr>
          <w:rFonts w:ascii="Arial" w:hAnsi="Arial" w:cs="Arial"/>
          <w:sz w:val="24"/>
          <w:szCs w:val="24"/>
        </w:rPr>
        <w:t>β</w:t>
      </w:r>
      <w:r w:rsidR="00B13787" w:rsidRPr="00BA4CFA">
        <w:rPr>
          <w:rFonts w:ascii="Arial" w:hAnsi="Arial" w:cs="Arial"/>
          <w:sz w:val="24"/>
          <w:szCs w:val="24"/>
        </w:rPr>
        <w:t>1</w:t>
      </w:r>
      <w:r w:rsidR="00CF4532" w:rsidRPr="00BA4CFA">
        <w:rPr>
          <w:rFonts w:ascii="Arial" w:hAnsi="Arial" w:cs="Arial"/>
          <w:sz w:val="24"/>
          <w:szCs w:val="24"/>
        </w:rPr>
        <w:t>l</w:t>
      </w:r>
      <w:r w:rsidR="00B13787" w:rsidRPr="00BA4CFA">
        <w:rPr>
          <w:rFonts w:ascii="Arial" w:hAnsi="Arial" w:cs="Arial"/>
          <w:sz w:val="24"/>
          <w:szCs w:val="24"/>
        </w:rPr>
        <w:t>n</w:t>
      </w:r>
      <w:r w:rsidR="006C68B8" w:rsidRPr="00BA4CFA">
        <w:rPr>
          <w:rFonts w:ascii="Arial" w:hAnsi="Arial" w:cs="Arial"/>
          <w:sz w:val="24"/>
          <w:szCs w:val="24"/>
        </w:rPr>
        <w:t>(Preço do barril de petróleo)</w:t>
      </w:r>
      <w:r w:rsidR="00847D2C" w:rsidRPr="00BA4CFA">
        <w:rPr>
          <w:rFonts w:ascii="Arial" w:hAnsi="Arial" w:cs="Arial"/>
          <w:sz w:val="24"/>
          <w:szCs w:val="24"/>
        </w:rPr>
        <w:t xml:space="preserve"> + </w:t>
      </w:r>
      <w:r w:rsidR="00112AD3" w:rsidRPr="00BA4CFA">
        <w:rPr>
          <w:rFonts w:ascii="Arial" w:hAnsi="Arial" w:cs="Arial"/>
          <w:sz w:val="24"/>
          <w:szCs w:val="24"/>
        </w:rPr>
        <w:t>β</w:t>
      </w:r>
      <w:r w:rsidR="00650F42" w:rsidRPr="00BA4CFA">
        <w:rPr>
          <w:rFonts w:ascii="Arial" w:hAnsi="Arial" w:cs="Arial"/>
          <w:sz w:val="24"/>
          <w:szCs w:val="24"/>
        </w:rPr>
        <w:t>2ln(</w:t>
      </w:r>
      <w:r w:rsidR="008C2B39" w:rsidRPr="00BA4CFA">
        <w:rPr>
          <w:rFonts w:ascii="Arial" w:hAnsi="Arial" w:cs="Arial"/>
          <w:sz w:val="24"/>
          <w:szCs w:val="24"/>
        </w:rPr>
        <w:t>PIB per capita)</w:t>
      </w:r>
      <w:r w:rsidR="003229F7" w:rsidRPr="00BA4CFA">
        <w:rPr>
          <w:rFonts w:ascii="Arial" w:hAnsi="Arial" w:cs="Arial"/>
          <w:sz w:val="24"/>
          <w:szCs w:val="24"/>
        </w:rPr>
        <w:t xml:space="preserve"> + </w:t>
      </w:r>
      <w:r w:rsidR="0092472E" w:rsidRPr="00BA4CFA">
        <w:rPr>
          <w:rFonts w:ascii="Arial" w:hAnsi="Arial" w:cs="Arial"/>
          <w:sz w:val="24"/>
          <w:szCs w:val="24"/>
        </w:rPr>
        <w:t xml:space="preserve">β3 (Juros) </w:t>
      </w:r>
      <w:r w:rsidR="00FB75AD" w:rsidRPr="00BA4CFA">
        <w:rPr>
          <w:rFonts w:ascii="Arial" w:hAnsi="Arial" w:cs="Arial"/>
          <w:sz w:val="24"/>
          <w:szCs w:val="24"/>
        </w:rPr>
        <w:t>+ β4</w:t>
      </w:r>
      <w:r w:rsidR="00576C8A" w:rsidRPr="00BA4CFA">
        <w:rPr>
          <w:rFonts w:ascii="Arial" w:hAnsi="Arial" w:cs="Arial"/>
          <w:sz w:val="24"/>
          <w:szCs w:val="24"/>
        </w:rPr>
        <w:t>ln(Câmbio</w:t>
      </w:r>
      <w:r w:rsidR="00374B38" w:rsidRPr="00BA4CFA">
        <w:rPr>
          <w:rFonts w:ascii="Arial" w:hAnsi="Arial" w:cs="Arial"/>
          <w:b/>
          <w:bCs/>
          <w:sz w:val="24"/>
          <w:szCs w:val="24"/>
        </w:rPr>
        <w:t>)</w:t>
      </w:r>
      <w:r w:rsidR="32439D59" w:rsidRPr="00BA4CFA">
        <w:rPr>
          <w:rFonts w:ascii="Arial" w:hAnsi="Arial" w:cs="Arial"/>
          <w:sz w:val="24"/>
          <w:szCs w:val="24"/>
        </w:rPr>
        <w:t>+</w:t>
      </w:r>
      <w:r w:rsidR="00D01D18">
        <w:rPr>
          <w:rFonts w:ascii="Arial" w:hAnsi="Arial" w:cs="Arial"/>
          <w:sz w:val="24"/>
          <w:szCs w:val="24"/>
        </w:rPr>
        <w:t xml:space="preserve"> </w:t>
      </w:r>
      <w:r w:rsidR="32439D59" w:rsidRPr="00BA4CFA">
        <w:rPr>
          <w:rFonts w:ascii="Arial" w:hAnsi="Arial" w:cs="Arial"/>
          <w:sz w:val="24"/>
          <w:szCs w:val="24"/>
        </w:rPr>
        <w:t>ai</w:t>
      </w:r>
      <w:r w:rsidR="00D01D18">
        <w:rPr>
          <w:rFonts w:ascii="Arial" w:hAnsi="Arial" w:cs="Arial"/>
          <w:sz w:val="24"/>
          <w:szCs w:val="24"/>
        </w:rPr>
        <w:t xml:space="preserve"> </w:t>
      </w:r>
      <w:r w:rsidR="32439D59" w:rsidRPr="00BA4CFA">
        <w:rPr>
          <w:rFonts w:ascii="Arial" w:hAnsi="Arial" w:cs="Arial"/>
          <w:sz w:val="24"/>
          <w:szCs w:val="24"/>
        </w:rPr>
        <w:t>+</w:t>
      </w:r>
      <w:r w:rsidR="00D01D18">
        <w:rPr>
          <w:rFonts w:ascii="Arial" w:hAnsi="Arial" w:cs="Arial"/>
          <w:sz w:val="24"/>
          <w:szCs w:val="24"/>
        </w:rPr>
        <w:t xml:space="preserve"> </w:t>
      </w:r>
      <w:r w:rsidR="32439D59" w:rsidRPr="00BA4CFA">
        <w:rPr>
          <w:rFonts w:ascii="Arial" w:hAnsi="Arial" w:cs="Arial"/>
          <w:sz w:val="24"/>
          <w:szCs w:val="24"/>
        </w:rPr>
        <w:t>uit</w:t>
      </w:r>
    </w:p>
    <w:p w14:paraId="49BEE660" w14:textId="5BFC8ECE" w:rsidR="6BC8EF81" w:rsidRPr="00BA4CFA" w:rsidRDefault="00D01D18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6BC8EF81" w:rsidRPr="00BA4CFA">
        <w:rPr>
          <w:rFonts w:ascii="Arial" w:hAnsi="Arial" w:cs="Arial"/>
          <w:sz w:val="24"/>
          <w:szCs w:val="24"/>
        </w:rPr>
        <w:t>n Pr</w:t>
      </w:r>
      <w:r w:rsidR="006B3B3C" w:rsidRPr="00BA4CFA">
        <w:rPr>
          <w:rFonts w:ascii="Arial" w:hAnsi="Arial" w:cs="Arial"/>
          <w:sz w:val="24"/>
          <w:szCs w:val="24"/>
        </w:rPr>
        <w:t>eço do barril de p</w:t>
      </w:r>
      <w:r w:rsidR="6BC8EF81" w:rsidRPr="00BA4CFA">
        <w:rPr>
          <w:rFonts w:ascii="Arial" w:hAnsi="Arial" w:cs="Arial"/>
          <w:sz w:val="24"/>
          <w:szCs w:val="24"/>
        </w:rPr>
        <w:t>etróleo: Dados retirados do site investing.com utilizando o histórico de negociação do petróleo futuro e anualizando a média para maior assertividade do histórico de negociação, espera-se um efeito positivo sobre a influência dos países do Mercosul devido a sua alta necessidade de transport</w:t>
      </w:r>
      <w:r w:rsidR="0066024C">
        <w:rPr>
          <w:rFonts w:ascii="Arial" w:hAnsi="Arial" w:cs="Arial"/>
          <w:sz w:val="24"/>
          <w:szCs w:val="24"/>
        </w:rPr>
        <w:t>e</w:t>
      </w:r>
      <w:r w:rsidR="6BC8EF81" w:rsidRPr="00BA4CFA">
        <w:rPr>
          <w:rFonts w:ascii="Arial" w:hAnsi="Arial" w:cs="Arial"/>
          <w:sz w:val="24"/>
          <w:szCs w:val="24"/>
        </w:rPr>
        <w:t xml:space="preserve"> por meio terrestre.   </w:t>
      </w:r>
    </w:p>
    <w:p w14:paraId="261B65D7" w14:textId="02FF4C35" w:rsidR="6BC8EF81" w:rsidRPr="00BA4CFA" w:rsidRDefault="00D01D18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6BC8EF81" w:rsidRPr="00BA4CFA">
        <w:rPr>
          <w:rFonts w:ascii="Arial" w:hAnsi="Arial" w:cs="Arial"/>
          <w:sz w:val="24"/>
          <w:szCs w:val="24"/>
        </w:rPr>
        <w:t>n PIB per capita: Mede a riqueza dos indivíduos de um país, servindo como uma forma de medir a demanda de bens e serviços de um país</w:t>
      </w:r>
      <w:r w:rsidR="000C5007">
        <w:rPr>
          <w:rFonts w:ascii="Arial" w:hAnsi="Arial" w:cs="Arial"/>
          <w:sz w:val="24"/>
          <w:szCs w:val="24"/>
        </w:rPr>
        <w:t>.</w:t>
      </w:r>
      <w:r w:rsidR="6BC8EF81" w:rsidRPr="00BA4CFA">
        <w:rPr>
          <w:rFonts w:ascii="Arial" w:hAnsi="Arial" w:cs="Arial"/>
          <w:sz w:val="24"/>
          <w:szCs w:val="24"/>
        </w:rPr>
        <w:t xml:space="preserve"> </w:t>
      </w:r>
      <w:r w:rsidR="00C64974">
        <w:rPr>
          <w:rFonts w:ascii="Arial" w:hAnsi="Arial" w:cs="Arial"/>
          <w:sz w:val="24"/>
          <w:szCs w:val="24"/>
        </w:rPr>
        <w:t>Q</w:t>
      </w:r>
      <w:r w:rsidR="6BC8EF81" w:rsidRPr="00BA4CFA">
        <w:rPr>
          <w:rFonts w:ascii="Arial" w:hAnsi="Arial" w:cs="Arial"/>
          <w:sz w:val="24"/>
          <w:szCs w:val="24"/>
        </w:rPr>
        <w:t>uanto maior o PIB per capita, maior o consumo, logo espera</w:t>
      </w:r>
      <w:r w:rsidR="00C64974">
        <w:rPr>
          <w:rFonts w:ascii="Arial" w:hAnsi="Arial" w:cs="Arial"/>
          <w:sz w:val="24"/>
          <w:szCs w:val="24"/>
        </w:rPr>
        <w:t>-</w:t>
      </w:r>
      <w:r w:rsidR="6BC8EF81" w:rsidRPr="00BA4CFA">
        <w:rPr>
          <w:rFonts w:ascii="Arial" w:hAnsi="Arial" w:cs="Arial"/>
          <w:sz w:val="24"/>
          <w:szCs w:val="24"/>
        </w:rPr>
        <w:t>se um efeito positivo sobre a inflação.</w:t>
      </w:r>
    </w:p>
    <w:p w14:paraId="3D99DE70" w14:textId="583B221B" w:rsidR="6BC8EF81" w:rsidRPr="00BA4CFA" w:rsidRDefault="6BC8EF81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Juros: Estamos utilizando o</w:t>
      </w:r>
      <w:r w:rsidR="00392134">
        <w:rPr>
          <w:rFonts w:ascii="Arial" w:hAnsi="Arial" w:cs="Arial"/>
          <w:sz w:val="24"/>
          <w:szCs w:val="24"/>
        </w:rPr>
        <w:t>s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66024C">
        <w:rPr>
          <w:rFonts w:ascii="Arial" w:hAnsi="Arial" w:cs="Arial"/>
          <w:sz w:val="24"/>
          <w:szCs w:val="24"/>
        </w:rPr>
        <w:t>j</w:t>
      </w:r>
      <w:r w:rsidRPr="00BA4CFA">
        <w:rPr>
          <w:rFonts w:ascii="Arial" w:hAnsi="Arial" w:cs="Arial"/>
          <w:sz w:val="24"/>
          <w:szCs w:val="24"/>
        </w:rPr>
        <w:t>uros real de cada país, servindo como uma forma de controle de demanda de bens e serviços dos países envolvidos</w:t>
      </w:r>
      <w:r w:rsidR="0066024C">
        <w:rPr>
          <w:rFonts w:ascii="Arial" w:hAnsi="Arial" w:cs="Arial"/>
          <w:sz w:val="24"/>
          <w:szCs w:val="24"/>
        </w:rPr>
        <w:t>. Q</w:t>
      </w:r>
      <w:r w:rsidRPr="00BA4CFA">
        <w:rPr>
          <w:rFonts w:ascii="Arial" w:hAnsi="Arial" w:cs="Arial"/>
          <w:sz w:val="24"/>
          <w:szCs w:val="24"/>
        </w:rPr>
        <w:t xml:space="preserve">uanto maior o </w:t>
      </w:r>
      <w:r w:rsidR="000B16E1">
        <w:rPr>
          <w:rFonts w:ascii="Arial" w:hAnsi="Arial" w:cs="Arial"/>
          <w:sz w:val="24"/>
          <w:szCs w:val="24"/>
        </w:rPr>
        <w:t>j</w:t>
      </w:r>
      <w:r w:rsidRPr="00BA4CFA">
        <w:rPr>
          <w:rFonts w:ascii="Arial" w:hAnsi="Arial" w:cs="Arial"/>
          <w:sz w:val="24"/>
          <w:szCs w:val="24"/>
        </w:rPr>
        <w:t>uros real</w:t>
      </w:r>
      <w:r w:rsidR="000B16E1">
        <w:rPr>
          <w:rFonts w:ascii="Arial" w:hAnsi="Arial" w:cs="Arial"/>
          <w:sz w:val="24"/>
          <w:szCs w:val="24"/>
        </w:rPr>
        <w:t>,</w:t>
      </w:r>
      <w:r w:rsidRPr="00BA4CFA">
        <w:rPr>
          <w:rFonts w:ascii="Arial" w:hAnsi="Arial" w:cs="Arial"/>
          <w:sz w:val="24"/>
          <w:szCs w:val="24"/>
        </w:rPr>
        <w:t xml:space="preserve"> menor espera</w:t>
      </w:r>
      <w:r w:rsidR="000B16E1">
        <w:rPr>
          <w:rFonts w:ascii="Arial" w:hAnsi="Arial" w:cs="Arial"/>
          <w:sz w:val="24"/>
          <w:szCs w:val="24"/>
        </w:rPr>
        <w:t>-</w:t>
      </w:r>
      <w:r w:rsidRPr="00BA4CFA">
        <w:rPr>
          <w:rFonts w:ascii="Arial" w:hAnsi="Arial" w:cs="Arial"/>
          <w:sz w:val="24"/>
          <w:szCs w:val="24"/>
        </w:rPr>
        <w:t>se a que a inflação do país seja, logo espera</w:t>
      </w:r>
      <w:r w:rsidR="000B16E1">
        <w:rPr>
          <w:rFonts w:ascii="Arial" w:hAnsi="Arial" w:cs="Arial"/>
          <w:sz w:val="24"/>
          <w:szCs w:val="24"/>
        </w:rPr>
        <w:t>-</w:t>
      </w:r>
      <w:r w:rsidRPr="00BA4CFA">
        <w:rPr>
          <w:rFonts w:ascii="Arial" w:hAnsi="Arial" w:cs="Arial"/>
          <w:sz w:val="24"/>
          <w:szCs w:val="24"/>
        </w:rPr>
        <w:t>se um efeito negativo sobre a inflação.</w:t>
      </w:r>
    </w:p>
    <w:p w14:paraId="6CB73CDF" w14:textId="1568DFDB" w:rsidR="6BC8EF81" w:rsidRPr="00BA4CFA" w:rsidRDefault="00392134" w:rsidP="319346D3">
      <w:pPr>
        <w:pStyle w:val="Pargrafoda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6BC8EF81" w:rsidRPr="00BA4CFA">
        <w:rPr>
          <w:rFonts w:ascii="Arial" w:hAnsi="Arial" w:cs="Arial"/>
          <w:sz w:val="24"/>
          <w:szCs w:val="24"/>
        </w:rPr>
        <w:t>n Câmbio: Estamos utilizando o câmbio como uma forma de medir o poder de compra dos países de forma que quando maior a taxa de câmbio menor será o consumo de outros países, logo espera</w:t>
      </w:r>
      <w:r>
        <w:rPr>
          <w:rFonts w:ascii="Arial" w:hAnsi="Arial" w:cs="Arial"/>
          <w:sz w:val="24"/>
          <w:szCs w:val="24"/>
        </w:rPr>
        <w:t>-</w:t>
      </w:r>
      <w:r w:rsidR="6BC8EF81" w:rsidRPr="00BA4CFA">
        <w:rPr>
          <w:rFonts w:ascii="Arial" w:hAnsi="Arial" w:cs="Arial"/>
          <w:sz w:val="24"/>
          <w:szCs w:val="24"/>
        </w:rPr>
        <w:t>se um efeito positivo taxa de câmbio (desvalorização da moeda local) sobre a inflação.</w:t>
      </w:r>
    </w:p>
    <w:p w14:paraId="50BD2048" w14:textId="2E8346CE" w:rsidR="319346D3" w:rsidRPr="00BA4CFA" w:rsidRDefault="319346D3" w:rsidP="319346D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F546C11" w14:textId="5F711A60" w:rsidR="004533D5" w:rsidRPr="00BA4CFA" w:rsidRDefault="00F71C1C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d</w:t>
      </w:r>
      <w:r w:rsidR="00A96850" w:rsidRPr="00BA4CFA">
        <w:rPr>
          <w:rFonts w:ascii="Arial" w:hAnsi="Arial" w:cs="Arial"/>
          <w:b/>
          <w:bCs/>
          <w:sz w:val="24"/>
          <w:szCs w:val="24"/>
        </w:rPr>
        <w:t xml:space="preserve">) </w:t>
      </w:r>
      <w:r w:rsidR="00FE3FE7" w:rsidRPr="00BA4CFA">
        <w:rPr>
          <w:rFonts w:ascii="Arial" w:hAnsi="Arial" w:cs="Arial"/>
          <w:b/>
          <w:bCs/>
          <w:sz w:val="24"/>
          <w:szCs w:val="24"/>
        </w:rPr>
        <w:t xml:space="preserve">Estimar o Modelo Pooled </w:t>
      </w:r>
      <w:r w:rsidR="00A2510B" w:rsidRPr="00BA4CFA">
        <w:rPr>
          <w:rFonts w:ascii="Arial" w:hAnsi="Arial" w:cs="Arial"/>
          <w:b/>
          <w:bCs/>
          <w:sz w:val="24"/>
          <w:szCs w:val="24"/>
        </w:rPr>
        <w:t>MQO</w:t>
      </w:r>
      <w:r w:rsidR="00ED3ACA" w:rsidRPr="00BA4CFA">
        <w:rPr>
          <w:rFonts w:ascii="Arial" w:hAnsi="Arial" w:cs="Arial"/>
          <w:b/>
          <w:bCs/>
          <w:sz w:val="24"/>
          <w:szCs w:val="24"/>
        </w:rPr>
        <w:t xml:space="preserve"> e interp</w:t>
      </w:r>
      <w:r w:rsidR="00AC3BA0" w:rsidRPr="00BA4CFA">
        <w:rPr>
          <w:rFonts w:ascii="Arial" w:hAnsi="Arial" w:cs="Arial"/>
          <w:b/>
          <w:bCs/>
          <w:sz w:val="24"/>
          <w:szCs w:val="24"/>
        </w:rPr>
        <w:t>retar os principais resultados</w:t>
      </w:r>
      <w:r w:rsidR="00AD5FD9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4A55764F" w14:textId="77777777" w:rsidR="001265FD" w:rsidRPr="001265FD" w:rsidRDefault="001265FD" w:rsidP="001265F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BA8A47E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>Modelo 5: MQO agrupado, usando 72 observações</w:t>
      </w:r>
    </w:p>
    <w:p w14:paraId="1FBB4FEA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>Incluídas 6 unidades de corte transversal</w:t>
      </w:r>
    </w:p>
    <w:p w14:paraId="6FF58B30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>Comprimento da série temporal = 12</w:t>
      </w:r>
    </w:p>
    <w:p w14:paraId="39E99FB5" w14:textId="47E0DF3D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265FD">
        <w:rPr>
          <w:rFonts w:ascii="Arial" w:hAnsi="Arial" w:cs="Arial"/>
          <w:sz w:val="24"/>
          <w:szCs w:val="24"/>
        </w:rPr>
        <w:t xml:space="preserve">Variável dependente: </w:t>
      </w:r>
      <w:r w:rsidR="2843AF9D" w:rsidRPr="003E781C">
        <w:rPr>
          <w:rFonts w:ascii="Arial" w:hAnsi="Arial" w:cs="Arial"/>
          <w:sz w:val="24"/>
          <w:szCs w:val="24"/>
        </w:rPr>
        <w:t>Inflação</w:t>
      </w:r>
    </w:p>
    <w:p w14:paraId="52A0B28D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1265FD" w:rsidRPr="001265FD" w14:paraId="1BBEE18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EEB63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D16AD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DFDAF7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41933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razão-t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B9922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828AE9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65FD" w:rsidRPr="001265FD" w14:paraId="00080F57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4DF9A05" w14:textId="5FA087A9" w:rsidR="001265FD" w:rsidRPr="001265FD" w:rsidRDefault="00083D38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781C">
              <w:rPr>
                <w:rFonts w:ascii="Arial" w:hAnsi="Arial" w:cs="Arial"/>
                <w:sz w:val="24"/>
                <w:szCs w:val="24"/>
              </w:rPr>
              <w:t>C</w:t>
            </w:r>
            <w:r w:rsidR="001265FD" w:rsidRPr="001265FD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24635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−18,7171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04034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24,0581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FEB29C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−0,7780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616A8CB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0,4393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E564E5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65FD" w:rsidRPr="001265FD" w14:paraId="4BA7A07D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04124D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l_ProxyPetro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2F3AB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−3,74713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EBD06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3,54670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5A6BE2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−1,057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D8F97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0,2945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6E71F4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65FD" w:rsidRPr="001265FD" w14:paraId="4CE030A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8C4B00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l_PIB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A0F2F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6,02596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9627C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2,07615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80D7A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2,902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DE241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0,0050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61C75C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265FD" w:rsidRPr="001265FD" w14:paraId="36483CD3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FB8830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Juros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87EBD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−0,520686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6EEBA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0,0966844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530BA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−5,385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F3096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DBC279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1265FD" w:rsidRPr="001265FD" w14:paraId="2B74250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C524A7D" w14:textId="504A331D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l_C</w:t>
            </w:r>
            <w:r w:rsidR="00083D38" w:rsidRPr="003E781C">
              <w:rPr>
                <w:rFonts w:ascii="Arial" w:hAnsi="Arial" w:cs="Arial"/>
                <w:sz w:val="24"/>
                <w:szCs w:val="24"/>
              </w:rPr>
              <w:t>a</w:t>
            </w:r>
            <w:r w:rsidRPr="001265FD">
              <w:rPr>
                <w:rFonts w:ascii="Arial" w:hAnsi="Arial" w:cs="Arial"/>
                <w:sz w:val="24"/>
                <w:szCs w:val="24"/>
              </w:rPr>
              <w:t>mbio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005D1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−0,982755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00710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0,400677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CFE124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−2,453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10391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0,0168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B6ACE2B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</w:tbl>
    <w:p w14:paraId="21BE7755" w14:textId="77777777" w:rsidR="001265FD" w:rsidRPr="001265FD" w:rsidRDefault="001265FD" w:rsidP="003E78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1265FD" w:rsidRPr="001265FD" w14:paraId="74BAC264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2F4CB4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4271CA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10,60317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B827BC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D222C2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38C342F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12,32823</w:t>
            </w:r>
          </w:p>
        </w:tc>
      </w:tr>
      <w:tr w:rsidR="001265FD" w:rsidRPr="001265FD" w14:paraId="617730E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BC075E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179123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6365,296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CBB966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385B486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B6B610D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9,747021</w:t>
            </w:r>
          </w:p>
        </w:tc>
      </w:tr>
      <w:tr w:rsidR="001265FD" w:rsidRPr="001265FD" w14:paraId="0996086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49BC71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R-quadrado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31878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0,410126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2965D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935B9FC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R-quadrado ajustado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D2CC53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0,374910</w:t>
            </w:r>
          </w:p>
        </w:tc>
      </w:tr>
      <w:tr w:rsidR="001265FD" w:rsidRPr="001265FD" w14:paraId="35431A10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BCD06D9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F(4, 67)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38C8BD8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11,64591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1DDD59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6576F1F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34EE8BA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3,08e-07</w:t>
            </w:r>
          </w:p>
        </w:tc>
      </w:tr>
      <w:tr w:rsidR="001265FD" w:rsidRPr="001265FD" w14:paraId="5401D83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A4BA044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2504357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−263,5138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C345D5D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EE7CE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B3A3B4E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537,0275</w:t>
            </w:r>
          </w:p>
        </w:tc>
      </w:tr>
      <w:tr w:rsidR="001265FD" w:rsidRPr="001265FD" w14:paraId="40E775E4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5D03DEC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0E46A51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548,4109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5CF684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0DFAD1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FFFBC4B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541,5593</w:t>
            </w:r>
          </w:p>
        </w:tc>
      </w:tr>
      <w:tr w:rsidR="001265FD" w:rsidRPr="001265FD" w14:paraId="438081F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AA2945B" w14:textId="5E373C6D" w:rsidR="001265FD" w:rsidRPr="001265FD" w:rsidRDefault="00083D38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781C">
              <w:rPr>
                <w:rFonts w:ascii="Arial" w:hAnsi="Arial" w:cs="Arial"/>
                <w:sz w:val="24"/>
                <w:szCs w:val="24"/>
              </w:rPr>
              <w:t>R</w:t>
            </w:r>
            <w:r w:rsidR="001265FD" w:rsidRPr="001265FD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A222973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0,843936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B9CD1B5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A25D7AF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8D020A0" w14:textId="77777777" w:rsidR="001265FD" w:rsidRPr="001265FD" w:rsidRDefault="001265FD" w:rsidP="003E78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5FD">
              <w:rPr>
                <w:rFonts w:ascii="Arial" w:hAnsi="Arial" w:cs="Arial"/>
                <w:sz w:val="24"/>
                <w:szCs w:val="24"/>
              </w:rPr>
              <w:t xml:space="preserve"> 0,401328</w:t>
            </w:r>
          </w:p>
        </w:tc>
      </w:tr>
    </w:tbl>
    <w:p w14:paraId="759F88B5" w14:textId="77777777" w:rsidR="00945BA7" w:rsidRPr="00945BA7" w:rsidRDefault="00945BA7" w:rsidP="00945BA7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348837" w14:textId="77777777" w:rsidR="003267D8" w:rsidRPr="00BA4CFA" w:rsidRDefault="003267D8" w:rsidP="00D65809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40BC38" w14:textId="50DC7B96" w:rsidR="00945BA7" w:rsidRPr="00B849FE" w:rsidRDefault="00F9374A" w:rsidP="00B849FE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49FE">
        <w:rPr>
          <w:rFonts w:ascii="Arial" w:hAnsi="Arial" w:cs="Arial"/>
          <w:b/>
          <w:bCs/>
          <w:sz w:val="24"/>
          <w:szCs w:val="24"/>
        </w:rPr>
        <w:lastRenderedPageBreak/>
        <w:t>Magnitude dos Coeficientes</w:t>
      </w:r>
    </w:p>
    <w:p w14:paraId="5F33FE2C" w14:textId="5B3ABC25" w:rsidR="00F9374A" w:rsidRPr="00BA4CFA" w:rsidRDefault="00EA1088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083D38" w:rsidRPr="00BA4CFA">
        <w:rPr>
          <w:rFonts w:ascii="Arial" w:hAnsi="Arial" w:cs="Arial"/>
          <w:sz w:val="24"/>
          <w:szCs w:val="24"/>
        </w:rPr>
        <w:t>-18,72</w:t>
      </w:r>
      <w:r w:rsidR="00085AB3" w:rsidRPr="00BA4CFA">
        <w:rPr>
          <w:rFonts w:ascii="Arial" w:hAnsi="Arial" w:cs="Arial"/>
          <w:sz w:val="24"/>
          <w:szCs w:val="24"/>
        </w:rPr>
        <w:t xml:space="preserve"> – Em média,</w:t>
      </w:r>
      <w:r w:rsidR="00832847" w:rsidRPr="00BA4CFA">
        <w:rPr>
          <w:rFonts w:ascii="Arial" w:hAnsi="Arial" w:cs="Arial"/>
          <w:sz w:val="24"/>
          <w:szCs w:val="24"/>
        </w:rPr>
        <w:t xml:space="preserve"> a taxa de inflação é de </w:t>
      </w:r>
      <w:r w:rsidR="00083D38" w:rsidRPr="00BA4CFA">
        <w:rPr>
          <w:rFonts w:ascii="Arial" w:hAnsi="Arial" w:cs="Arial"/>
          <w:sz w:val="24"/>
          <w:szCs w:val="24"/>
        </w:rPr>
        <w:t>-18,72</w:t>
      </w:r>
      <w:r w:rsidR="0018094C" w:rsidRPr="00BA4CFA">
        <w:rPr>
          <w:rFonts w:ascii="Arial" w:hAnsi="Arial" w:cs="Arial"/>
          <w:sz w:val="24"/>
          <w:szCs w:val="24"/>
        </w:rPr>
        <w:t>%, quando o preço do barril do petróleo, a taxa de câmbio, o PIB per capita e a taxa de juros real são iguais a zero.</w:t>
      </w:r>
    </w:p>
    <w:p w14:paraId="56463DB2" w14:textId="26801D9F" w:rsidR="0018094C" w:rsidRPr="00BA4CFA" w:rsidRDefault="0018094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</w:t>
      </w:r>
      <w:r w:rsidR="0070725F" w:rsidRPr="00BA4CFA">
        <w:rPr>
          <w:rFonts w:ascii="Arial" w:hAnsi="Arial" w:cs="Arial"/>
          <w:sz w:val="24"/>
          <w:szCs w:val="24"/>
        </w:rPr>
        <w:t>P</w:t>
      </w:r>
      <w:r w:rsidR="00021193" w:rsidRPr="00BA4CFA">
        <w:rPr>
          <w:rFonts w:ascii="Arial" w:hAnsi="Arial" w:cs="Arial"/>
          <w:sz w:val="24"/>
          <w:szCs w:val="24"/>
        </w:rPr>
        <w:t>reço do barril do petróleo)</w:t>
      </w:r>
      <w:r w:rsidR="00FD0F47" w:rsidRPr="00BA4CFA">
        <w:rPr>
          <w:rFonts w:ascii="Arial" w:hAnsi="Arial" w:cs="Arial"/>
          <w:sz w:val="24"/>
          <w:szCs w:val="24"/>
        </w:rPr>
        <w:t xml:space="preserve">: </w:t>
      </w:r>
      <w:r w:rsidR="00E863E4" w:rsidRPr="00BA4CFA">
        <w:rPr>
          <w:rFonts w:ascii="Arial" w:hAnsi="Arial" w:cs="Arial"/>
          <w:sz w:val="24"/>
          <w:szCs w:val="24"/>
        </w:rPr>
        <w:t>3,75</w:t>
      </w:r>
      <w:r w:rsidR="00046901" w:rsidRPr="00BA4CFA">
        <w:rPr>
          <w:rFonts w:ascii="Arial" w:hAnsi="Arial" w:cs="Arial"/>
          <w:sz w:val="24"/>
          <w:szCs w:val="24"/>
        </w:rPr>
        <w:t xml:space="preserve"> – </w:t>
      </w:r>
      <w:r w:rsidR="002C7FF0" w:rsidRPr="00BA4CFA">
        <w:rPr>
          <w:rFonts w:ascii="Arial" w:hAnsi="Arial" w:cs="Arial"/>
          <w:sz w:val="24"/>
          <w:szCs w:val="24"/>
        </w:rPr>
        <w:t>O</w:t>
      </w:r>
      <w:r w:rsidR="00046901" w:rsidRPr="00BA4CFA">
        <w:rPr>
          <w:rFonts w:ascii="Arial" w:hAnsi="Arial" w:cs="Arial"/>
          <w:sz w:val="24"/>
          <w:szCs w:val="24"/>
        </w:rPr>
        <w:t xml:space="preserve"> aumento de </w:t>
      </w:r>
      <w:r w:rsidR="005F0D2A" w:rsidRPr="00BA4CFA">
        <w:rPr>
          <w:rFonts w:ascii="Arial" w:hAnsi="Arial" w:cs="Arial"/>
          <w:sz w:val="24"/>
          <w:szCs w:val="24"/>
        </w:rPr>
        <w:t xml:space="preserve">um 1% </w:t>
      </w:r>
      <w:r w:rsidR="00F053ED" w:rsidRPr="00BA4CFA">
        <w:rPr>
          <w:rFonts w:ascii="Arial" w:hAnsi="Arial" w:cs="Arial"/>
          <w:sz w:val="24"/>
          <w:szCs w:val="24"/>
        </w:rPr>
        <w:t>no preço do barril do petróleo</w:t>
      </w:r>
      <w:r w:rsidR="00C50FCA" w:rsidRPr="00BA4CFA">
        <w:rPr>
          <w:rFonts w:ascii="Arial" w:hAnsi="Arial" w:cs="Arial"/>
          <w:sz w:val="24"/>
          <w:szCs w:val="24"/>
        </w:rPr>
        <w:t xml:space="preserve"> reduz a taxa de inflação </w:t>
      </w:r>
      <w:r w:rsidR="00A168D3" w:rsidRPr="00BA4CFA">
        <w:rPr>
          <w:rFonts w:ascii="Arial" w:hAnsi="Arial" w:cs="Arial"/>
          <w:sz w:val="24"/>
          <w:szCs w:val="24"/>
        </w:rPr>
        <w:t>em 0,037</w:t>
      </w:r>
      <w:r w:rsidR="00174281" w:rsidRPr="00BA4CFA">
        <w:rPr>
          <w:rFonts w:ascii="Arial" w:hAnsi="Arial" w:cs="Arial"/>
          <w:sz w:val="24"/>
          <w:szCs w:val="24"/>
        </w:rPr>
        <w:t>5</w:t>
      </w:r>
      <w:r w:rsidR="00A168D3" w:rsidRPr="00BA4CFA">
        <w:rPr>
          <w:rFonts w:ascii="Arial" w:hAnsi="Arial" w:cs="Arial"/>
          <w:sz w:val="24"/>
          <w:szCs w:val="24"/>
        </w:rPr>
        <w:t xml:space="preserve"> p</w:t>
      </w:r>
      <w:r w:rsidR="00174281" w:rsidRPr="00BA4CFA">
        <w:rPr>
          <w:rFonts w:ascii="Arial" w:hAnsi="Arial" w:cs="Arial"/>
          <w:sz w:val="24"/>
          <w:szCs w:val="24"/>
        </w:rPr>
        <w:t>ontos percentuais</w:t>
      </w:r>
      <w:r w:rsidR="001C7A81" w:rsidRPr="00BA4CFA">
        <w:rPr>
          <w:rFonts w:ascii="Arial" w:hAnsi="Arial" w:cs="Arial"/>
          <w:sz w:val="24"/>
          <w:szCs w:val="24"/>
        </w:rPr>
        <w:t>, mantendo as demais variáveis constantes.</w:t>
      </w:r>
    </w:p>
    <w:p w14:paraId="7B2611C9" w14:textId="17A63AC6" w:rsidR="002C7FF0" w:rsidRPr="00BA4CFA" w:rsidRDefault="002C7FF0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="00276E63" w:rsidRPr="00BA4CFA">
        <w:rPr>
          <w:rFonts w:ascii="Arial" w:hAnsi="Arial" w:cs="Arial"/>
          <w:sz w:val="24"/>
          <w:szCs w:val="24"/>
        </w:rPr>
        <w:t xml:space="preserve"> 6,03 – O aumento de 1% no PIB per capita aumenta a taxa de inflação em </w:t>
      </w:r>
      <w:r w:rsidR="00174281" w:rsidRPr="00BA4CFA">
        <w:rPr>
          <w:rFonts w:ascii="Arial" w:hAnsi="Arial" w:cs="Arial"/>
          <w:sz w:val="24"/>
          <w:szCs w:val="24"/>
        </w:rPr>
        <w:t>0,06</w:t>
      </w:r>
      <w:r w:rsidR="001C7A81" w:rsidRPr="00BA4CFA">
        <w:rPr>
          <w:rFonts w:ascii="Arial" w:hAnsi="Arial" w:cs="Arial"/>
          <w:sz w:val="24"/>
          <w:szCs w:val="24"/>
        </w:rPr>
        <w:t>03 pontos percentuais, mantendo as demais variáveis constantes</w:t>
      </w:r>
      <w:r w:rsidR="003373A7" w:rsidRPr="00BA4CFA">
        <w:rPr>
          <w:rFonts w:ascii="Arial" w:hAnsi="Arial" w:cs="Arial"/>
          <w:sz w:val="24"/>
          <w:szCs w:val="24"/>
        </w:rPr>
        <w:t>.</w:t>
      </w:r>
    </w:p>
    <w:p w14:paraId="50DF26B1" w14:textId="44E13375" w:rsidR="003373A7" w:rsidRPr="00BA4CFA" w:rsidRDefault="003373A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</w:t>
      </w:r>
      <w:r w:rsidR="00320664" w:rsidRPr="00BA4CFA">
        <w:rPr>
          <w:rFonts w:ascii="Arial" w:hAnsi="Arial" w:cs="Arial"/>
          <w:sz w:val="24"/>
          <w:szCs w:val="24"/>
        </w:rPr>
        <w:t>Juros)</w:t>
      </w:r>
      <w:r w:rsidR="00CA4404" w:rsidRPr="00BA4CFA">
        <w:rPr>
          <w:rFonts w:ascii="Arial" w:hAnsi="Arial" w:cs="Arial"/>
          <w:sz w:val="24"/>
          <w:szCs w:val="24"/>
        </w:rPr>
        <w:t>:</w:t>
      </w:r>
      <w:r w:rsidR="00320664" w:rsidRPr="00BA4CFA">
        <w:rPr>
          <w:rFonts w:ascii="Arial" w:hAnsi="Arial" w:cs="Arial"/>
          <w:sz w:val="24"/>
          <w:szCs w:val="24"/>
        </w:rPr>
        <w:t xml:space="preserve"> </w:t>
      </w:r>
      <w:r w:rsidR="00992282" w:rsidRPr="00BA4CFA">
        <w:rPr>
          <w:rFonts w:ascii="Arial" w:hAnsi="Arial" w:cs="Arial"/>
          <w:sz w:val="24"/>
          <w:szCs w:val="24"/>
        </w:rPr>
        <w:t>-0,5</w:t>
      </w:r>
      <w:r w:rsidR="006A7065" w:rsidRPr="00BA4CFA">
        <w:rPr>
          <w:rFonts w:ascii="Arial" w:hAnsi="Arial" w:cs="Arial"/>
          <w:sz w:val="24"/>
          <w:szCs w:val="24"/>
        </w:rPr>
        <w:t>2</w:t>
      </w:r>
      <w:r w:rsidR="00992282" w:rsidRPr="00BA4CFA">
        <w:rPr>
          <w:rFonts w:ascii="Arial" w:hAnsi="Arial" w:cs="Arial"/>
          <w:sz w:val="24"/>
          <w:szCs w:val="24"/>
        </w:rPr>
        <w:t xml:space="preserve"> – O aumento de 1</w:t>
      </w:r>
      <w:r w:rsidR="00C26F1F" w:rsidRPr="00BA4CFA">
        <w:rPr>
          <w:rFonts w:ascii="Arial" w:hAnsi="Arial" w:cs="Arial"/>
          <w:sz w:val="24"/>
          <w:szCs w:val="24"/>
        </w:rPr>
        <w:t xml:space="preserve"> ponto percentual na taxa de juros </w:t>
      </w:r>
      <w:r w:rsidR="00D96F7D">
        <w:rPr>
          <w:rFonts w:ascii="Arial" w:hAnsi="Arial" w:cs="Arial"/>
          <w:sz w:val="24"/>
          <w:szCs w:val="24"/>
        </w:rPr>
        <w:t xml:space="preserve">real </w:t>
      </w:r>
      <w:r w:rsidR="00366139" w:rsidRPr="00BA4CFA">
        <w:rPr>
          <w:rFonts w:ascii="Arial" w:hAnsi="Arial" w:cs="Arial"/>
          <w:sz w:val="24"/>
          <w:szCs w:val="24"/>
        </w:rPr>
        <w:t>diminui a taxa de inflação em 0,52</w:t>
      </w:r>
      <w:r w:rsidR="006A7065"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5AE471E5" w14:textId="489BA41C" w:rsidR="006A7065" w:rsidRPr="00BA4CFA" w:rsidRDefault="006A7065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(Câmbio)</w:t>
      </w:r>
      <w:r w:rsidR="00CA4404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00805828" w:rsidRPr="00BA4CFA">
        <w:rPr>
          <w:rFonts w:ascii="Arial" w:hAnsi="Arial" w:cs="Arial"/>
          <w:sz w:val="24"/>
          <w:szCs w:val="24"/>
        </w:rPr>
        <w:t xml:space="preserve">-0,98 – O aumento de 1% na taxa </w:t>
      </w:r>
      <w:r w:rsidR="00F27BA6" w:rsidRPr="00BA4CFA">
        <w:rPr>
          <w:rFonts w:ascii="Arial" w:hAnsi="Arial" w:cs="Arial"/>
          <w:sz w:val="24"/>
          <w:szCs w:val="24"/>
        </w:rPr>
        <w:t xml:space="preserve">de </w:t>
      </w:r>
      <w:r w:rsidR="006C09CB" w:rsidRPr="00BA4CFA">
        <w:rPr>
          <w:rFonts w:ascii="Arial" w:hAnsi="Arial" w:cs="Arial"/>
          <w:sz w:val="24"/>
          <w:szCs w:val="24"/>
        </w:rPr>
        <w:t xml:space="preserve">câmbio </w:t>
      </w:r>
      <w:r w:rsidR="00CA6609" w:rsidRPr="00BA4CFA">
        <w:rPr>
          <w:rFonts w:ascii="Arial" w:hAnsi="Arial" w:cs="Arial"/>
          <w:sz w:val="24"/>
          <w:szCs w:val="24"/>
        </w:rPr>
        <w:t>reduz a taxa de inflação em 0,0098 pontos percentuais, mantendo as demais variáveis constantes.</w:t>
      </w:r>
    </w:p>
    <w:p w14:paraId="01F3C4EF" w14:textId="0620F01B" w:rsidR="00CA6609" w:rsidRPr="00DD036D" w:rsidRDefault="00CA6609" w:rsidP="00DD036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D036D">
        <w:rPr>
          <w:rFonts w:ascii="Arial" w:hAnsi="Arial" w:cs="Arial"/>
          <w:b/>
          <w:bCs/>
          <w:sz w:val="24"/>
          <w:szCs w:val="24"/>
        </w:rPr>
        <w:t>Significância Est</w:t>
      </w:r>
      <w:r w:rsidR="002370F6" w:rsidRPr="00DD036D">
        <w:rPr>
          <w:rFonts w:ascii="Arial" w:hAnsi="Arial" w:cs="Arial"/>
          <w:b/>
          <w:bCs/>
          <w:sz w:val="24"/>
          <w:szCs w:val="24"/>
        </w:rPr>
        <w:t xml:space="preserve">atística </w:t>
      </w:r>
    </w:p>
    <w:p w14:paraId="1ACD9523" w14:textId="013C3DBA" w:rsidR="002370F6" w:rsidRPr="00BA4CFA" w:rsidRDefault="00690042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FD0F47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p-valor = 0,4393 – O parâmetro não é estatisticamente significante</w:t>
      </w:r>
      <w:r w:rsidR="00EF01AA" w:rsidRPr="00BA4CFA">
        <w:rPr>
          <w:rFonts w:ascii="Arial" w:hAnsi="Arial" w:cs="Arial"/>
          <w:sz w:val="24"/>
          <w:szCs w:val="24"/>
        </w:rPr>
        <w:t>. Não</w:t>
      </w:r>
      <w:r w:rsidR="006D55A3" w:rsidRPr="00BA4CFA">
        <w:rPr>
          <w:rFonts w:ascii="Arial" w:hAnsi="Arial" w:cs="Arial"/>
          <w:sz w:val="24"/>
          <w:szCs w:val="24"/>
        </w:rPr>
        <w:t xml:space="preserve"> rejeita-se a hipótese nula, logo, a taxa de inflação pode ser igual a zero.</w:t>
      </w:r>
    </w:p>
    <w:p w14:paraId="48CD7B3D" w14:textId="17944ABD" w:rsidR="006D55A3" w:rsidRPr="00BA4CFA" w:rsidRDefault="006D55A3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</w:t>
      </w:r>
      <w:r w:rsidR="00387843" w:rsidRPr="00BA4CFA">
        <w:rPr>
          <w:rFonts w:ascii="Arial" w:hAnsi="Arial" w:cs="Arial"/>
          <w:sz w:val="24"/>
          <w:szCs w:val="24"/>
        </w:rPr>
        <w:t xml:space="preserve"> (</w:t>
      </w:r>
      <w:r w:rsidR="0070725F" w:rsidRPr="00BA4CFA">
        <w:rPr>
          <w:rFonts w:ascii="Arial" w:hAnsi="Arial" w:cs="Arial"/>
          <w:sz w:val="24"/>
          <w:szCs w:val="24"/>
        </w:rPr>
        <w:t>Preço do barril do petróleo)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="0077496A" w:rsidRPr="00BA4CFA">
        <w:rPr>
          <w:rFonts w:ascii="Arial" w:hAnsi="Arial" w:cs="Arial"/>
          <w:sz w:val="24"/>
          <w:szCs w:val="24"/>
        </w:rPr>
        <w:t xml:space="preserve"> p-valor = 0,2945 – O parâmetro não é estatisticamente significante</w:t>
      </w:r>
      <w:r w:rsidR="00EF01AA" w:rsidRPr="00BA4CFA">
        <w:rPr>
          <w:rFonts w:ascii="Arial" w:hAnsi="Arial" w:cs="Arial"/>
          <w:sz w:val="24"/>
          <w:szCs w:val="24"/>
        </w:rPr>
        <w:t>. N</w:t>
      </w:r>
      <w:r w:rsidR="0077496A" w:rsidRPr="00BA4CFA">
        <w:rPr>
          <w:rFonts w:ascii="Arial" w:hAnsi="Arial" w:cs="Arial"/>
          <w:sz w:val="24"/>
          <w:szCs w:val="24"/>
        </w:rPr>
        <w:t>ão rejeita-se a hipótese nula</w:t>
      </w:r>
      <w:r w:rsidR="00EF01AA" w:rsidRPr="00BA4CFA">
        <w:rPr>
          <w:rFonts w:ascii="Arial" w:hAnsi="Arial" w:cs="Arial"/>
          <w:sz w:val="24"/>
          <w:szCs w:val="24"/>
        </w:rPr>
        <w:t xml:space="preserve">, ou seja, </w:t>
      </w:r>
      <w:r w:rsidR="0072635A" w:rsidRPr="00BA4CFA">
        <w:rPr>
          <w:rFonts w:ascii="Arial" w:hAnsi="Arial" w:cs="Arial"/>
          <w:sz w:val="24"/>
          <w:szCs w:val="24"/>
        </w:rPr>
        <w:t>o preço do barril do petróleo pode não afetar a taxa de inflação.</w:t>
      </w:r>
    </w:p>
    <w:p w14:paraId="677B3147" w14:textId="188EAE46" w:rsidR="0072635A" w:rsidRPr="00BA4CFA" w:rsidRDefault="0072635A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p-valor = 0,0050</w:t>
      </w:r>
      <w:r w:rsidR="00DA1577" w:rsidRPr="00BA4CFA">
        <w:rPr>
          <w:rFonts w:ascii="Arial" w:hAnsi="Arial" w:cs="Arial"/>
          <w:sz w:val="24"/>
          <w:szCs w:val="24"/>
        </w:rPr>
        <w:t xml:space="preserve"> – O parâmetro é estatisticamente significante ao nível de 1%</w:t>
      </w:r>
      <w:r w:rsidR="002C121A" w:rsidRPr="00BA4CFA">
        <w:rPr>
          <w:rFonts w:ascii="Arial" w:hAnsi="Arial" w:cs="Arial"/>
          <w:sz w:val="24"/>
          <w:szCs w:val="24"/>
        </w:rPr>
        <w:t>. Rejeita-se a hipótese nula, ou seja, o PIB per capita pode afetar a taxa de inflação</w:t>
      </w:r>
      <w:r w:rsidR="008A6E4E" w:rsidRPr="00BA4CFA">
        <w:rPr>
          <w:rFonts w:ascii="Arial" w:hAnsi="Arial" w:cs="Arial"/>
          <w:sz w:val="24"/>
          <w:szCs w:val="24"/>
        </w:rPr>
        <w:t xml:space="preserve">. </w:t>
      </w:r>
    </w:p>
    <w:p w14:paraId="7E79547F" w14:textId="277F1686" w:rsidR="00295D37" w:rsidRPr="00BA4CFA" w:rsidRDefault="00295D37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</w:t>
      </w:r>
      <w:r w:rsidR="00A92890" w:rsidRPr="00BA4CFA">
        <w:rPr>
          <w:rFonts w:ascii="Arial" w:hAnsi="Arial" w:cs="Arial"/>
          <w:sz w:val="24"/>
          <w:szCs w:val="24"/>
        </w:rPr>
        <w:t>3</w:t>
      </w:r>
      <w:r w:rsidR="00902582" w:rsidRPr="00BA4CFA">
        <w:rPr>
          <w:rFonts w:ascii="Arial" w:hAnsi="Arial" w:cs="Arial"/>
          <w:sz w:val="24"/>
          <w:szCs w:val="24"/>
        </w:rPr>
        <w:t xml:space="preserve"> (Juros</w:t>
      </w:r>
      <w:r w:rsidR="007311AE" w:rsidRPr="00BA4CFA">
        <w:rPr>
          <w:rFonts w:ascii="Arial" w:hAnsi="Arial" w:cs="Arial"/>
          <w:sz w:val="24"/>
          <w:szCs w:val="24"/>
        </w:rPr>
        <w:t>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="007311AE" w:rsidRPr="00BA4CFA">
        <w:rPr>
          <w:rFonts w:ascii="Arial" w:hAnsi="Arial" w:cs="Arial"/>
          <w:sz w:val="24"/>
          <w:szCs w:val="24"/>
        </w:rPr>
        <w:t xml:space="preserve"> </w:t>
      </w:r>
      <w:r w:rsidR="00E522FA" w:rsidRPr="00BA4CFA">
        <w:rPr>
          <w:rFonts w:ascii="Arial" w:hAnsi="Arial" w:cs="Arial"/>
          <w:sz w:val="24"/>
          <w:szCs w:val="24"/>
        </w:rPr>
        <w:t>p-valor = 1,00e-06 – O par</w:t>
      </w:r>
      <w:r w:rsidR="00391F1D" w:rsidRPr="00BA4CFA">
        <w:rPr>
          <w:rFonts w:ascii="Arial" w:hAnsi="Arial" w:cs="Arial"/>
          <w:sz w:val="24"/>
          <w:szCs w:val="24"/>
        </w:rPr>
        <w:t xml:space="preserve">âmetro é estatisticamente significante ao nível de 1%. Rejeita-se a </w:t>
      </w:r>
      <w:r w:rsidR="008E55C9" w:rsidRPr="00BA4CFA">
        <w:rPr>
          <w:rFonts w:ascii="Arial" w:hAnsi="Arial" w:cs="Arial"/>
          <w:sz w:val="24"/>
          <w:szCs w:val="24"/>
        </w:rPr>
        <w:t>hipótese</w:t>
      </w:r>
      <w:r w:rsidR="00391F1D" w:rsidRPr="00BA4CFA">
        <w:rPr>
          <w:rFonts w:ascii="Arial" w:hAnsi="Arial" w:cs="Arial"/>
          <w:sz w:val="24"/>
          <w:szCs w:val="24"/>
        </w:rPr>
        <w:t xml:space="preserve"> nula, </w:t>
      </w:r>
      <w:r w:rsidR="00B437E3" w:rsidRPr="00BA4CFA">
        <w:rPr>
          <w:rFonts w:ascii="Arial" w:hAnsi="Arial" w:cs="Arial"/>
          <w:sz w:val="24"/>
          <w:szCs w:val="24"/>
        </w:rPr>
        <w:t xml:space="preserve">ou seja, a taxa de juros </w:t>
      </w:r>
      <w:r w:rsidR="00CE0556" w:rsidRPr="00BA4CFA">
        <w:rPr>
          <w:rFonts w:ascii="Arial" w:hAnsi="Arial" w:cs="Arial"/>
          <w:sz w:val="24"/>
          <w:szCs w:val="24"/>
        </w:rPr>
        <w:t>real</w:t>
      </w:r>
      <w:r w:rsidR="004A40D4" w:rsidRPr="00BA4CFA">
        <w:rPr>
          <w:rFonts w:ascii="Arial" w:hAnsi="Arial" w:cs="Arial"/>
          <w:sz w:val="24"/>
          <w:szCs w:val="24"/>
        </w:rPr>
        <w:t xml:space="preserve"> pode afetar a taxa de inflação.</w:t>
      </w:r>
    </w:p>
    <w:p w14:paraId="785DDD1F" w14:textId="0D0F10A9" w:rsidR="004A40D4" w:rsidRPr="00BA4CFA" w:rsidRDefault="004A40D4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(Câmbio)</w:t>
      </w:r>
      <w:r w:rsidR="00FD0F47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p-valor = </w:t>
      </w:r>
      <w:r w:rsidR="00B96A0F" w:rsidRPr="00BA4CFA">
        <w:rPr>
          <w:rFonts w:ascii="Arial" w:hAnsi="Arial" w:cs="Arial"/>
          <w:sz w:val="24"/>
          <w:szCs w:val="24"/>
        </w:rPr>
        <w:t xml:space="preserve">0,0168 – O parâmetro é estatisticamente significante ao nível de 5%. Rejeita-se a hipótese </w:t>
      </w:r>
      <w:r w:rsidR="00A353C1" w:rsidRPr="00BA4CFA">
        <w:rPr>
          <w:rFonts w:ascii="Arial" w:hAnsi="Arial" w:cs="Arial"/>
          <w:sz w:val="24"/>
          <w:szCs w:val="24"/>
        </w:rPr>
        <w:t>nula, ou seja, a taxa de câmbio pode afetar a taxa de inflação.</w:t>
      </w:r>
    </w:p>
    <w:p w14:paraId="38D1A156" w14:textId="3448E457" w:rsidR="00357594" w:rsidRPr="007D7E44" w:rsidRDefault="00285AFD" w:rsidP="007D7E44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D7E44">
        <w:rPr>
          <w:rFonts w:ascii="Arial" w:hAnsi="Arial" w:cs="Arial"/>
          <w:b/>
          <w:bCs/>
          <w:sz w:val="24"/>
          <w:szCs w:val="24"/>
        </w:rPr>
        <w:t>R²</w:t>
      </w:r>
    </w:p>
    <w:p w14:paraId="41C6FB9E" w14:textId="0034A8FB" w:rsidR="00285AFD" w:rsidRDefault="00285AFD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R² ajustado estimado foi de 0,3749</w:t>
      </w:r>
      <w:r w:rsidR="00FF588B" w:rsidRPr="00BA4CFA">
        <w:rPr>
          <w:rFonts w:ascii="Arial" w:hAnsi="Arial" w:cs="Arial"/>
          <w:sz w:val="24"/>
          <w:szCs w:val="24"/>
        </w:rPr>
        <w:t xml:space="preserve">, ou seja, cerca de 37,49% das variações na taxa de </w:t>
      </w:r>
      <w:r w:rsidR="00327B93" w:rsidRPr="00BA4CFA">
        <w:rPr>
          <w:rFonts w:ascii="Arial" w:hAnsi="Arial" w:cs="Arial"/>
          <w:sz w:val="24"/>
          <w:szCs w:val="24"/>
        </w:rPr>
        <w:t>inflação</w:t>
      </w:r>
      <w:r w:rsidR="00FF588B" w:rsidRPr="00BA4CFA">
        <w:rPr>
          <w:rFonts w:ascii="Arial" w:hAnsi="Arial" w:cs="Arial"/>
          <w:sz w:val="24"/>
          <w:szCs w:val="24"/>
        </w:rPr>
        <w:t xml:space="preserve"> foram causadas por variações no preço do barril do petróleo, </w:t>
      </w:r>
      <w:r w:rsidR="001B16CA" w:rsidRPr="00BA4CFA">
        <w:rPr>
          <w:rFonts w:ascii="Arial" w:hAnsi="Arial" w:cs="Arial"/>
          <w:sz w:val="24"/>
          <w:szCs w:val="24"/>
        </w:rPr>
        <w:t xml:space="preserve">no PIB per capita, na taxa de </w:t>
      </w:r>
      <w:r w:rsidR="00427F94" w:rsidRPr="00BA4CFA">
        <w:rPr>
          <w:rFonts w:ascii="Arial" w:hAnsi="Arial" w:cs="Arial"/>
          <w:sz w:val="24"/>
          <w:szCs w:val="24"/>
        </w:rPr>
        <w:t>juros e</w:t>
      </w:r>
      <w:r w:rsidR="00C1567C" w:rsidRPr="00BA4CFA">
        <w:rPr>
          <w:rFonts w:ascii="Arial" w:hAnsi="Arial" w:cs="Arial"/>
          <w:sz w:val="24"/>
          <w:szCs w:val="24"/>
        </w:rPr>
        <w:t xml:space="preserve"> na taxa de câmbio.</w:t>
      </w:r>
    </w:p>
    <w:p w14:paraId="1FECE61A" w14:textId="77777777" w:rsidR="00633009" w:rsidRPr="00BA4CFA" w:rsidRDefault="00633009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47CD10B" w14:textId="436C5AC1" w:rsidR="00C1567C" w:rsidRPr="00501CCD" w:rsidRDefault="00C1567C" w:rsidP="00501CC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01CCD">
        <w:rPr>
          <w:rFonts w:ascii="Arial" w:hAnsi="Arial" w:cs="Arial"/>
          <w:b/>
          <w:bCs/>
          <w:sz w:val="24"/>
          <w:szCs w:val="24"/>
        </w:rPr>
        <w:t>Autocorrelação</w:t>
      </w:r>
    </w:p>
    <w:p w14:paraId="5EA5C25C" w14:textId="3799AB4B" w:rsidR="00882C7C" w:rsidRPr="00BA4CFA" w:rsidRDefault="00C1567C" w:rsidP="00D65809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O Teste de Durbin-Watson apresenta valor estimado de 0,40</w:t>
      </w:r>
      <w:r w:rsidR="004E5A43" w:rsidRPr="00BA4CFA">
        <w:rPr>
          <w:rFonts w:ascii="Arial" w:hAnsi="Arial" w:cs="Arial"/>
          <w:sz w:val="24"/>
          <w:szCs w:val="24"/>
        </w:rPr>
        <w:t>, ou seja, há indícios de autocorrelação serial nos resíduos.</w:t>
      </w:r>
    </w:p>
    <w:p w14:paraId="192BC232" w14:textId="6924D008" w:rsidR="00DB1EF8" w:rsidRPr="00DB1EF8" w:rsidRDefault="00F71C1C" w:rsidP="00DB1EF8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e</w:t>
      </w:r>
      <w:r w:rsidR="00E04715" w:rsidRPr="00BA4CFA">
        <w:rPr>
          <w:rFonts w:ascii="Arial" w:hAnsi="Arial" w:cs="Arial"/>
          <w:b/>
          <w:bCs/>
          <w:sz w:val="24"/>
          <w:szCs w:val="24"/>
        </w:rPr>
        <w:t xml:space="preserve">) </w:t>
      </w:r>
      <w:r w:rsidR="00112690" w:rsidRPr="00BA4CFA">
        <w:rPr>
          <w:rFonts w:ascii="Arial" w:hAnsi="Arial" w:cs="Arial"/>
          <w:b/>
          <w:bCs/>
          <w:sz w:val="24"/>
          <w:szCs w:val="24"/>
        </w:rPr>
        <w:t xml:space="preserve">Estimar o Modelo </w:t>
      </w:r>
      <w:r w:rsidR="001E6238" w:rsidRPr="00BA4CFA">
        <w:rPr>
          <w:rFonts w:ascii="Arial" w:hAnsi="Arial" w:cs="Arial"/>
          <w:b/>
          <w:bCs/>
          <w:sz w:val="24"/>
          <w:szCs w:val="24"/>
        </w:rPr>
        <w:t>de Efeitos Fixos e interpretar os principais resultados</w:t>
      </w:r>
      <w:r w:rsidR="00BA4C16" w:rsidRPr="00BA4CFA">
        <w:rPr>
          <w:rFonts w:ascii="Arial" w:hAnsi="Arial" w:cs="Arial"/>
          <w:b/>
          <w:bCs/>
          <w:sz w:val="24"/>
          <w:szCs w:val="24"/>
        </w:rPr>
        <w:t>.</w:t>
      </w:r>
    </w:p>
    <w:p w14:paraId="3EC5C99D" w14:textId="0982DF61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Questão 4 - EF:Efeitos-fixos, usando 72 observações</w:t>
      </w:r>
    </w:p>
    <w:p w14:paraId="44D45085" w14:textId="58FF33C9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Incluídas 6 unidades de corte transversal</w:t>
      </w:r>
    </w:p>
    <w:p w14:paraId="2021D8E8" w14:textId="00BC955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Comprimento da série temporal = 12</w:t>
      </w:r>
    </w:p>
    <w:p w14:paraId="4D8B06E9" w14:textId="3B87E12B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Variável dependente: </w:t>
      </w:r>
      <w:r w:rsidRPr="001B4B64">
        <w:rPr>
          <w:rFonts w:ascii="Arial" w:hAnsi="Arial" w:cs="Arial"/>
          <w:sz w:val="24"/>
          <w:szCs w:val="24"/>
        </w:rPr>
        <w:t>Infla</w:t>
      </w:r>
      <w:r w:rsidR="6184AA40" w:rsidRPr="001B4B64">
        <w:rPr>
          <w:rFonts w:ascii="Arial" w:hAnsi="Arial" w:cs="Arial"/>
          <w:sz w:val="24"/>
          <w:szCs w:val="24"/>
        </w:rPr>
        <w:t>çã</w:t>
      </w:r>
      <w:r w:rsidRPr="001B4B64">
        <w:rPr>
          <w:rFonts w:ascii="Arial" w:hAnsi="Arial" w:cs="Arial"/>
          <w:sz w:val="24"/>
          <w:szCs w:val="24"/>
        </w:rPr>
        <w:t>o</w:t>
      </w:r>
    </w:p>
    <w:p w14:paraId="6994EF2F" w14:textId="0DB558BD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8030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55"/>
        <w:gridCol w:w="445"/>
      </w:tblGrid>
      <w:tr w:rsidR="00DB1EF8" w:rsidRPr="00DB1EF8" w14:paraId="2D4A9CF6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1A8D66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36490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9D0F19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Erro Padrão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5925B2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razão-t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590801EB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i/>
                <w:iCs/>
                <w:sz w:val="24"/>
                <w:szCs w:val="24"/>
              </w:rPr>
              <w:t>p-valor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233E6F9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1EF8" w:rsidRPr="00DB1EF8" w14:paraId="5699CCBF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274654E" w14:textId="6FB935D3" w:rsidR="00DB1EF8" w:rsidRPr="00DB1EF8" w:rsidRDefault="00FD0F47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B4B64">
              <w:rPr>
                <w:rFonts w:ascii="Arial" w:hAnsi="Arial" w:cs="Arial"/>
                <w:sz w:val="24"/>
                <w:szCs w:val="24"/>
              </w:rPr>
              <w:t>C</w:t>
            </w:r>
            <w:r w:rsidR="00DB1EF8" w:rsidRPr="00DB1EF8">
              <w:rPr>
                <w:rFonts w:ascii="Arial" w:hAnsi="Arial" w:cs="Arial"/>
                <w:sz w:val="24"/>
                <w:szCs w:val="24"/>
              </w:rPr>
              <w:t>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5F364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−67,8585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DB3276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33,5754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FC595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−2,021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47FB2E4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0,0476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0A2C0A7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</w:t>
            </w:r>
          </w:p>
        </w:tc>
      </w:tr>
      <w:tr w:rsidR="00DB1EF8" w:rsidRPr="00DB1EF8" w14:paraId="1EC0E593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5509599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l_ProxyPetro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88031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5,48129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EB9AD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1,84627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A106C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2,969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188CADF9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0,0042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67FAE21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DB1EF8" w:rsidRPr="00DB1EF8" w14:paraId="4E5A4EC8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93401FB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l_PIB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3CE24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2,08179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C0E34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3,38593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DC0AD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0,6148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0F97963F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0,5409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456BA9B5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1EF8" w:rsidRPr="00DB1EF8" w14:paraId="7DE0FFD6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8D3A2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Juros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FDC34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−0,352235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39B9EF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0,0888834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9EEDA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−3,963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5810D63F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0,0002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18F804E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DB1EF8" w:rsidRPr="00DB1EF8" w14:paraId="2E59EF87" w14:textId="77777777" w:rsidTr="11F46B3D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BC3A07D" w14:textId="15C7EFE6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l_C</w:t>
            </w:r>
            <w:r w:rsidR="00FD0F47" w:rsidRPr="001B4B64">
              <w:rPr>
                <w:rFonts w:ascii="Arial" w:hAnsi="Arial" w:cs="Arial"/>
                <w:sz w:val="24"/>
                <w:szCs w:val="24"/>
              </w:rPr>
              <w:t>a</w:t>
            </w:r>
            <w:r w:rsidRPr="00DB1EF8">
              <w:rPr>
                <w:rFonts w:ascii="Arial" w:hAnsi="Arial" w:cs="Arial"/>
                <w:sz w:val="24"/>
                <w:szCs w:val="24"/>
              </w:rPr>
              <w:t>mbio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F0BD0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9,31028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911C7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1,24246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FE20C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7,493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653B5AF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311C865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4B46CB8F" w14:textId="598D17A9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92"/>
        <w:gridCol w:w="1280"/>
        <w:gridCol w:w="394"/>
        <w:gridCol w:w="2462"/>
        <w:gridCol w:w="1280"/>
      </w:tblGrid>
      <w:tr w:rsidR="00DB1EF8" w:rsidRPr="00DB1EF8" w14:paraId="7939E335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75FC0BA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61581CA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10,60317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C4FE672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70486A9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252E387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12,32823</w:t>
            </w:r>
          </w:p>
        </w:tc>
      </w:tr>
      <w:tr w:rsidR="00DB1EF8" w:rsidRPr="00DB1EF8" w14:paraId="68A29ECC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3CCE534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525CA6C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1137,196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4776E2AE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36E3048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3E3093CB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4,282742</w:t>
            </w:r>
          </w:p>
        </w:tc>
      </w:tr>
      <w:tr w:rsidR="00DB1EF8" w:rsidRPr="00DB1EF8" w14:paraId="4AF3A679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41B2DFF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R-quadrado LSDV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646B0C5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0,894616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0F8253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2AB8C34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Dentro de R-quadrado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D27CD17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0,558442</w:t>
            </w:r>
          </w:p>
        </w:tc>
      </w:tr>
      <w:tr w:rsidR="00DB1EF8" w:rsidRPr="00DB1EF8" w14:paraId="6E6795CE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004655DD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F(9, 62) LSDV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2558B3F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58,48034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56FCB271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37568B9E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P-valor(F)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E36FBD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6,34e-27</w:t>
            </w:r>
          </w:p>
        </w:tc>
      </w:tr>
      <w:tr w:rsidR="00DB1EF8" w:rsidRPr="00DB1EF8" w14:paraId="2E9F4DD6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6EAFCF8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4FF776C2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−201,5112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393C0F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365E074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50497F2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423,0223</w:t>
            </w:r>
          </w:p>
        </w:tc>
      </w:tr>
      <w:tr w:rsidR="00DB1EF8" w:rsidRPr="00DB1EF8" w14:paraId="02505ECE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3079E8B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4FE112B0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445,7890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896C6D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1B5755AA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007E24A4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432,0858</w:t>
            </w:r>
          </w:p>
        </w:tc>
      </w:tr>
      <w:tr w:rsidR="00DB1EF8" w:rsidRPr="00DB1EF8" w14:paraId="768DF167" w14:textId="77777777" w:rsidTr="00633009">
        <w:trPr>
          <w:trHeight w:val="250"/>
          <w:jc w:val="center"/>
        </w:trPr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6051B34A" w14:textId="010BF593" w:rsidR="00DB1EF8" w:rsidRPr="00DB1EF8" w:rsidRDefault="00FD0F47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B4B64">
              <w:rPr>
                <w:rFonts w:ascii="Arial" w:hAnsi="Arial" w:cs="Arial"/>
                <w:sz w:val="24"/>
                <w:szCs w:val="24"/>
              </w:rPr>
              <w:t>R</w:t>
            </w:r>
            <w:r w:rsidR="00DB1EF8" w:rsidRPr="00DB1EF8">
              <w:rPr>
                <w:rFonts w:ascii="Arial" w:hAnsi="Arial" w:cs="Arial"/>
                <w:sz w:val="24"/>
                <w:szCs w:val="24"/>
              </w:rPr>
              <w:t>ô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39581AE6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0,008228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40CC233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</w:tcPr>
          <w:p w14:paraId="7882CD6E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4D0FE9EC" w14:textId="77777777" w:rsidR="00DB1EF8" w:rsidRPr="00DB1EF8" w:rsidRDefault="00DB1EF8" w:rsidP="00DB1EF8">
            <w:pPr>
              <w:spacing w:after="168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B1EF8">
              <w:rPr>
                <w:rFonts w:ascii="Arial" w:hAnsi="Arial" w:cs="Arial"/>
                <w:sz w:val="24"/>
                <w:szCs w:val="24"/>
              </w:rPr>
              <w:t xml:space="preserve"> 1,872651</w:t>
            </w:r>
          </w:p>
        </w:tc>
      </w:tr>
    </w:tbl>
    <w:p w14:paraId="3E72E11F" w14:textId="16F80123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83340E5" w14:textId="2CBFD4D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Teste conjunto nos regressores designados -</w:t>
      </w:r>
    </w:p>
    <w:p w14:paraId="414D7AD7" w14:textId="63792D08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Estatística de teste: F(4, 62) = 19,603</w:t>
      </w:r>
    </w:p>
    <w:p w14:paraId="2AA3C516" w14:textId="3118482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com p-valor = P(F(4, 62) &gt; 19,603) = 1,8086e-10</w:t>
      </w:r>
    </w:p>
    <w:p w14:paraId="67CCAD8A" w14:textId="1CA2A880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>Teste para diferenciar interceptos de grupos -</w:t>
      </w:r>
    </w:p>
    <w:p w14:paraId="322A6B17" w14:textId="5B6903C6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Hipótese nula: Os grupos têm um intercepto comum</w:t>
      </w:r>
    </w:p>
    <w:p w14:paraId="205B10AC" w14:textId="337CCFA2" w:rsidR="00DB1EF8" w:rsidRPr="00DB1EF8" w:rsidRDefault="00DB1EF8" w:rsidP="00DB1EF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t xml:space="preserve"> Estatística de teste: F(5, 62) = 57,0072</w:t>
      </w:r>
    </w:p>
    <w:p w14:paraId="718C37FB" w14:textId="59A9CC7D" w:rsidR="2774827E" w:rsidRPr="00633009" w:rsidRDefault="00DB1EF8" w:rsidP="2774827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EF8">
        <w:rPr>
          <w:rFonts w:ascii="Arial" w:hAnsi="Arial" w:cs="Arial"/>
          <w:sz w:val="24"/>
          <w:szCs w:val="24"/>
        </w:rPr>
        <w:lastRenderedPageBreak/>
        <w:t xml:space="preserve"> com p-valor = P(F(5, 62) &gt; 57,0072) = 6,72754e-22</w:t>
      </w:r>
    </w:p>
    <w:p w14:paraId="1D5F051D" w14:textId="63A97875" w:rsidR="0F382EB5" w:rsidRPr="00BA4CFA" w:rsidRDefault="0F382EB5" w:rsidP="11C4A655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Magnitude dos Coeficientes</w:t>
      </w:r>
    </w:p>
    <w:p w14:paraId="48381460" w14:textId="3B961290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CA4404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-</w:t>
      </w:r>
      <w:r w:rsidR="43B6604C" w:rsidRPr="00BA4CFA">
        <w:rPr>
          <w:rFonts w:ascii="Arial" w:hAnsi="Arial" w:cs="Arial"/>
          <w:sz w:val="24"/>
          <w:szCs w:val="24"/>
        </w:rPr>
        <w:t>67</w:t>
      </w:r>
      <w:r w:rsidRPr="00BA4CFA">
        <w:rPr>
          <w:rFonts w:ascii="Arial" w:hAnsi="Arial" w:cs="Arial"/>
          <w:sz w:val="24"/>
          <w:szCs w:val="24"/>
        </w:rPr>
        <w:t>,</w:t>
      </w:r>
      <w:r w:rsidR="19877F4F" w:rsidRPr="00BA4CFA">
        <w:rPr>
          <w:rFonts w:ascii="Arial" w:hAnsi="Arial" w:cs="Arial"/>
          <w:sz w:val="24"/>
          <w:szCs w:val="24"/>
        </w:rPr>
        <w:t>86</w:t>
      </w:r>
      <w:r w:rsidRPr="00BA4CFA">
        <w:rPr>
          <w:rFonts w:ascii="Arial" w:hAnsi="Arial" w:cs="Arial"/>
          <w:sz w:val="24"/>
          <w:szCs w:val="24"/>
        </w:rPr>
        <w:t xml:space="preserve"> – Em média, a taxa de inflação é de -</w:t>
      </w:r>
      <w:r w:rsidR="25875E9E" w:rsidRPr="00BA4CFA">
        <w:rPr>
          <w:rFonts w:ascii="Arial" w:hAnsi="Arial" w:cs="Arial"/>
          <w:sz w:val="24"/>
          <w:szCs w:val="24"/>
        </w:rPr>
        <w:t>67</w:t>
      </w:r>
      <w:r w:rsidRPr="00BA4CFA">
        <w:rPr>
          <w:rFonts w:ascii="Arial" w:hAnsi="Arial" w:cs="Arial"/>
          <w:sz w:val="24"/>
          <w:szCs w:val="24"/>
        </w:rPr>
        <w:t>,</w:t>
      </w:r>
      <w:r w:rsidR="0E0EC6FC" w:rsidRPr="00BA4CFA">
        <w:rPr>
          <w:rFonts w:ascii="Arial" w:hAnsi="Arial" w:cs="Arial"/>
          <w:sz w:val="24"/>
          <w:szCs w:val="24"/>
        </w:rPr>
        <w:t>86</w:t>
      </w:r>
      <w:r w:rsidRPr="00BA4CFA">
        <w:rPr>
          <w:rFonts w:ascii="Arial" w:hAnsi="Arial" w:cs="Arial"/>
          <w:sz w:val="24"/>
          <w:szCs w:val="24"/>
        </w:rPr>
        <w:t>%, quando o preço do barril do petróleo, a taxa de câmbio, o PIB per capita e a taxa de juros real são iguais a zero.</w:t>
      </w:r>
    </w:p>
    <w:p w14:paraId="1E888275" w14:textId="7B039095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(Preço do barril do petróleo)</w:t>
      </w:r>
      <w:r w:rsidR="00CA4404" w:rsidRPr="00BA4CFA">
        <w:rPr>
          <w:rFonts w:ascii="Arial" w:hAnsi="Arial" w:cs="Arial"/>
          <w:sz w:val="24"/>
          <w:szCs w:val="24"/>
        </w:rPr>
        <w:t xml:space="preserve">: </w:t>
      </w:r>
      <w:r w:rsidR="25F45E9E" w:rsidRPr="00BA4CFA">
        <w:rPr>
          <w:rFonts w:ascii="Arial" w:hAnsi="Arial" w:cs="Arial"/>
          <w:sz w:val="24"/>
          <w:szCs w:val="24"/>
        </w:rPr>
        <w:t>5,48</w:t>
      </w:r>
      <w:r w:rsidRPr="00BA4CFA">
        <w:rPr>
          <w:rFonts w:ascii="Arial" w:hAnsi="Arial" w:cs="Arial"/>
          <w:sz w:val="24"/>
          <w:szCs w:val="24"/>
        </w:rPr>
        <w:t xml:space="preserve"> – O aumento de um 1% no preço do barril do petróleo </w:t>
      </w:r>
      <w:r w:rsidR="22130DFE" w:rsidRPr="00BA4CFA">
        <w:rPr>
          <w:rFonts w:ascii="Arial" w:hAnsi="Arial" w:cs="Arial"/>
          <w:sz w:val="24"/>
          <w:szCs w:val="24"/>
        </w:rPr>
        <w:t xml:space="preserve">aumenta </w:t>
      </w:r>
      <w:r w:rsidRPr="00BA4CFA">
        <w:rPr>
          <w:rFonts w:ascii="Arial" w:hAnsi="Arial" w:cs="Arial"/>
          <w:sz w:val="24"/>
          <w:szCs w:val="24"/>
        </w:rPr>
        <w:t>a taxa de inflação em 0,05</w:t>
      </w:r>
      <w:r w:rsidR="676FC94D" w:rsidRPr="00BA4CFA">
        <w:rPr>
          <w:rFonts w:ascii="Arial" w:hAnsi="Arial" w:cs="Arial"/>
          <w:sz w:val="24"/>
          <w:szCs w:val="24"/>
        </w:rPr>
        <w:t>481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46B9CB2D" w14:textId="1A40E746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</w:t>
      </w:r>
      <w:r w:rsidR="00CA4404" w:rsidRPr="00BA4CFA">
        <w:rPr>
          <w:rFonts w:ascii="Arial" w:hAnsi="Arial" w:cs="Arial"/>
          <w:sz w:val="24"/>
          <w:szCs w:val="24"/>
        </w:rPr>
        <w:t>):</w:t>
      </w:r>
      <w:r w:rsidRPr="00BA4CFA">
        <w:rPr>
          <w:rFonts w:ascii="Arial" w:hAnsi="Arial" w:cs="Arial"/>
          <w:sz w:val="24"/>
          <w:szCs w:val="24"/>
        </w:rPr>
        <w:t xml:space="preserve"> </w:t>
      </w:r>
      <w:r w:rsidR="41E592ED" w:rsidRPr="00BA4CFA">
        <w:rPr>
          <w:rFonts w:ascii="Arial" w:hAnsi="Arial" w:cs="Arial"/>
          <w:sz w:val="24"/>
          <w:szCs w:val="24"/>
        </w:rPr>
        <w:t>2</w:t>
      </w:r>
      <w:r w:rsidRPr="00BA4CFA">
        <w:rPr>
          <w:rFonts w:ascii="Arial" w:hAnsi="Arial" w:cs="Arial"/>
          <w:sz w:val="24"/>
          <w:szCs w:val="24"/>
        </w:rPr>
        <w:t>,0</w:t>
      </w:r>
      <w:r w:rsidR="5469F884" w:rsidRPr="00BA4CFA">
        <w:rPr>
          <w:rFonts w:ascii="Arial" w:hAnsi="Arial" w:cs="Arial"/>
          <w:sz w:val="24"/>
          <w:szCs w:val="24"/>
        </w:rPr>
        <w:t>8</w:t>
      </w:r>
      <w:r w:rsidRPr="00BA4CFA">
        <w:rPr>
          <w:rFonts w:ascii="Arial" w:hAnsi="Arial" w:cs="Arial"/>
          <w:sz w:val="24"/>
          <w:szCs w:val="24"/>
        </w:rPr>
        <w:t xml:space="preserve"> – O aumento de 1% no PIB per capita aumenta a taxa de inflação em 0,0</w:t>
      </w:r>
      <w:r w:rsidR="33F866CD" w:rsidRPr="00BA4CFA">
        <w:rPr>
          <w:rFonts w:ascii="Arial" w:hAnsi="Arial" w:cs="Arial"/>
          <w:sz w:val="24"/>
          <w:szCs w:val="24"/>
        </w:rPr>
        <w:t>2081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6B2AF896" w14:textId="69BAC61A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(Juros)</w:t>
      </w:r>
      <w:r w:rsidR="007C0CFA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-0,</w:t>
      </w:r>
      <w:r w:rsidR="58AEE1FF" w:rsidRPr="00BA4CFA">
        <w:rPr>
          <w:rFonts w:ascii="Arial" w:hAnsi="Arial" w:cs="Arial"/>
          <w:sz w:val="24"/>
          <w:szCs w:val="24"/>
        </w:rPr>
        <w:t>35</w:t>
      </w:r>
      <w:r w:rsidRPr="00BA4CFA">
        <w:rPr>
          <w:rFonts w:ascii="Arial" w:hAnsi="Arial" w:cs="Arial"/>
          <w:sz w:val="24"/>
          <w:szCs w:val="24"/>
        </w:rPr>
        <w:t xml:space="preserve"> – O aumento de 1 ponto percentual na taxa de juros </w:t>
      </w:r>
      <w:r w:rsidR="007D7E44">
        <w:rPr>
          <w:rFonts w:ascii="Arial" w:hAnsi="Arial" w:cs="Arial"/>
          <w:sz w:val="24"/>
          <w:szCs w:val="24"/>
        </w:rPr>
        <w:t xml:space="preserve">real </w:t>
      </w:r>
      <w:r w:rsidRPr="00BA4CFA">
        <w:rPr>
          <w:rFonts w:ascii="Arial" w:hAnsi="Arial" w:cs="Arial"/>
          <w:sz w:val="24"/>
          <w:szCs w:val="24"/>
        </w:rPr>
        <w:t>diminui a taxa de inflação em 0,</w:t>
      </w:r>
      <w:r w:rsidR="5FB3679B" w:rsidRPr="00BA4CFA">
        <w:rPr>
          <w:rFonts w:ascii="Arial" w:hAnsi="Arial" w:cs="Arial"/>
          <w:sz w:val="24"/>
          <w:szCs w:val="24"/>
        </w:rPr>
        <w:t>35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70F75031" w14:textId="6938B834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β4 (Câmbio)</w:t>
      </w:r>
      <w:r w:rsidR="007C0CFA" w:rsidRPr="00BA4CFA">
        <w:rPr>
          <w:rFonts w:ascii="Arial" w:hAnsi="Arial" w:cs="Arial"/>
          <w:sz w:val="24"/>
          <w:szCs w:val="24"/>
        </w:rPr>
        <w:t xml:space="preserve">: </w:t>
      </w:r>
      <w:r w:rsidR="5127E133" w:rsidRPr="00BA4CFA">
        <w:rPr>
          <w:rFonts w:ascii="Arial" w:hAnsi="Arial" w:cs="Arial"/>
          <w:sz w:val="24"/>
          <w:szCs w:val="24"/>
        </w:rPr>
        <w:t>9,31</w:t>
      </w:r>
      <w:r w:rsidRPr="00BA4CFA">
        <w:rPr>
          <w:rFonts w:ascii="Arial" w:hAnsi="Arial" w:cs="Arial"/>
          <w:sz w:val="24"/>
          <w:szCs w:val="24"/>
        </w:rPr>
        <w:t xml:space="preserve"> – O aumento de 1% na taxa de câmbio </w:t>
      </w:r>
      <w:r w:rsidR="16A673BD" w:rsidRPr="00BA4CFA">
        <w:rPr>
          <w:rFonts w:ascii="Arial" w:hAnsi="Arial" w:cs="Arial"/>
          <w:sz w:val="24"/>
          <w:szCs w:val="24"/>
        </w:rPr>
        <w:t>aumenta</w:t>
      </w:r>
      <w:r w:rsidRPr="00BA4CFA">
        <w:rPr>
          <w:rFonts w:ascii="Arial" w:hAnsi="Arial" w:cs="Arial"/>
          <w:sz w:val="24"/>
          <w:szCs w:val="24"/>
        </w:rPr>
        <w:t xml:space="preserve"> a taxa de inflação em 0,09</w:t>
      </w:r>
      <w:r w:rsidR="51B60A36" w:rsidRPr="00BA4CFA">
        <w:rPr>
          <w:rFonts w:ascii="Arial" w:hAnsi="Arial" w:cs="Arial"/>
          <w:sz w:val="24"/>
          <w:szCs w:val="24"/>
        </w:rPr>
        <w:t>31</w:t>
      </w:r>
      <w:r w:rsidRPr="00BA4CFA">
        <w:rPr>
          <w:rFonts w:ascii="Arial" w:hAnsi="Arial" w:cs="Arial"/>
          <w:sz w:val="24"/>
          <w:szCs w:val="24"/>
        </w:rPr>
        <w:t xml:space="preserve"> pontos percentuais, </w:t>
      </w:r>
      <w:r w:rsidRPr="00BA4CFA">
        <w:rPr>
          <w:rFonts w:ascii="Arial" w:hAnsi="Arial" w:cs="Arial"/>
          <w:sz w:val="24"/>
          <w:szCs w:val="24"/>
          <w:u w:val="single"/>
        </w:rPr>
        <w:t>mantendo</w:t>
      </w:r>
      <w:r w:rsidRPr="00BA4CFA">
        <w:rPr>
          <w:rFonts w:ascii="Arial" w:hAnsi="Arial" w:cs="Arial"/>
          <w:sz w:val="24"/>
          <w:szCs w:val="24"/>
        </w:rPr>
        <w:t xml:space="preserve"> as demais variáveis constantes.</w:t>
      </w:r>
    </w:p>
    <w:p w14:paraId="609CE043" w14:textId="0620F01B" w:rsidR="0F382EB5" w:rsidRPr="00D30AC5" w:rsidRDefault="0F382EB5" w:rsidP="00D30AC5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0AC5">
        <w:rPr>
          <w:rFonts w:ascii="Arial" w:hAnsi="Arial" w:cs="Arial"/>
          <w:b/>
          <w:bCs/>
          <w:sz w:val="24"/>
          <w:szCs w:val="24"/>
        </w:rPr>
        <w:t xml:space="preserve">Significância Estatística </w:t>
      </w:r>
    </w:p>
    <w:p w14:paraId="564E4D9F" w14:textId="1CE71C01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</w:t>
      </w:r>
      <w:r w:rsidR="00DE41AA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p-valor = 0,</w:t>
      </w:r>
      <w:r w:rsidR="61D34305" w:rsidRPr="00BA4CFA">
        <w:rPr>
          <w:rFonts w:ascii="Arial" w:hAnsi="Arial" w:cs="Arial"/>
          <w:sz w:val="24"/>
          <w:szCs w:val="24"/>
        </w:rPr>
        <w:t>0476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</w:t>
      </w:r>
      <w:r w:rsidR="00156D14" w:rsidRPr="00BA4CFA">
        <w:rPr>
          <w:rFonts w:ascii="Arial" w:hAnsi="Arial" w:cs="Arial"/>
          <w:sz w:val="24"/>
          <w:szCs w:val="24"/>
        </w:rPr>
        <w:t xml:space="preserve"> ao nível de 5%</w:t>
      </w:r>
      <w:r w:rsidRPr="00BA4CFA">
        <w:rPr>
          <w:rFonts w:ascii="Arial" w:hAnsi="Arial" w:cs="Arial"/>
          <w:sz w:val="24"/>
          <w:szCs w:val="24"/>
        </w:rPr>
        <w:t xml:space="preserve">. </w:t>
      </w:r>
      <w:r w:rsidR="00156D14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 xml:space="preserve">ejeita-se a hipótese nula, logo, a taxa de inflação pode </w:t>
      </w:r>
      <w:r w:rsidR="00156D14" w:rsidRPr="00BA4CFA">
        <w:rPr>
          <w:rFonts w:ascii="Arial" w:hAnsi="Arial" w:cs="Arial"/>
          <w:sz w:val="24"/>
          <w:szCs w:val="24"/>
        </w:rPr>
        <w:t xml:space="preserve">não </w:t>
      </w:r>
      <w:r w:rsidRPr="00BA4CFA">
        <w:rPr>
          <w:rFonts w:ascii="Arial" w:hAnsi="Arial" w:cs="Arial"/>
          <w:sz w:val="24"/>
          <w:szCs w:val="24"/>
        </w:rPr>
        <w:t>ser igual a zero.</w:t>
      </w:r>
    </w:p>
    <w:p w14:paraId="73BAC342" w14:textId="358994D8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(Preço do barril do petróleo)</w:t>
      </w:r>
      <w:r w:rsidR="00DE41AA" w:rsidRPr="00BA4CFA">
        <w:rPr>
          <w:rFonts w:ascii="Arial" w:hAnsi="Arial" w:cs="Arial"/>
          <w:sz w:val="24"/>
          <w:szCs w:val="24"/>
        </w:rPr>
        <w:t xml:space="preserve">: </w:t>
      </w:r>
      <w:r w:rsidRPr="00BA4CFA">
        <w:rPr>
          <w:rFonts w:ascii="Arial" w:hAnsi="Arial" w:cs="Arial"/>
          <w:sz w:val="24"/>
          <w:szCs w:val="24"/>
        </w:rPr>
        <w:t>p-valor = 0,</w:t>
      </w:r>
      <w:r w:rsidR="00156D14" w:rsidRPr="00BA4CFA">
        <w:rPr>
          <w:rFonts w:ascii="Arial" w:hAnsi="Arial" w:cs="Arial"/>
          <w:sz w:val="24"/>
          <w:szCs w:val="24"/>
        </w:rPr>
        <w:t>0042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</w:t>
      </w:r>
      <w:r w:rsidR="00156D14" w:rsidRPr="00BA4CFA">
        <w:rPr>
          <w:rFonts w:ascii="Arial" w:hAnsi="Arial" w:cs="Arial"/>
          <w:sz w:val="24"/>
          <w:szCs w:val="24"/>
        </w:rPr>
        <w:t xml:space="preserve"> ao nível de 1%</w:t>
      </w:r>
      <w:r w:rsidRPr="00BA4CFA">
        <w:rPr>
          <w:rFonts w:ascii="Arial" w:hAnsi="Arial" w:cs="Arial"/>
          <w:sz w:val="24"/>
          <w:szCs w:val="24"/>
        </w:rPr>
        <w:t xml:space="preserve">. </w:t>
      </w:r>
      <w:r w:rsidR="00156D14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>ejeita-se a hipótese nula, ou seja, o preço do barril do petróleo pode afetar a taxa de inflação.</w:t>
      </w:r>
    </w:p>
    <w:p w14:paraId="7393FF23" w14:textId="7AF6815E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β2 (PIB per capita)</w:t>
      </w:r>
      <w:r w:rsidR="00156D14" w:rsidRPr="00BA4CFA">
        <w:rPr>
          <w:rFonts w:ascii="Arial" w:hAnsi="Arial" w:cs="Arial"/>
          <w:sz w:val="24"/>
          <w:szCs w:val="24"/>
        </w:rPr>
        <w:t>:</w:t>
      </w:r>
      <w:r w:rsidRPr="00BA4CFA">
        <w:rPr>
          <w:rFonts w:ascii="Arial" w:hAnsi="Arial" w:cs="Arial"/>
          <w:sz w:val="24"/>
          <w:szCs w:val="24"/>
        </w:rPr>
        <w:t xml:space="preserve"> p-valor = 0</w:t>
      </w:r>
      <w:r w:rsidR="008D0DAA" w:rsidRPr="00BA4CFA">
        <w:rPr>
          <w:rFonts w:ascii="Arial" w:hAnsi="Arial" w:cs="Arial"/>
          <w:sz w:val="24"/>
          <w:szCs w:val="24"/>
        </w:rPr>
        <w:t>,5409</w:t>
      </w:r>
      <w:r w:rsidRPr="00BA4CFA">
        <w:rPr>
          <w:rFonts w:ascii="Arial" w:hAnsi="Arial" w:cs="Arial"/>
          <w:sz w:val="24"/>
          <w:szCs w:val="24"/>
        </w:rPr>
        <w:t xml:space="preserve"> – O parâmetro</w:t>
      </w:r>
      <w:r w:rsidR="008D0DAA" w:rsidRPr="00BA4CFA">
        <w:rPr>
          <w:rFonts w:ascii="Arial" w:hAnsi="Arial" w:cs="Arial"/>
          <w:sz w:val="24"/>
          <w:szCs w:val="24"/>
        </w:rPr>
        <w:t xml:space="preserve"> não</w:t>
      </w:r>
      <w:r w:rsidRPr="00BA4CFA">
        <w:rPr>
          <w:rFonts w:ascii="Arial" w:hAnsi="Arial" w:cs="Arial"/>
          <w:sz w:val="24"/>
          <w:szCs w:val="24"/>
        </w:rPr>
        <w:t xml:space="preserve"> é estatisticamente significante. </w:t>
      </w:r>
      <w:r w:rsidR="008D0DAA" w:rsidRPr="00BA4CFA">
        <w:rPr>
          <w:rFonts w:ascii="Arial" w:hAnsi="Arial" w:cs="Arial"/>
          <w:sz w:val="24"/>
          <w:szCs w:val="24"/>
        </w:rPr>
        <w:t>Não</w:t>
      </w:r>
      <w:r w:rsidR="002A2B67" w:rsidRPr="00BA4CFA">
        <w:rPr>
          <w:rFonts w:ascii="Arial" w:hAnsi="Arial" w:cs="Arial"/>
          <w:sz w:val="24"/>
          <w:szCs w:val="24"/>
        </w:rPr>
        <w:t xml:space="preserve"> </w:t>
      </w:r>
      <w:r w:rsidR="008D0DAA" w:rsidRPr="00BA4CFA">
        <w:rPr>
          <w:rFonts w:ascii="Arial" w:hAnsi="Arial" w:cs="Arial"/>
          <w:sz w:val="24"/>
          <w:szCs w:val="24"/>
        </w:rPr>
        <w:t>r</w:t>
      </w:r>
      <w:r w:rsidRPr="00BA4CFA">
        <w:rPr>
          <w:rFonts w:ascii="Arial" w:hAnsi="Arial" w:cs="Arial"/>
          <w:sz w:val="24"/>
          <w:szCs w:val="24"/>
        </w:rPr>
        <w:t>ejeita-se a hipótese nula, ou seja, o PIB per capita pode</w:t>
      </w:r>
      <w:r w:rsidR="008D0DAA" w:rsidRPr="00BA4CFA">
        <w:rPr>
          <w:rFonts w:ascii="Arial" w:hAnsi="Arial" w:cs="Arial"/>
          <w:sz w:val="24"/>
          <w:szCs w:val="24"/>
        </w:rPr>
        <w:t xml:space="preserve"> não</w:t>
      </w:r>
      <w:r w:rsidRPr="00BA4CFA">
        <w:rPr>
          <w:rFonts w:ascii="Arial" w:hAnsi="Arial" w:cs="Arial"/>
          <w:sz w:val="24"/>
          <w:szCs w:val="24"/>
        </w:rPr>
        <w:t xml:space="preserve"> afetar a taxa de inflação. </w:t>
      </w:r>
    </w:p>
    <w:p w14:paraId="4C7C15AF" w14:textId="3285897A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β3 (Juros) – p-valor = </w:t>
      </w:r>
      <w:r w:rsidR="3EFB0C15" w:rsidRPr="00BA4CFA">
        <w:rPr>
          <w:rFonts w:ascii="Arial" w:hAnsi="Arial" w:cs="Arial"/>
          <w:sz w:val="24"/>
          <w:szCs w:val="24"/>
        </w:rPr>
        <w:t>0,0002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 ao nível de 1%. Rejeita-se a hipótese nula, ou seja, a taxa de juros real pode afetar a taxa de inflação.</w:t>
      </w:r>
    </w:p>
    <w:p w14:paraId="75110063" w14:textId="696C2F50" w:rsidR="0F382EB5" w:rsidRPr="00BA4CFA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β4 (Câmbio) – p-valor = </w:t>
      </w:r>
      <w:r w:rsidR="59714E89" w:rsidRPr="00BA4CFA">
        <w:rPr>
          <w:rFonts w:ascii="Arial" w:hAnsi="Arial" w:cs="Arial"/>
          <w:sz w:val="24"/>
          <w:szCs w:val="24"/>
        </w:rPr>
        <w:t>3,00</w:t>
      </w:r>
      <w:r w:rsidR="00DD6F01" w:rsidRPr="00BA4CFA">
        <w:rPr>
          <w:rFonts w:ascii="Arial" w:hAnsi="Arial" w:cs="Arial"/>
          <w:sz w:val="24"/>
          <w:szCs w:val="24"/>
        </w:rPr>
        <w:t>e</w:t>
      </w:r>
      <w:r w:rsidR="59714E89" w:rsidRPr="00BA4CFA">
        <w:rPr>
          <w:rFonts w:ascii="Arial" w:hAnsi="Arial" w:cs="Arial"/>
          <w:sz w:val="24"/>
          <w:szCs w:val="24"/>
        </w:rPr>
        <w:t>-010</w:t>
      </w:r>
      <w:r w:rsidRPr="00BA4CFA">
        <w:rPr>
          <w:rFonts w:ascii="Arial" w:hAnsi="Arial" w:cs="Arial"/>
          <w:sz w:val="24"/>
          <w:szCs w:val="24"/>
        </w:rPr>
        <w:t xml:space="preserve">– O parâmetro é estatisticamente significante ao nível de </w:t>
      </w:r>
      <w:r w:rsidR="59B31C64" w:rsidRPr="00BA4CFA">
        <w:rPr>
          <w:rFonts w:ascii="Arial" w:hAnsi="Arial" w:cs="Arial"/>
          <w:sz w:val="24"/>
          <w:szCs w:val="24"/>
        </w:rPr>
        <w:t>1</w:t>
      </w:r>
      <w:r w:rsidRPr="00BA4CFA">
        <w:rPr>
          <w:rFonts w:ascii="Arial" w:hAnsi="Arial" w:cs="Arial"/>
          <w:sz w:val="24"/>
          <w:szCs w:val="24"/>
        </w:rPr>
        <w:t>%. Rejeita-se a hipótese nula, ou seja, a taxa de câmbio pode afetar a taxa de inflação.</w:t>
      </w:r>
    </w:p>
    <w:p w14:paraId="1436D1EC" w14:textId="3448E457" w:rsidR="0F382EB5" w:rsidRPr="00D30AC5" w:rsidRDefault="0F382EB5" w:rsidP="00D30AC5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0AC5">
        <w:rPr>
          <w:rFonts w:ascii="Arial" w:hAnsi="Arial" w:cs="Arial"/>
          <w:b/>
          <w:bCs/>
          <w:sz w:val="24"/>
          <w:szCs w:val="24"/>
        </w:rPr>
        <w:t>R²</w:t>
      </w:r>
    </w:p>
    <w:p w14:paraId="2935D4ED" w14:textId="4CED688C" w:rsidR="3D664E5D" w:rsidRPr="00BA4CFA" w:rsidRDefault="0F382EB5" w:rsidP="3D664E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R² </w:t>
      </w:r>
      <w:r w:rsidR="005A14E2" w:rsidRPr="00BA4CFA">
        <w:rPr>
          <w:rFonts w:ascii="Arial" w:hAnsi="Arial" w:cs="Arial"/>
          <w:sz w:val="24"/>
          <w:szCs w:val="24"/>
        </w:rPr>
        <w:t>LSDV</w:t>
      </w:r>
      <w:r w:rsidRPr="00BA4CFA">
        <w:rPr>
          <w:rFonts w:ascii="Arial" w:hAnsi="Arial" w:cs="Arial"/>
          <w:sz w:val="24"/>
          <w:szCs w:val="24"/>
        </w:rPr>
        <w:t xml:space="preserve"> estimado foi de 0,</w:t>
      </w:r>
      <w:r w:rsidR="001E2D8E" w:rsidRPr="00BA4CFA">
        <w:rPr>
          <w:rFonts w:ascii="Arial" w:hAnsi="Arial" w:cs="Arial"/>
          <w:sz w:val="24"/>
          <w:szCs w:val="24"/>
        </w:rPr>
        <w:t>8946</w:t>
      </w:r>
      <w:r w:rsidRPr="00BA4CFA">
        <w:rPr>
          <w:rFonts w:ascii="Arial" w:hAnsi="Arial" w:cs="Arial"/>
          <w:sz w:val="24"/>
          <w:szCs w:val="24"/>
        </w:rPr>
        <w:t xml:space="preserve">, ou seja, cerca de </w:t>
      </w:r>
      <w:r w:rsidR="001E2D8E" w:rsidRPr="00BA4CFA">
        <w:rPr>
          <w:rFonts w:ascii="Arial" w:hAnsi="Arial" w:cs="Arial"/>
          <w:sz w:val="24"/>
          <w:szCs w:val="24"/>
        </w:rPr>
        <w:t>8</w:t>
      </w:r>
      <w:r w:rsidR="00CF4BCC" w:rsidRPr="00BA4CFA">
        <w:rPr>
          <w:rFonts w:ascii="Arial" w:hAnsi="Arial" w:cs="Arial"/>
          <w:sz w:val="24"/>
          <w:szCs w:val="24"/>
        </w:rPr>
        <w:t>9</w:t>
      </w:r>
      <w:r w:rsidR="001E2D8E" w:rsidRPr="00BA4CFA">
        <w:rPr>
          <w:rFonts w:ascii="Arial" w:hAnsi="Arial" w:cs="Arial"/>
          <w:sz w:val="24"/>
          <w:szCs w:val="24"/>
        </w:rPr>
        <w:t>,</w:t>
      </w:r>
      <w:r w:rsidR="00CF4BCC" w:rsidRPr="00BA4CFA">
        <w:rPr>
          <w:rFonts w:ascii="Arial" w:hAnsi="Arial" w:cs="Arial"/>
          <w:sz w:val="24"/>
          <w:szCs w:val="24"/>
        </w:rPr>
        <w:t>46</w:t>
      </w:r>
      <w:r w:rsidRPr="00BA4CFA">
        <w:rPr>
          <w:rFonts w:ascii="Arial" w:hAnsi="Arial" w:cs="Arial"/>
          <w:sz w:val="24"/>
          <w:szCs w:val="24"/>
        </w:rPr>
        <w:t xml:space="preserve">% das variações na taxa de </w:t>
      </w:r>
      <w:r w:rsidR="677FA8CB" w:rsidRPr="00BA4CFA">
        <w:rPr>
          <w:rFonts w:ascii="Arial" w:hAnsi="Arial" w:cs="Arial"/>
          <w:sz w:val="24"/>
          <w:szCs w:val="24"/>
        </w:rPr>
        <w:t>inflação</w:t>
      </w:r>
      <w:r w:rsidRPr="00BA4CFA">
        <w:rPr>
          <w:rFonts w:ascii="Arial" w:hAnsi="Arial" w:cs="Arial"/>
          <w:sz w:val="24"/>
          <w:szCs w:val="24"/>
        </w:rPr>
        <w:t xml:space="preserve"> foram causadas por variações no preço do barril do petróleo, no PIB per capita, na taxa de juros</w:t>
      </w:r>
      <w:r w:rsidR="00476CB4" w:rsidRPr="00BA4CFA">
        <w:rPr>
          <w:rFonts w:ascii="Arial" w:hAnsi="Arial" w:cs="Arial"/>
          <w:sz w:val="24"/>
          <w:szCs w:val="24"/>
        </w:rPr>
        <w:t xml:space="preserve"> real</w:t>
      </w:r>
      <w:r w:rsidRPr="00BA4CFA">
        <w:rPr>
          <w:rFonts w:ascii="Arial" w:hAnsi="Arial" w:cs="Arial"/>
          <w:sz w:val="24"/>
          <w:szCs w:val="24"/>
        </w:rPr>
        <w:t xml:space="preserve"> e na taxa de câmbio.</w:t>
      </w:r>
    </w:p>
    <w:p w14:paraId="20CA2F66" w14:textId="21C019C1" w:rsidR="2BEDB4C4" w:rsidRPr="00BA4CFA" w:rsidRDefault="2BEDB4C4" w:rsidP="460928C8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 xml:space="preserve">Dentro do R² estimado foi de 0,5584, ou seja, cerca de 55,84% das variações na taxa de </w:t>
      </w:r>
      <w:r w:rsidR="753E9934" w:rsidRPr="00BA4CFA">
        <w:rPr>
          <w:rFonts w:ascii="Arial" w:hAnsi="Arial" w:cs="Arial"/>
          <w:sz w:val="24"/>
          <w:szCs w:val="24"/>
        </w:rPr>
        <w:t>inflação foram causadas por variações no preço do barril do petróleo, no PIB per capita, na taxa de juros real e na taxa de câmbio.</w:t>
      </w:r>
    </w:p>
    <w:p w14:paraId="2CAC6A04" w14:textId="436C5AC1" w:rsidR="0F382EB5" w:rsidRPr="00FC6023" w:rsidRDefault="0F382EB5" w:rsidP="00FC6023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6023">
        <w:rPr>
          <w:rFonts w:ascii="Arial" w:hAnsi="Arial" w:cs="Arial"/>
          <w:b/>
          <w:bCs/>
          <w:sz w:val="24"/>
          <w:szCs w:val="24"/>
        </w:rPr>
        <w:t>Autocorrelação</w:t>
      </w:r>
    </w:p>
    <w:p w14:paraId="38AAFB4D" w14:textId="1F085DF2" w:rsidR="11C4A655" w:rsidRPr="00632CDF" w:rsidRDefault="0F382EB5" w:rsidP="11C4A6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O Teste de Durbin-Watson apresenta valor estimado de </w:t>
      </w:r>
      <w:r w:rsidR="53EACCE5" w:rsidRPr="00BA4CFA">
        <w:rPr>
          <w:rFonts w:ascii="Arial" w:hAnsi="Arial" w:cs="Arial"/>
          <w:sz w:val="24"/>
          <w:szCs w:val="24"/>
        </w:rPr>
        <w:t>1</w:t>
      </w:r>
      <w:r w:rsidRPr="00BA4CFA">
        <w:rPr>
          <w:rFonts w:ascii="Arial" w:hAnsi="Arial" w:cs="Arial"/>
          <w:sz w:val="24"/>
          <w:szCs w:val="24"/>
        </w:rPr>
        <w:t>,</w:t>
      </w:r>
      <w:r w:rsidR="409A399E" w:rsidRPr="00BA4CFA">
        <w:rPr>
          <w:rFonts w:ascii="Arial" w:hAnsi="Arial" w:cs="Arial"/>
          <w:sz w:val="24"/>
          <w:szCs w:val="24"/>
        </w:rPr>
        <w:t>82</w:t>
      </w:r>
      <w:r w:rsidRPr="00BA4CFA">
        <w:rPr>
          <w:rFonts w:ascii="Arial" w:hAnsi="Arial" w:cs="Arial"/>
          <w:sz w:val="24"/>
          <w:szCs w:val="24"/>
        </w:rPr>
        <w:t xml:space="preserve">, ou seja, </w:t>
      </w:r>
      <w:r w:rsidR="4A6F52A1" w:rsidRPr="00BA4CFA">
        <w:rPr>
          <w:rFonts w:ascii="Arial" w:hAnsi="Arial" w:cs="Arial"/>
          <w:sz w:val="24"/>
          <w:szCs w:val="24"/>
        </w:rPr>
        <w:t>não</w:t>
      </w:r>
      <w:r w:rsidRPr="00BA4CFA">
        <w:rPr>
          <w:rFonts w:ascii="Arial" w:hAnsi="Arial" w:cs="Arial"/>
          <w:sz w:val="24"/>
          <w:szCs w:val="24"/>
        </w:rPr>
        <w:t xml:space="preserve"> há indícios de autocorrelação serial nos resíduos.</w:t>
      </w:r>
    </w:p>
    <w:p w14:paraId="45DF5EA2" w14:textId="1F112873" w:rsidR="00052E3A" w:rsidRPr="002865C5" w:rsidRDefault="00B933B8" w:rsidP="002865C5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865C5">
        <w:rPr>
          <w:rFonts w:ascii="Arial" w:hAnsi="Arial" w:cs="Arial"/>
          <w:b/>
          <w:bCs/>
          <w:sz w:val="24"/>
          <w:szCs w:val="24"/>
        </w:rPr>
        <w:t>Teste conjunto nos regressores designados</w:t>
      </w:r>
    </w:p>
    <w:p w14:paraId="2BC07B9A" w14:textId="0B05F29E" w:rsidR="31C99045" w:rsidRPr="00BA4CFA" w:rsidRDefault="31C99045" w:rsidP="45EAE19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Rejeitamos a hipótese nula</w:t>
      </w:r>
      <w:r w:rsidR="00710F11" w:rsidRPr="00BA4CFA">
        <w:rPr>
          <w:rFonts w:ascii="Arial" w:hAnsi="Arial" w:cs="Arial"/>
          <w:sz w:val="24"/>
          <w:szCs w:val="24"/>
        </w:rPr>
        <w:t xml:space="preserve">, considerando o </w:t>
      </w:r>
      <w:r w:rsidRPr="00BA4CFA">
        <w:rPr>
          <w:rFonts w:ascii="Arial" w:hAnsi="Arial" w:cs="Arial"/>
          <w:sz w:val="24"/>
          <w:szCs w:val="24"/>
        </w:rPr>
        <w:t xml:space="preserve">p-valor = 1,8036e-10 </w:t>
      </w:r>
      <w:r w:rsidR="00710F11" w:rsidRPr="00BA4CFA">
        <w:rPr>
          <w:rFonts w:ascii="Arial" w:hAnsi="Arial" w:cs="Arial"/>
          <w:sz w:val="24"/>
          <w:szCs w:val="24"/>
        </w:rPr>
        <w:t>ao nível de significância de 1%</w:t>
      </w:r>
      <w:r w:rsidRPr="00BA4CFA">
        <w:rPr>
          <w:rFonts w:ascii="Arial" w:hAnsi="Arial" w:cs="Arial"/>
          <w:sz w:val="24"/>
          <w:szCs w:val="24"/>
        </w:rPr>
        <w:t>, ou seja, o modelo utilizado é adequado, não sendo necessário excluir uma das variáveis utilizadas.</w:t>
      </w:r>
    </w:p>
    <w:p w14:paraId="147DE624" w14:textId="34DE1E57" w:rsidR="0095644C" w:rsidRPr="007A1269" w:rsidRDefault="00A965CF" w:rsidP="007A126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A1269">
        <w:rPr>
          <w:rFonts w:ascii="Arial" w:hAnsi="Arial" w:cs="Arial"/>
          <w:b/>
          <w:bCs/>
          <w:sz w:val="24"/>
          <w:szCs w:val="24"/>
        </w:rPr>
        <w:t>Teste para</w:t>
      </w:r>
      <w:r w:rsidR="00D61DF8" w:rsidRPr="007A1269">
        <w:rPr>
          <w:rFonts w:ascii="Arial" w:hAnsi="Arial" w:cs="Arial"/>
          <w:b/>
          <w:bCs/>
          <w:sz w:val="24"/>
          <w:szCs w:val="24"/>
        </w:rPr>
        <w:t xml:space="preserve"> diferenciar</w:t>
      </w:r>
      <w:r w:rsidRPr="007A1269">
        <w:rPr>
          <w:rFonts w:ascii="Arial" w:hAnsi="Arial" w:cs="Arial"/>
          <w:b/>
          <w:bCs/>
          <w:sz w:val="24"/>
          <w:szCs w:val="24"/>
        </w:rPr>
        <w:t xml:space="preserve"> intercept</w:t>
      </w:r>
      <w:r w:rsidR="00D61DF8" w:rsidRPr="007A1269">
        <w:rPr>
          <w:rFonts w:ascii="Arial" w:hAnsi="Arial" w:cs="Arial"/>
          <w:b/>
          <w:bCs/>
          <w:sz w:val="24"/>
          <w:szCs w:val="24"/>
        </w:rPr>
        <w:t>os</w:t>
      </w:r>
      <w:r w:rsidRPr="007A1269">
        <w:rPr>
          <w:rFonts w:ascii="Arial" w:hAnsi="Arial" w:cs="Arial"/>
          <w:b/>
          <w:bCs/>
          <w:sz w:val="24"/>
          <w:szCs w:val="24"/>
        </w:rPr>
        <w:t xml:space="preserve"> de grupos</w:t>
      </w:r>
    </w:p>
    <w:p w14:paraId="454557BD" w14:textId="01E622BE" w:rsidR="0095644C" w:rsidRPr="00BA4CFA" w:rsidRDefault="00A965CF" w:rsidP="45EAE19E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Rejeita-se a hipótese nula, considerando o p-valor = </w:t>
      </w:r>
      <w:r w:rsidR="00FD7F83" w:rsidRPr="00BA4CFA">
        <w:rPr>
          <w:rFonts w:ascii="Arial" w:hAnsi="Arial" w:cs="Arial"/>
          <w:sz w:val="24"/>
          <w:szCs w:val="24"/>
        </w:rPr>
        <w:t>6,72754e-22 ao nível de signific</w:t>
      </w:r>
      <w:r w:rsidR="00C34BF9" w:rsidRPr="00BA4CFA">
        <w:rPr>
          <w:rFonts w:ascii="Arial" w:hAnsi="Arial" w:cs="Arial"/>
          <w:sz w:val="24"/>
          <w:szCs w:val="24"/>
        </w:rPr>
        <w:t>ância de 1%, ou seja, os interceptos verticais do</w:t>
      </w:r>
      <w:r w:rsidR="00C666C7" w:rsidRPr="00BA4CFA">
        <w:rPr>
          <w:rFonts w:ascii="Arial" w:hAnsi="Arial" w:cs="Arial"/>
          <w:sz w:val="24"/>
          <w:szCs w:val="24"/>
        </w:rPr>
        <w:t xml:space="preserve"> modelo não são iguais. Logo, o</w:t>
      </w:r>
      <w:r w:rsidR="00324E28" w:rsidRPr="00BA4CFA">
        <w:rPr>
          <w:rFonts w:ascii="Arial" w:hAnsi="Arial" w:cs="Arial"/>
          <w:sz w:val="24"/>
          <w:szCs w:val="24"/>
        </w:rPr>
        <w:t xml:space="preserve"> Modelo de Efeitos Fixos </w:t>
      </w:r>
      <w:r w:rsidR="0009718E" w:rsidRPr="00BA4CFA">
        <w:rPr>
          <w:rFonts w:ascii="Arial" w:hAnsi="Arial" w:cs="Arial"/>
          <w:sz w:val="24"/>
          <w:szCs w:val="24"/>
        </w:rPr>
        <w:t xml:space="preserve">é o modelo </w:t>
      </w:r>
      <w:r w:rsidR="00513C0E" w:rsidRPr="00BA4CFA">
        <w:rPr>
          <w:rFonts w:ascii="Arial" w:hAnsi="Arial" w:cs="Arial"/>
          <w:sz w:val="24"/>
          <w:szCs w:val="24"/>
        </w:rPr>
        <w:t>adequado.</w:t>
      </w:r>
    </w:p>
    <w:p w14:paraId="7CBDEEF5" w14:textId="77777777" w:rsidR="00BA7F41" w:rsidRPr="007A1269" w:rsidRDefault="00BA7F41" w:rsidP="007A126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A1269">
        <w:rPr>
          <w:rFonts w:ascii="Arial" w:hAnsi="Arial" w:cs="Arial"/>
          <w:sz w:val="24"/>
          <w:szCs w:val="24"/>
        </w:rPr>
        <w:t>I</w:t>
      </w:r>
      <w:r w:rsidRPr="007A1269">
        <w:rPr>
          <w:rFonts w:ascii="Arial" w:hAnsi="Arial" w:cs="Arial"/>
          <w:b/>
          <w:bCs/>
          <w:sz w:val="24"/>
          <w:szCs w:val="24"/>
        </w:rPr>
        <w:t xml:space="preserve">nterceptos Verticais </w:t>
      </w:r>
    </w:p>
    <w:tbl>
      <w:tblPr>
        <w:tblW w:w="8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1746"/>
      </w:tblGrid>
      <w:tr w:rsidR="00BA7F41" w:rsidRPr="00BA7F41" w14:paraId="58435D17" w14:textId="77777777" w:rsidTr="00A6169C">
        <w:trPr>
          <w:trHeight w:val="177"/>
        </w:trPr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2927" w:type="dxa"/>
              <w:tblInd w:w="243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63"/>
              <w:gridCol w:w="1364"/>
            </w:tblGrid>
            <w:tr w:rsidR="00FE5D99" w:rsidRPr="00BA4CFA" w14:paraId="3099B031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0A186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Argentina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F6E5C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-34,9979</w:t>
                  </w:r>
                </w:p>
              </w:tc>
            </w:tr>
            <w:tr w:rsidR="00FE5D99" w:rsidRPr="00BA4CFA" w14:paraId="1885D250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090971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Bolivia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5A6FF5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-51,3142</w:t>
                  </w:r>
                </w:p>
              </w:tc>
            </w:tr>
            <w:tr w:rsidR="00FE5D99" w:rsidRPr="00BA4CFA" w14:paraId="1C4A5DB3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E20567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Brasil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121F5F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-35,2473</w:t>
                  </w:r>
                </w:p>
              </w:tc>
            </w:tr>
            <w:tr w:rsidR="00FE5D99" w:rsidRPr="00BA4CFA" w14:paraId="6BAE2272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95BDD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Paraguai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77632" w14:textId="748A7F61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-112,67</w:t>
                  </w:r>
                </w:p>
              </w:tc>
            </w:tr>
            <w:tr w:rsidR="00FE5D99" w:rsidRPr="00BA4CFA" w14:paraId="2633A319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C57CB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Uruguai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CD2C92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-64,6149</w:t>
                  </w:r>
                </w:p>
              </w:tc>
            </w:tr>
            <w:tr w:rsidR="00FE5D99" w:rsidRPr="00BA4CFA" w14:paraId="2DE309FA" w14:textId="77777777" w:rsidTr="00A2311A">
              <w:trPr>
                <w:trHeight w:val="170"/>
              </w:trPr>
              <w:tc>
                <w:tcPr>
                  <w:tcW w:w="15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04C98E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Colombia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FE077" w14:textId="77777777" w:rsidR="00FE5D99" w:rsidRPr="00FE5D99" w:rsidRDefault="00FE5D99" w:rsidP="00FE5D9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</w:pPr>
                  <w:r w:rsidRPr="00FE5D9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pt-BR"/>
                    </w:rPr>
                    <w:t>-108,307</w:t>
                  </w:r>
                </w:p>
              </w:tc>
            </w:tr>
          </w:tbl>
          <w:p w14:paraId="1D8530BB" w14:textId="6B0F4578" w:rsidR="00BA7F41" w:rsidRPr="00BA7F41" w:rsidRDefault="00BA7F41" w:rsidP="00BA7F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B3600" w14:textId="1BB0DCB1" w:rsidR="00BA7F41" w:rsidRPr="00BA7F41" w:rsidRDefault="00BA7F41" w:rsidP="00BA7F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BA7F41" w:rsidRPr="00BA7F41" w14:paraId="05E7B26A" w14:textId="77777777" w:rsidTr="00A6169C">
        <w:trPr>
          <w:trHeight w:val="177"/>
        </w:trPr>
        <w:tc>
          <w:tcPr>
            <w:tcW w:w="6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5712F3" w14:textId="5C6F18F2" w:rsidR="00BA7F41" w:rsidRPr="00BA7F41" w:rsidRDefault="00BA7F41" w:rsidP="00BA7F4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7EB4B7" w14:textId="43E8FE43" w:rsidR="00BA7F41" w:rsidRPr="00BA7F41" w:rsidRDefault="00BA7F41" w:rsidP="00BA7F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04969308" w14:textId="4F74418C" w:rsidR="00BA7ACB" w:rsidRPr="00BA7ACB" w:rsidRDefault="00F71C1C" w:rsidP="00BA7AC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b/>
          <w:bCs/>
          <w:sz w:val="24"/>
          <w:szCs w:val="24"/>
        </w:rPr>
        <w:t>f</w:t>
      </w:r>
      <w:r w:rsidR="001E6238" w:rsidRPr="00BA4CFA">
        <w:rPr>
          <w:rFonts w:ascii="Arial" w:hAnsi="Arial" w:cs="Arial"/>
          <w:b/>
          <w:bCs/>
          <w:sz w:val="24"/>
          <w:szCs w:val="24"/>
        </w:rPr>
        <w:t xml:space="preserve">) Estimar o Modelo de Efeitos Aleatórios e interpretar os </w:t>
      </w:r>
      <w:r w:rsidR="0093017E" w:rsidRPr="00BA4CFA">
        <w:rPr>
          <w:rFonts w:ascii="Arial" w:hAnsi="Arial" w:cs="Arial"/>
          <w:b/>
          <w:bCs/>
          <w:sz w:val="24"/>
          <w:szCs w:val="24"/>
        </w:rPr>
        <w:t xml:space="preserve">principais </w:t>
      </w:r>
      <w:r w:rsidR="001E6238" w:rsidRPr="00BA4CFA">
        <w:rPr>
          <w:rFonts w:ascii="Arial" w:hAnsi="Arial" w:cs="Arial"/>
          <w:b/>
          <w:bCs/>
          <w:sz w:val="24"/>
          <w:szCs w:val="24"/>
        </w:rPr>
        <w:t>resultados.</w:t>
      </w:r>
    </w:p>
    <w:p w14:paraId="1F93460B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Modelo 7: Efeitos-aleatórios (GLS), usando 72 observações</w:t>
      </w:r>
    </w:p>
    <w:p w14:paraId="6FF2C6F2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Incluídas 6 unidades de corte transversal</w:t>
      </w:r>
    </w:p>
    <w:p w14:paraId="4FC71F89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Comprimento da série temporal = 12</w:t>
      </w:r>
    </w:p>
    <w:p w14:paraId="25119AB8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Variável dependente: InflaAAo</w:t>
      </w:r>
    </w:p>
    <w:p w14:paraId="2F69576B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366"/>
        <w:gridCol w:w="1434"/>
        <w:gridCol w:w="500"/>
      </w:tblGrid>
      <w:tr w:rsidR="00BA7ACB" w:rsidRPr="00BA7ACB" w14:paraId="2F5C6D39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74B5DC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59F7E2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Coeficiente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387695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Erro Padrão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CE169C7" w14:textId="31532706" w:rsidR="00BA7ACB" w:rsidRPr="00BA7ACB" w:rsidRDefault="00A82BDF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49FE">
              <w:rPr>
                <w:rFonts w:ascii="Arial" w:hAnsi="Arial" w:cs="Arial"/>
                <w:sz w:val="24"/>
                <w:szCs w:val="24"/>
              </w:rPr>
              <w:t>Z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7EA3C71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p-valor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C19A85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66483A98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7D6E62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const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48DDE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−30,1752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874EDE9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36,0500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8D7D01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−0,8370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0A5626DF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0,4026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61DF4E2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297F8065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BFCD7C5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l_ProxyPetro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EE98C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2,76733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66E51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2,04967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76EF64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1,350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06E9C1C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0,1770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50BACE0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48A6EE48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B6D7AF6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l_PIB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12E1C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0,850793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6D0BF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3,67004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2770560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0,2318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1BA006F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0,8167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6538A1E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7ACB" w:rsidRPr="00BA7ACB" w14:paraId="7BC2C98E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7102D2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Juros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A1FC33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−0,368389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551D1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0,101288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B4A297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−3,637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67267F58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0,0003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AF0323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  <w:tr w:rsidR="00BA7ACB" w:rsidRPr="00BA7ACB" w14:paraId="0650A69C" w14:textId="77777777" w:rsidTr="004726C2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ABB568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l_CAmbio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F3625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5,79788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0F9F35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1,17705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D5B8FB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4,926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</w:tcPr>
          <w:p w14:paraId="6CA63D8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4093EF50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***</w:t>
            </w:r>
          </w:p>
        </w:tc>
      </w:tr>
    </w:tbl>
    <w:p w14:paraId="5F145A47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BA7ACB" w:rsidRPr="00BA7ACB" w14:paraId="4ED06D7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AD84B0F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Média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C43C3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10,60317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45F10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3D63F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D.P. var. dependente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5314929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12,32823</w:t>
            </w:r>
          </w:p>
        </w:tc>
      </w:tr>
      <w:tr w:rsidR="00BA7ACB" w:rsidRPr="00BA7ACB" w14:paraId="3ED1B7B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D04DB61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Soma resíd. quadrados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E60EDF5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37051,33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795A20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276A298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E.P. da regressão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C485AD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23,34250</w:t>
            </w:r>
          </w:p>
        </w:tc>
      </w:tr>
      <w:tr w:rsidR="00BA7ACB" w:rsidRPr="00BA7ACB" w14:paraId="040771B5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E8261A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Log da verossimilhança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AE9A3B4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−326,9257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03A0E4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E42841F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Critério de Akaike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8D37A4C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663,8515</w:t>
            </w:r>
          </w:p>
        </w:tc>
      </w:tr>
      <w:tr w:rsidR="00BA7ACB" w:rsidRPr="00BA7ACB" w14:paraId="00AE7D29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CA1D3CB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Critério de Schwarz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746DE93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675,2348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4D58059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A9B318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Critério Hannan-Quinn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248749E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668,3832</w:t>
            </w:r>
          </w:p>
        </w:tc>
      </w:tr>
      <w:tr w:rsidR="00BA7ACB" w:rsidRPr="00BA7ACB" w14:paraId="0476A13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104445E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lastRenderedPageBreak/>
              <w:t>rô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BFA603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0,008228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2509A8D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9460EC7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>Durbin-Watson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FB1D64A" w14:textId="77777777" w:rsidR="00BA7ACB" w:rsidRPr="00BA7ACB" w:rsidRDefault="00BA7ACB" w:rsidP="00B849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7ACB">
              <w:rPr>
                <w:rFonts w:ascii="Arial" w:hAnsi="Arial" w:cs="Arial"/>
                <w:sz w:val="24"/>
                <w:szCs w:val="24"/>
              </w:rPr>
              <w:t xml:space="preserve"> 1,872651</w:t>
            </w:r>
          </w:p>
        </w:tc>
      </w:tr>
    </w:tbl>
    <w:p w14:paraId="56145828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586DCCE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1D1C8B8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ab/>
        <w:t>'Por entre' a variância = 148,925</w:t>
      </w:r>
    </w:p>
    <w:p w14:paraId="680DF450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ab/>
        <w:t>'Por dentro' da variância = 18,3419</w:t>
      </w:r>
    </w:p>
    <w:p w14:paraId="7A62871D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ab/>
        <w:t>teta utilizado para quasi-desmediação = 0,899207</w:t>
      </w:r>
    </w:p>
    <w:p w14:paraId="30E66384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Teste conjunto nos regressores designados -</w:t>
      </w:r>
    </w:p>
    <w:p w14:paraId="11847BB9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Estatística de teste assintótica: Qui-quadrado(4) = 40,8421</w:t>
      </w:r>
    </w:p>
    <w:p w14:paraId="228B2799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com p-valor = 2,89791e-08</w:t>
      </w:r>
    </w:p>
    <w:p w14:paraId="4F7AE5AF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8CA40E4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Teste de Breusch-Pagan -</w:t>
      </w:r>
    </w:p>
    <w:p w14:paraId="42284E42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Hipótese nula: Variância do erro de unidade-específica = 0</w:t>
      </w:r>
    </w:p>
    <w:p w14:paraId="1F4F153E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Estatística de teste assintótica: Qui-quadrado(1) = 114,393</w:t>
      </w:r>
    </w:p>
    <w:p w14:paraId="37EEA824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com p-valor = 1,0689e-26</w:t>
      </w:r>
    </w:p>
    <w:p w14:paraId="59B544E5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A20DA8A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>Teste de Hausman -</w:t>
      </w:r>
    </w:p>
    <w:p w14:paraId="796C8F56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Hipótese nula: As estimativas GLS são consistentes</w:t>
      </w:r>
    </w:p>
    <w:p w14:paraId="54C3C0B7" w14:textId="77777777" w:rsidR="00BA7ACB" w:rsidRPr="00BA7ACB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A7ACB">
        <w:rPr>
          <w:rFonts w:ascii="Arial" w:hAnsi="Arial" w:cs="Arial"/>
          <w:sz w:val="24"/>
          <w:szCs w:val="24"/>
        </w:rPr>
        <w:t xml:space="preserve"> Estatística de teste assintótica: Qui-quadrado(3) = 29,3198</w:t>
      </w:r>
    </w:p>
    <w:p w14:paraId="7A866A02" w14:textId="0F6CB3AB" w:rsidR="746CB4BF" w:rsidRPr="00BA4CFA" w:rsidRDefault="00BA7ACB" w:rsidP="00B84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B849FE">
        <w:rPr>
          <w:rFonts w:ascii="Arial" w:hAnsi="Arial" w:cs="Arial"/>
          <w:sz w:val="24"/>
          <w:szCs w:val="24"/>
        </w:rPr>
        <w:t xml:space="preserve"> com p-valor = 1,91836e-06</w:t>
      </w:r>
    </w:p>
    <w:p w14:paraId="4E43FD9A" w14:textId="77777777" w:rsidR="00A2311A" w:rsidRDefault="00A2311A" w:rsidP="00CC198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8F70C5" w14:textId="77777777" w:rsidR="00CC1984" w:rsidRPr="00A2311A" w:rsidRDefault="00CC1984" w:rsidP="00A2311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311A">
        <w:rPr>
          <w:rFonts w:ascii="Arial" w:hAnsi="Arial" w:cs="Arial"/>
          <w:b/>
          <w:bCs/>
          <w:sz w:val="24"/>
          <w:szCs w:val="24"/>
        </w:rPr>
        <w:t>Magnitude dos Coeficientes</w:t>
      </w:r>
    </w:p>
    <w:p w14:paraId="60E62283" w14:textId="5AAE0DF4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β0 (constante): -</w:t>
      </w:r>
      <w:r w:rsidR="72B54DC6" w:rsidRPr="00BA4CFA">
        <w:rPr>
          <w:rFonts w:ascii="Arial" w:hAnsi="Arial" w:cs="Arial"/>
          <w:sz w:val="24"/>
          <w:szCs w:val="24"/>
        </w:rPr>
        <w:t>30,18</w:t>
      </w:r>
      <w:r w:rsidRPr="00BA4CFA">
        <w:rPr>
          <w:rFonts w:ascii="Arial" w:hAnsi="Arial" w:cs="Arial"/>
          <w:sz w:val="24"/>
          <w:szCs w:val="24"/>
        </w:rPr>
        <w:t xml:space="preserve"> – Em média, a taxa de inflação é de -</w:t>
      </w:r>
      <w:r w:rsidR="277747BA" w:rsidRPr="00BA4CFA">
        <w:rPr>
          <w:rFonts w:ascii="Arial" w:hAnsi="Arial" w:cs="Arial"/>
          <w:sz w:val="24"/>
          <w:szCs w:val="24"/>
        </w:rPr>
        <w:t>30</w:t>
      </w:r>
      <w:r w:rsidRPr="00BA4CFA">
        <w:rPr>
          <w:rFonts w:ascii="Arial" w:hAnsi="Arial" w:cs="Arial"/>
          <w:sz w:val="24"/>
          <w:szCs w:val="24"/>
        </w:rPr>
        <w:t>,</w:t>
      </w:r>
      <w:r w:rsidR="648A066C" w:rsidRPr="00BA4CFA">
        <w:rPr>
          <w:rFonts w:ascii="Arial" w:hAnsi="Arial" w:cs="Arial"/>
          <w:sz w:val="24"/>
          <w:szCs w:val="24"/>
        </w:rPr>
        <w:t>18</w:t>
      </w:r>
      <w:r w:rsidRPr="00BA4CFA">
        <w:rPr>
          <w:rFonts w:ascii="Arial" w:hAnsi="Arial" w:cs="Arial"/>
          <w:sz w:val="24"/>
          <w:szCs w:val="24"/>
        </w:rPr>
        <w:t>%, quando o preço do barril do petróleo, a taxa de câmbio, o PIB per capita e a taxa de juros real são iguais a zero.</w:t>
      </w:r>
    </w:p>
    <w:p w14:paraId="77C6D99F" w14:textId="63FA5551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β1 (Preço do barril do petróleo): </w:t>
      </w:r>
      <w:r w:rsidR="5D0B3B85" w:rsidRPr="00BA4CFA">
        <w:rPr>
          <w:rFonts w:ascii="Arial" w:hAnsi="Arial" w:cs="Arial"/>
          <w:sz w:val="24"/>
          <w:szCs w:val="24"/>
        </w:rPr>
        <w:t>2</w:t>
      </w:r>
      <w:r w:rsidRPr="00BA4CFA">
        <w:rPr>
          <w:rFonts w:ascii="Arial" w:hAnsi="Arial" w:cs="Arial"/>
          <w:sz w:val="24"/>
          <w:szCs w:val="24"/>
        </w:rPr>
        <w:t>,</w:t>
      </w:r>
      <w:r w:rsidR="4977832D" w:rsidRPr="00BA4CFA">
        <w:rPr>
          <w:rFonts w:ascii="Arial" w:hAnsi="Arial" w:cs="Arial"/>
          <w:sz w:val="24"/>
          <w:szCs w:val="24"/>
        </w:rPr>
        <w:t>77</w:t>
      </w:r>
      <w:r w:rsidRPr="00BA4CFA">
        <w:rPr>
          <w:rFonts w:ascii="Arial" w:hAnsi="Arial" w:cs="Arial"/>
          <w:sz w:val="24"/>
          <w:szCs w:val="24"/>
        </w:rPr>
        <w:t xml:space="preserve"> – O aumento de um 1% no preço do barril do petróleo aumenta a taxa de inflação em 0,0</w:t>
      </w:r>
      <w:r w:rsidR="5FB430E8" w:rsidRPr="00BA4CFA">
        <w:rPr>
          <w:rFonts w:ascii="Arial" w:hAnsi="Arial" w:cs="Arial"/>
          <w:sz w:val="24"/>
          <w:szCs w:val="24"/>
        </w:rPr>
        <w:t>2767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2297A765" w14:textId="14D2A2E9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β2 (PIB per capita): </w:t>
      </w:r>
      <w:r w:rsidR="3B513918" w:rsidRPr="00BA4CFA">
        <w:rPr>
          <w:rFonts w:ascii="Arial" w:hAnsi="Arial" w:cs="Arial"/>
          <w:sz w:val="24"/>
          <w:szCs w:val="24"/>
        </w:rPr>
        <w:t>0</w:t>
      </w:r>
      <w:r w:rsidRPr="00BA4CFA">
        <w:rPr>
          <w:rFonts w:ascii="Arial" w:hAnsi="Arial" w:cs="Arial"/>
          <w:sz w:val="24"/>
          <w:szCs w:val="24"/>
        </w:rPr>
        <w:t>,8</w:t>
      </w:r>
      <w:r w:rsidR="25F3DAB4" w:rsidRPr="00BA4CFA">
        <w:rPr>
          <w:rFonts w:ascii="Arial" w:hAnsi="Arial" w:cs="Arial"/>
          <w:sz w:val="24"/>
          <w:szCs w:val="24"/>
        </w:rPr>
        <w:t>508</w:t>
      </w:r>
      <w:r w:rsidRPr="00BA4CFA">
        <w:rPr>
          <w:rFonts w:ascii="Arial" w:hAnsi="Arial" w:cs="Arial"/>
          <w:sz w:val="24"/>
          <w:szCs w:val="24"/>
        </w:rPr>
        <w:t xml:space="preserve"> – O aumento de 1% no PIB per capita aumenta a taxa de inflação em 0,0</w:t>
      </w:r>
      <w:r w:rsidR="0845CE39" w:rsidRPr="00BA4CFA">
        <w:rPr>
          <w:rFonts w:ascii="Arial" w:hAnsi="Arial" w:cs="Arial"/>
          <w:sz w:val="24"/>
          <w:szCs w:val="24"/>
        </w:rPr>
        <w:t>08508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2EFD8045" w14:textId="5650FC27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(Juros): -0,</w:t>
      </w:r>
      <w:r w:rsidR="3E807900" w:rsidRPr="00BA4CFA">
        <w:rPr>
          <w:rFonts w:ascii="Arial" w:hAnsi="Arial" w:cs="Arial"/>
          <w:sz w:val="24"/>
          <w:szCs w:val="24"/>
        </w:rPr>
        <w:t>3684</w:t>
      </w:r>
      <w:r w:rsidRPr="00BA4CFA">
        <w:rPr>
          <w:rFonts w:ascii="Arial" w:hAnsi="Arial" w:cs="Arial"/>
          <w:sz w:val="24"/>
          <w:szCs w:val="24"/>
        </w:rPr>
        <w:t xml:space="preserve"> – O aumento de 1 ponto percentual na taxa de juros </w:t>
      </w:r>
      <w:r w:rsidR="00A2311A">
        <w:rPr>
          <w:rFonts w:ascii="Arial" w:hAnsi="Arial" w:cs="Arial"/>
          <w:sz w:val="24"/>
          <w:szCs w:val="24"/>
        </w:rPr>
        <w:t xml:space="preserve">real </w:t>
      </w:r>
      <w:r w:rsidRPr="00BA4CFA">
        <w:rPr>
          <w:rFonts w:ascii="Arial" w:hAnsi="Arial" w:cs="Arial"/>
          <w:sz w:val="24"/>
          <w:szCs w:val="24"/>
        </w:rPr>
        <w:t>diminui a taxa de inflação em 0,</w:t>
      </w:r>
      <w:r w:rsidR="59485227" w:rsidRPr="00BA4CFA">
        <w:rPr>
          <w:rFonts w:ascii="Arial" w:hAnsi="Arial" w:cs="Arial"/>
          <w:sz w:val="24"/>
          <w:szCs w:val="24"/>
        </w:rPr>
        <w:t>3684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4E2EA1D8" w14:textId="0007CB14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β4 (Câmbio): </w:t>
      </w:r>
      <w:r w:rsidR="7F01934B" w:rsidRPr="00BA4CFA">
        <w:rPr>
          <w:rFonts w:ascii="Arial" w:hAnsi="Arial" w:cs="Arial"/>
          <w:sz w:val="24"/>
          <w:szCs w:val="24"/>
        </w:rPr>
        <w:t>5</w:t>
      </w:r>
      <w:r w:rsidRPr="00BA4CFA">
        <w:rPr>
          <w:rFonts w:ascii="Arial" w:hAnsi="Arial" w:cs="Arial"/>
          <w:sz w:val="24"/>
          <w:szCs w:val="24"/>
        </w:rPr>
        <w:t>,</w:t>
      </w:r>
      <w:r w:rsidR="56D4B621" w:rsidRPr="00BA4CFA">
        <w:rPr>
          <w:rFonts w:ascii="Arial" w:hAnsi="Arial" w:cs="Arial"/>
          <w:sz w:val="24"/>
          <w:szCs w:val="24"/>
        </w:rPr>
        <w:t>79</w:t>
      </w:r>
      <w:r w:rsidR="2566F417" w:rsidRPr="00BA4CFA">
        <w:rPr>
          <w:rFonts w:ascii="Arial" w:hAnsi="Arial" w:cs="Arial"/>
          <w:sz w:val="24"/>
          <w:szCs w:val="24"/>
        </w:rPr>
        <w:t>8</w:t>
      </w:r>
      <w:r w:rsidRPr="00BA4CFA">
        <w:rPr>
          <w:rFonts w:ascii="Arial" w:hAnsi="Arial" w:cs="Arial"/>
          <w:sz w:val="24"/>
          <w:szCs w:val="24"/>
        </w:rPr>
        <w:t xml:space="preserve"> – O aumento de 1% na taxa de câmbio aumenta a taxa de inflação em 0,0</w:t>
      </w:r>
      <w:r w:rsidR="1E72A51B" w:rsidRPr="00BA4CFA">
        <w:rPr>
          <w:rFonts w:ascii="Arial" w:hAnsi="Arial" w:cs="Arial"/>
          <w:sz w:val="24"/>
          <w:szCs w:val="24"/>
        </w:rPr>
        <w:t>5798</w:t>
      </w:r>
      <w:r w:rsidRPr="00BA4CFA">
        <w:rPr>
          <w:rFonts w:ascii="Arial" w:hAnsi="Arial" w:cs="Arial"/>
          <w:sz w:val="24"/>
          <w:szCs w:val="24"/>
        </w:rPr>
        <w:t xml:space="preserve"> pontos percentuais, mantendo as demais variáveis constantes.</w:t>
      </w:r>
    </w:p>
    <w:p w14:paraId="6E03BFF2" w14:textId="77777777" w:rsidR="00CC1984" w:rsidRPr="00A2311A" w:rsidRDefault="00CC1984" w:rsidP="00A2311A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2311A">
        <w:rPr>
          <w:rFonts w:ascii="Arial" w:hAnsi="Arial" w:cs="Arial"/>
          <w:b/>
          <w:bCs/>
          <w:sz w:val="24"/>
          <w:szCs w:val="24"/>
        </w:rPr>
        <w:t xml:space="preserve">Significância Estatística </w:t>
      </w:r>
    </w:p>
    <w:p w14:paraId="20E79702" w14:textId="55E9660A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β0 (constante): p-valor = </w:t>
      </w:r>
      <w:r w:rsidR="004F752C" w:rsidRPr="00BA4CFA">
        <w:rPr>
          <w:rFonts w:ascii="Arial" w:hAnsi="Arial" w:cs="Arial"/>
          <w:sz w:val="24"/>
          <w:szCs w:val="24"/>
        </w:rPr>
        <w:t>0,4026</w:t>
      </w:r>
      <w:r w:rsidRPr="00BA4CFA">
        <w:rPr>
          <w:rFonts w:ascii="Arial" w:hAnsi="Arial" w:cs="Arial"/>
          <w:sz w:val="24"/>
          <w:szCs w:val="24"/>
        </w:rPr>
        <w:t xml:space="preserve"> – O parâmetro </w:t>
      </w:r>
      <w:r w:rsidR="00B10DDB" w:rsidRPr="00BA4CFA">
        <w:rPr>
          <w:rFonts w:ascii="Arial" w:hAnsi="Arial" w:cs="Arial"/>
          <w:sz w:val="24"/>
          <w:szCs w:val="24"/>
        </w:rPr>
        <w:t xml:space="preserve">não </w:t>
      </w:r>
      <w:r w:rsidRPr="00BA4CFA">
        <w:rPr>
          <w:rFonts w:ascii="Arial" w:hAnsi="Arial" w:cs="Arial"/>
          <w:sz w:val="24"/>
          <w:szCs w:val="24"/>
        </w:rPr>
        <w:t xml:space="preserve">é estatisticamente significante. </w:t>
      </w:r>
      <w:r w:rsidR="00B10DDB" w:rsidRPr="00BA4CFA">
        <w:rPr>
          <w:rFonts w:ascii="Arial" w:hAnsi="Arial" w:cs="Arial"/>
          <w:sz w:val="24"/>
          <w:szCs w:val="24"/>
        </w:rPr>
        <w:t>Não r</w:t>
      </w:r>
      <w:r w:rsidRPr="00BA4CFA">
        <w:rPr>
          <w:rFonts w:ascii="Arial" w:hAnsi="Arial" w:cs="Arial"/>
          <w:sz w:val="24"/>
          <w:szCs w:val="24"/>
        </w:rPr>
        <w:t>ejeita-se a hipótese nula, logo, a taxa de inflação pode ser igual a zero.</w:t>
      </w:r>
    </w:p>
    <w:p w14:paraId="6F98F75F" w14:textId="47C1A164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β1 (Preço do barril do petróleo): p-valor = 0,</w:t>
      </w:r>
      <w:r w:rsidR="00293B0C" w:rsidRPr="00BA4CFA">
        <w:rPr>
          <w:rFonts w:ascii="Arial" w:hAnsi="Arial" w:cs="Arial"/>
          <w:sz w:val="24"/>
          <w:szCs w:val="24"/>
        </w:rPr>
        <w:t>1770</w:t>
      </w:r>
      <w:r w:rsidRPr="00BA4CFA">
        <w:rPr>
          <w:rFonts w:ascii="Arial" w:hAnsi="Arial" w:cs="Arial"/>
          <w:sz w:val="24"/>
          <w:szCs w:val="24"/>
        </w:rPr>
        <w:t xml:space="preserve"> – O parâmetro </w:t>
      </w:r>
      <w:r w:rsidR="00CC2ED4" w:rsidRPr="00BA4CFA">
        <w:rPr>
          <w:rFonts w:ascii="Arial" w:hAnsi="Arial" w:cs="Arial"/>
          <w:sz w:val="24"/>
          <w:szCs w:val="24"/>
        </w:rPr>
        <w:t xml:space="preserve">não </w:t>
      </w:r>
      <w:r w:rsidRPr="00BA4CFA">
        <w:rPr>
          <w:rFonts w:ascii="Arial" w:hAnsi="Arial" w:cs="Arial"/>
          <w:sz w:val="24"/>
          <w:szCs w:val="24"/>
        </w:rPr>
        <w:t xml:space="preserve">é estatisticamente significante. </w:t>
      </w:r>
      <w:r w:rsidR="00D67DF7" w:rsidRPr="00BA4CFA">
        <w:rPr>
          <w:rFonts w:ascii="Arial" w:hAnsi="Arial" w:cs="Arial"/>
          <w:sz w:val="24"/>
          <w:szCs w:val="24"/>
        </w:rPr>
        <w:t>Não r</w:t>
      </w:r>
      <w:r w:rsidRPr="00BA4CFA">
        <w:rPr>
          <w:rFonts w:ascii="Arial" w:hAnsi="Arial" w:cs="Arial"/>
          <w:sz w:val="24"/>
          <w:szCs w:val="24"/>
        </w:rPr>
        <w:t>ejeita-se a hipótese nula, ou seja, o preço do barril do petróleo pode não afetar a taxa de inflação.</w:t>
      </w:r>
    </w:p>
    <w:p w14:paraId="5A56FAEF" w14:textId="67E8A543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lastRenderedPageBreak/>
        <w:t>β2 (PIB per capita): p-valor = 0,</w:t>
      </w:r>
      <w:r w:rsidR="00CC2F32" w:rsidRPr="00BA4CFA">
        <w:rPr>
          <w:rFonts w:ascii="Arial" w:hAnsi="Arial" w:cs="Arial"/>
          <w:sz w:val="24"/>
          <w:szCs w:val="24"/>
        </w:rPr>
        <w:t>8167</w:t>
      </w:r>
      <w:r w:rsidRPr="00BA4CFA">
        <w:rPr>
          <w:rFonts w:ascii="Arial" w:hAnsi="Arial" w:cs="Arial"/>
          <w:sz w:val="24"/>
          <w:szCs w:val="24"/>
        </w:rPr>
        <w:t xml:space="preserve"> – O parâmetro não é estatisticamente significante. Não rejeita-se a hipótese nula, ou seja, o PIB per capita pode não afetar a taxa de inflação. </w:t>
      </w:r>
    </w:p>
    <w:p w14:paraId="55E593BD" w14:textId="33F3AFD7" w:rsidR="00CC1984" w:rsidRPr="00BA4CFA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β3 (Juros) – p-valor = 0</w:t>
      </w:r>
      <w:r w:rsidR="009712D6" w:rsidRPr="00BA4CFA">
        <w:rPr>
          <w:rFonts w:ascii="Arial" w:hAnsi="Arial" w:cs="Arial"/>
          <w:sz w:val="24"/>
          <w:szCs w:val="24"/>
        </w:rPr>
        <w:t>,0003</w:t>
      </w:r>
      <w:r w:rsidRPr="00BA4CFA">
        <w:rPr>
          <w:rFonts w:ascii="Arial" w:hAnsi="Arial" w:cs="Arial"/>
          <w:sz w:val="24"/>
          <w:szCs w:val="24"/>
        </w:rPr>
        <w:t xml:space="preserve"> – O parâmetro é estatisticamente significante ao nível de 1%. Rejeita-se a hipótese nula, ou seja, a taxa de juros real pode afetar a taxa de inflação.</w:t>
      </w:r>
    </w:p>
    <w:p w14:paraId="10EA3C61" w14:textId="0956D62E" w:rsidR="00E13055" w:rsidRPr="004F4983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β4 (Câmbio) – p-valor = </w:t>
      </w:r>
      <w:r w:rsidR="00BA6288" w:rsidRPr="00BA4CFA">
        <w:rPr>
          <w:rFonts w:ascii="Arial" w:hAnsi="Arial" w:cs="Arial"/>
          <w:sz w:val="24"/>
          <w:szCs w:val="24"/>
        </w:rPr>
        <w:t xml:space="preserve">8,40e-07 </w:t>
      </w:r>
      <w:r w:rsidRPr="00BA4CFA">
        <w:rPr>
          <w:rFonts w:ascii="Arial" w:hAnsi="Arial" w:cs="Arial"/>
          <w:sz w:val="24"/>
          <w:szCs w:val="24"/>
        </w:rPr>
        <w:t>– O parâmetro é estatisticamente significante ao nível de 1%. Rejeita-se a hipótese nula, ou seja, a taxa de câmbio pode afetar a taxa de inflação.</w:t>
      </w:r>
    </w:p>
    <w:p w14:paraId="54BE2503" w14:textId="77777777" w:rsidR="00CC1984" w:rsidRPr="005237B2" w:rsidRDefault="00CC1984" w:rsidP="005237B2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237B2">
        <w:rPr>
          <w:rFonts w:ascii="Arial" w:hAnsi="Arial" w:cs="Arial"/>
          <w:b/>
          <w:bCs/>
          <w:sz w:val="24"/>
          <w:szCs w:val="24"/>
        </w:rPr>
        <w:t>Autocorrelação</w:t>
      </w:r>
    </w:p>
    <w:p w14:paraId="70CEC3C4" w14:textId="2BE1DBB3" w:rsidR="00CC1984" w:rsidRPr="008312ED" w:rsidRDefault="00CC1984" w:rsidP="00CC198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O Teste de Durbin-Watson apresenta valor estimado de 1,8</w:t>
      </w:r>
      <w:r w:rsidR="342557C7" w:rsidRPr="00BA4CFA">
        <w:rPr>
          <w:rFonts w:ascii="Arial" w:hAnsi="Arial" w:cs="Arial"/>
          <w:sz w:val="24"/>
          <w:szCs w:val="24"/>
        </w:rPr>
        <w:t>7</w:t>
      </w:r>
      <w:r w:rsidRPr="00BA4CFA">
        <w:rPr>
          <w:rFonts w:ascii="Arial" w:hAnsi="Arial" w:cs="Arial"/>
          <w:sz w:val="24"/>
          <w:szCs w:val="24"/>
        </w:rPr>
        <w:t>, ou seja, não há indícios de autocorrelação serial nos resíduos.</w:t>
      </w:r>
    </w:p>
    <w:p w14:paraId="7F0CB9F2" w14:textId="0DEFEB36" w:rsidR="00A51CDA" w:rsidRPr="008312ED" w:rsidRDefault="00A51CDA" w:rsidP="008312E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312ED">
        <w:rPr>
          <w:rFonts w:ascii="Arial" w:hAnsi="Arial" w:cs="Arial"/>
          <w:b/>
          <w:bCs/>
          <w:sz w:val="24"/>
          <w:szCs w:val="24"/>
        </w:rPr>
        <w:t>Te</w:t>
      </w:r>
      <w:r w:rsidR="00CB1013" w:rsidRPr="008312ED">
        <w:rPr>
          <w:rFonts w:ascii="Arial" w:hAnsi="Arial" w:cs="Arial"/>
          <w:b/>
          <w:bCs/>
          <w:sz w:val="24"/>
          <w:szCs w:val="24"/>
        </w:rPr>
        <w:t>ta utilizado para quase-desmediação</w:t>
      </w:r>
      <w:r w:rsidR="00ED4797" w:rsidRPr="008312ED">
        <w:rPr>
          <w:rFonts w:ascii="Arial" w:hAnsi="Arial" w:cs="Arial"/>
          <w:b/>
          <w:bCs/>
          <w:sz w:val="24"/>
          <w:szCs w:val="24"/>
        </w:rPr>
        <w:t xml:space="preserve">  = </w:t>
      </w:r>
      <w:r w:rsidR="00ED4797" w:rsidRPr="008312ED">
        <w:rPr>
          <w:rFonts w:ascii="Arial" w:hAnsi="Arial" w:cs="Arial"/>
          <w:sz w:val="24"/>
          <w:szCs w:val="24"/>
        </w:rPr>
        <w:t>0,899207</w:t>
      </w:r>
    </w:p>
    <w:p w14:paraId="25967EF7" w14:textId="11846C95" w:rsidR="00A51CDA" w:rsidRPr="00BA4CFA" w:rsidRDefault="009B531E" w:rsidP="00CC1984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Dado o valor de teta (ou λ), podemos afirmar que o modelo se aproxima de um modelo de efeitos fixos</w:t>
      </w:r>
      <w:r w:rsidR="00E24F47" w:rsidRPr="00BA4CFA">
        <w:rPr>
          <w:rFonts w:ascii="Arial" w:hAnsi="Arial" w:cs="Arial"/>
          <w:sz w:val="24"/>
          <w:szCs w:val="24"/>
        </w:rPr>
        <w:t>.</w:t>
      </w:r>
    </w:p>
    <w:p w14:paraId="47391A88" w14:textId="77777777" w:rsidR="00CC1984" w:rsidRPr="001623B4" w:rsidRDefault="00CC1984" w:rsidP="001623B4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623B4">
        <w:rPr>
          <w:rFonts w:ascii="Arial" w:hAnsi="Arial" w:cs="Arial"/>
          <w:b/>
          <w:bCs/>
          <w:sz w:val="24"/>
          <w:szCs w:val="24"/>
        </w:rPr>
        <w:t>Teste conjunto nos regressores designados</w:t>
      </w:r>
    </w:p>
    <w:p w14:paraId="74BBB5A2" w14:textId="59BCE312" w:rsidR="00CC1984" w:rsidRPr="00BA4CFA" w:rsidRDefault="00CC1984" w:rsidP="390D547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Rejeitamos a hipótese nula, considerando o p-valor = </w:t>
      </w:r>
      <w:r w:rsidR="57D499C5" w:rsidRPr="00BA4CFA">
        <w:rPr>
          <w:rFonts w:ascii="Arial" w:hAnsi="Arial" w:cs="Arial"/>
          <w:sz w:val="24"/>
          <w:szCs w:val="24"/>
        </w:rPr>
        <w:t>2,89791e-08</w:t>
      </w:r>
      <w:r w:rsidRPr="00BA4CFA">
        <w:rPr>
          <w:rFonts w:ascii="Arial" w:hAnsi="Arial" w:cs="Arial"/>
          <w:sz w:val="24"/>
          <w:szCs w:val="24"/>
        </w:rPr>
        <w:t xml:space="preserve"> ao nível de significância de 1%, ou seja, o modelo utilizado é adequado, não sendo necessário excluir uma das variáveis utilizadas</w:t>
      </w:r>
      <w:r w:rsidR="009D6BD1" w:rsidRPr="00BA4CFA">
        <w:rPr>
          <w:rFonts w:ascii="Arial" w:hAnsi="Arial" w:cs="Arial"/>
          <w:sz w:val="24"/>
          <w:szCs w:val="24"/>
        </w:rPr>
        <w:t>.</w:t>
      </w:r>
    </w:p>
    <w:p w14:paraId="178D36C4" w14:textId="2A6155CC" w:rsidR="16819960" w:rsidRPr="001205A8" w:rsidRDefault="16819960" w:rsidP="001205A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205A8">
        <w:rPr>
          <w:rFonts w:ascii="Arial" w:hAnsi="Arial" w:cs="Arial"/>
          <w:b/>
          <w:bCs/>
          <w:sz w:val="24"/>
          <w:szCs w:val="24"/>
        </w:rPr>
        <w:t>Teste de Breusch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>-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Pagan 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 xml:space="preserve">para comparação entre 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MQO 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>e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 Efeitos </w:t>
      </w:r>
      <w:r w:rsidR="00F85220" w:rsidRPr="001205A8">
        <w:rPr>
          <w:rFonts w:ascii="Arial" w:hAnsi="Arial" w:cs="Arial"/>
          <w:b/>
          <w:bCs/>
          <w:sz w:val="24"/>
          <w:szCs w:val="24"/>
        </w:rPr>
        <w:t>A</w:t>
      </w:r>
      <w:r w:rsidRPr="001205A8">
        <w:rPr>
          <w:rFonts w:ascii="Arial" w:hAnsi="Arial" w:cs="Arial"/>
          <w:b/>
          <w:bCs/>
          <w:sz w:val="24"/>
          <w:szCs w:val="24"/>
        </w:rPr>
        <w:t>leatórios</w:t>
      </w:r>
    </w:p>
    <w:p w14:paraId="436CBF31" w14:textId="395D85C9" w:rsidR="16819960" w:rsidRPr="00BA4CFA" w:rsidRDefault="16819960" w:rsidP="756F2E55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>A hipótese nula do teste é que o modelo mais adequado seria o MQO agrupado. O p-valor obtido foi de 1,0689e-26, com isso rejeitamos a hipótese nula</w:t>
      </w:r>
      <w:r w:rsidR="76BEA09E" w:rsidRPr="00BA4CFA">
        <w:rPr>
          <w:rFonts w:ascii="Arial" w:hAnsi="Arial" w:cs="Arial"/>
          <w:sz w:val="24"/>
          <w:szCs w:val="24"/>
        </w:rPr>
        <w:t xml:space="preserve"> ao nível de significância de 1%</w:t>
      </w:r>
      <w:r w:rsidRPr="00BA4CFA">
        <w:rPr>
          <w:rFonts w:ascii="Arial" w:hAnsi="Arial" w:cs="Arial"/>
          <w:sz w:val="24"/>
          <w:szCs w:val="24"/>
        </w:rPr>
        <w:t>, o que indica que o modelo mais adequado seria o de Efeitos Aleatórios.</w:t>
      </w:r>
    </w:p>
    <w:p w14:paraId="291E1E55" w14:textId="5D949A50" w:rsidR="16819960" w:rsidRPr="001205A8" w:rsidRDefault="16819960" w:rsidP="001205A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205A8">
        <w:rPr>
          <w:rFonts w:ascii="Arial" w:hAnsi="Arial" w:cs="Arial"/>
          <w:b/>
          <w:bCs/>
          <w:sz w:val="24"/>
          <w:szCs w:val="24"/>
        </w:rPr>
        <w:t xml:space="preserve">Teste de Hausman </w:t>
      </w:r>
      <w:r w:rsidR="001623B4" w:rsidRPr="001205A8">
        <w:rPr>
          <w:rFonts w:ascii="Arial" w:hAnsi="Arial" w:cs="Arial"/>
          <w:b/>
          <w:bCs/>
          <w:sz w:val="24"/>
          <w:szCs w:val="24"/>
        </w:rPr>
        <w:t xml:space="preserve">para comparação entre </w:t>
      </w:r>
      <w:r w:rsidRPr="001205A8">
        <w:rPr>
          <w:rFonts w:ascii="Arial" w:hAnsi="Arial" w:cs="Arial"/>
          <w:b/>
          <w:bCs/>
          <w:sz w:val="24"/>
          <w:szCs w:val="24"/>
        </w:rPr>
        <w:t>Efeitos Fixos</w:t>
      </w:r>
      <w:r w:rsidR="001205A8" w:rsidRPr="001205A8">
        <w:rPr>
          <w:rFonts w:ascii="Arial" w:hAnsi="Arial" w:cs="Arial"/>
          <w:b/>
          <w:bCs/>
          <w:sz w:val="24"/>
          <w:szCs w:val="24"/>
        </w:rPr>
        <w:t xml:space="preserve"> e</w:t>
      </w:r>
      <w:r w:rsidRPr="001205A8">
        <w:rPr>
          <w:rFonts w:ascii="Arial" w:hAnsi="Arial" w:cs="Arial"/>
          <w:b/>
          <w:bCs/>
          <w:sz w:val="24"/>
          <w:szCs w:val="24"/>
        </w:rPr>
        <w:t xml:space="preserve"> Efeitos Aleatórios</w:t>
      </w:r>
    </w:p>
    <w:p w14:paraId="5A550985" w14:textId="5D9B743F" w:rsidR="7AF4FFCC" w:rsidRPr="00BA4CFA" w:rsidRDefault="16819960" w:rsidP="7AF4FFCC">
      <w:pPr>
        <w:jc w:val="both"/>
        <w:rPr>
          <w:rFonts w:ascii="Arial" w:hAnsi="Arial" w:cs="Arial"/>
          <w:sz w:val="24"/>
          <w:szCs w:val="24"/>
        </w:rPr>
      </w:pPr>
      <w:r w:rsidRPr="00BA4CFA">
        <w:rPr>
          <w:rFonts w:ascii="Arial" w:hAnsi="Arial" w:cs="Arial"/>
          <w:sz w:val="24"/>
          <w:szCs w:val="24"/>
        </w:rPr>
        <w:t xml:space="preserve">A hipótese nula do teste é que as estimativas GLS são consistentes. O p-valor obtido foi de </w:t>
      </w:r>
      <w:r w:rsidR="46597F7B" w:rsidRPr="00BA4CFA">
        <w:rPr>
          <w:rFonts w:ascii="Arial" w:hAnsi="Arial" w:cs="Arial"/>
          <w:sz w:val="24"/>
          <w:szCs w:val="24"/>
        </w:rPr>
        <w:t>1,91836e-06</w:t>
      </w:r>
      <w:r w:rsidRPr="00BA4CFA">
        <w:rPr>
          <w:rFonts w:ascii="Arial" w:hAnsi="Arial" w:cs="Arial"/>
          <w:sz w:val="24"/>
          <w:szCs w:val="24"/>
        </w:rPr>
        <w:t>, com isso rejeitamos a hipótese nula</w:t>
      </w:r>
      <w:r w:rsidR="17A318D5" w:rsidRPr="00BA4CFA">
        <w:rPr>
          <w:rFonts w:ascii="Arial" w:hAnsi="Arial" w:cs="Arial"/>
          <w:sz w:val="24"/>
          <w:szCs w:val="24"/>
        </w:rPr>
        <w:t xml:space="preserve"> ao nível de significância de 1%</w:t>
      </w:r>
      <w:r w:rsidRPr="00BA4CFA">
        <w:rPr>
          <w:rFonts w:ascii="Arial" w:hAnsi="Arial" w:cs="Arial"/>
          <w:sz w:val="24"/>
          <w:szCs w:val="24"/>
        </w:rPr>
        <w:t>, ou seja, o modelo mais eficiente seria o de Efeitos Fixos.</w:t>
      </w:r>
    </w:p>
    <w:p w14:paraId="53634529" w14:textId="67E83AA7" w:rsidR="61396FEE" w:rsidRPr="001205A8" w:rsidRDefault="007A5E0B" w:rsidP="001205A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205A8">
        <w:rPr>
          <w:rFonts w:ascii="Arial" w:hAnsi="Arial" w:cs="Arial"/>
          <w:b/>
          <w:bCs/>
          <w:sz w:val="24"/>
          <w:szCs w:val="24"/>
        </w:rPr>
        <w:t xml:space="preserve">Interceptos Verticais </w:t>
      </w:r>
    </w:p>
    <w:tbl>
      <w:tblPr>
        <w:tblW w:w="62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5"/>
      </w:tblGrid>
      <w:tr w:rsidR="007A5E0B" w:rsidRPr="007A5E0B" w14:paraId="09AE2008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36BDF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Argentina = -30,1752 + 27,3022 = -2,873</w:t>
            </w:r>
          </w:p>
        </w:tc>
      </w:tr>
      <w:tr w:rsidR="007A5E0B" w:rsidRPr="007A5E0B" w14:paraId="09A58C9E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F9A76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Bolivia = -30,1752 + 7,18155 = -22,99365</w:t>
            </w:r>
          </w:p>
        </w:tc>
      </w:tr>
      <w:tr w:rsidR="007A5E0B" w:rsidRPr="007A5E0B" w14:paraId="1E272199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44AB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Brasil = -30,1752 + 21,93741 = -8,23779</w:t>
            </w:r>
          </w:p>
        </w:tc>
      </w:tr>
      <w:tr w:rsidR="007A5E0B" w:rsidRPr="007A5E0B" w14:paraId="74AE010F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0BD60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Paraguai = -30,1752 + -29,56615 = -59,74135</w:t>
            </w:r>
          </w:p>
        </w:tc>
      </w:tr>
      <w:tr w:rsidR="007A5E0B" w:rsidRPr="007A5E0B" w14:paraId="05E3FEBA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9FF3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Uruguai = -30,1752 + 0,83775 = -29,33745</w:t>
            </w:r>
          </w:p>
        </w:tc>
      </w:tr>
      <w:tr w:rsidR="007A5E0B" w:rsidRPr="007A5E0B" w14:paraId="75B2F5AC" w14:textId="77777777" w:rsidTr="007A5E0B">
        <w:trPr>
          <w:trHeight w:val="278"/>
        </w:trPr>
        <w:tc>
          <w:tcPr>
            <w:tcW w:w="62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EA0F" w14:textId="77777777" w:rsidR="007A5E0B" w:rsidRPr="007A5E0B" w:rsidRDefault="007A5E0B" w:rsidP="007A5E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7A5E0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Intercepto Colombia = -30,1752 + -27,69276 = -57,86796</w:t>
            </w:r>
          </w:p>
        </w:tc>
      </w:tr>
    </w:tbl>
    <w:p w14:paraId="65CB9114" w14:textId="77777777" w:rsidR="007A5E0B" w:rsidRPr="007A5E0B" w:rsidRDefault="007A5E0B" w:rsidP="61396FEE">
      <w:pPr>
        <w:jc w:val="both"/>
        <w:rPr>
          <w:rFonts w:ascii="Arial" w:hAnsi="Arial" w:cs="Arial"/>
          <w:b/>
          <w:bCs/>
        </w:rPr>
      </w:pPr>
    </w:p>
    <w:p w14:paraId="23A9EFAD" w14:textId="09629088" w:rsidR="00576F8D" w:rsidRPr="00D65809" w:rsidRDefault="00576F8D" w:rsidP="00D65809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00576F8D" w:rsidRPr="00D65809" w:rsidSect="007F6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46022"/>
    <w:multiLevelType w:val="hybridMultilevel"/>
    <w:tmpl w:val="88EC38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756A2"/>
    <w:multiLevelType w:val="multilevel"/>
    <w:tmpl w:val="94A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40D96"/>
    <w:multiLevelType w:val="hybridMultilevel"/>
    <w:tmpl w:val="28941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03BE4"/>
    <w:multiLevelType w:val="hybridMultilevel"/>
    <w:tmpl w:val="B5DA0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F021E"/>
    <w:multiLevelType w:val="hybridMultilevel"/>
    <w:tmpl w:val="A4AE1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6AB45"/>
    <w:multiLevelType w:val="hybridMultilevel"/>
    <w:tmpl w:val="FFFFFFFF"/>
    <w:lvl w:ilvl="0" w:tplc="B7C0F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AB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162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4B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8ED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4E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83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8E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6B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B18E4"/>
    <w:multiLevelType w:val="hybridMultilevel"/>
    <w:tmpl w:val="1A84A7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DC0F11"/>
    <w:multiLevelType w:val="hybridMultilevel"/>
    <w:tmpl w:val="66C2B0D8"/>
    <w:lvl w:ilvl="0" w:tplc="C526FFE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17108B"/>
    <w:multiLevelType w:val="hybridMultilevel"/>
    <w:tmpl w:val="C22C9FF2"/>
    <w:lvl w:ilvl="0" w:tplc="7B6C4766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BF48DB"/>
    <w:multiLevelType w:val="hybridMultilevel"/>
    <w:tmpl w:val="265AB8E2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773134098">
    <w:abstractNumId w:val="6"/>
  </w:num>
  <w:num w:numId="2" w16cid:durableId="302782713">
    <w:abstractNumId w:val="8"/>
  </w:num>
  <w:num w:numId="3" w16cid:durableId="1968511853">
    <w:abstractNumId w:val="9"/>
  </w:num>
  <w:num w:numId="4" w16cid:durableId="1025523859">
    <w:abstractNumId w:val="7"/>
  </w:num>
  <w:num w:numId="5" w16cid:durableId="1971327949">
    <w:abstractNumId w:val="3"/>
  </w:num>
  <w:num w:numId="6" w16cid:durableId="592325304">
    <w:abstractNumId w:val="2"/>
  </w:num>
  <w:num w:numId="7" w16cid:durableId="1982735968">
    <w:abstractNumId w:val="1"/>
  </w:num>
  <w:num w:numId="8" w16cid:durableId="1916087764">
    <w:abstractNumId w:val="0"/>
  </w:num>
  <w:num w:numId="9" w16cid:durableId="1318998133">
    <w:abstractNumId w:val="4"/>
  </w:num>
  <w:num w:numId="10" w16cid:durableId="1448962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17C"/>
    <w:rsid w:val="00000889"/>
    <w:rsid w:val="00000F37"/>
    <w:rsid w:val="0000158C"/>
    <w:rsid w:val="0000233A"/>
    <w:rsid w:val="00002A6A"/>
    <w:rsid w:val="00005EFA"/>
    <w:rsid w:val="00006A3B"/>
    <w:rsid w:val="00006F21"/>
    <w:rsid w:val="00007B39"/>
    <w:rsid w:val="00010A0E"/>
    <w:rsid w:val="000111A7"/>
    <w:rsid w:val="00011A02"/>
    <w:rsid w:val="00012F35"/>
    <w:rsid w:val="00012F70"/>
    <w:rsid w:val="00014870"/>
    <w:rsid w:val="000160C7"/>
    <w:rsid w:val="00021193"/>
    <w:rsid w:val="00022195"/>
    <w:rsid w:val="00025D19"/>
    <w:rsid w:val="00025EEA"/>
    <w:rsid w:val="00026010"/>
    <w:rsid w:val="000266D5"/>
    <w:rsid w:val="0003101E"/>
    <w:rsid w:val="000329A5"/>
    <w:rsid w:val="00033C14"/>
    <w:rsid w:val="0003608B"/>
    <w:rsid w:val="00042465"/>
    <w:rsid w:val="000424A9"/>
    <w:rsid w:val="00043413"/>
    <w:rsid w:val="000444B3"/>
    <w:rsid w:val="00044E7D"/>
    <w:rsid w:val="0004599A"/>
    <w:rsid w:val="000468F0"/>
    <w:rsid w:val="00046901"/>
    <w:rsid w:val="00050146"/>
    <w:rsid w:val="0005020C"/>
    <w:rsid w:val="000515BD"/>
    <w:rsid w:val="00051958"/>
    <w:rsid w:val="00052E3A"/>
    <w:rsid w:val="00053A06"/>
    <w:rsid w:val="00053B64"/>
    <w:rsid w:val="00054632"/>
    <w:rsid w:val="00055A1B"/>
    <w:rsid w:val="00055D2C"/>
    <w:rsid w:val="00056A52"/>
    <w:rsid w:val="000619D9"/>
    <w:rsid w:val="00061D66"/>
    <w:rsid w:val="0006245E"/>
    <w:rsid w:val="00062981"/>
    <w:rsid w:val="00062B07"/>
    <w:rsid w:val="0006307B"/>
    <w:rsid w:val="00064FBC"/>
    <w:rsid w:val="0006530F"/>
    <w:rsid w:val="0006581B"/>
    <w:rsid w:val="00070BAD"/>
    <w:rsid w:val="0007253A"/>
    <w:rsid w:val="00072ECA"/>
    <w:rsid w:val="000752B2"/>
    <w:rsid w:val="000759C1"/>
    <w:rsid w:val="00076126"/>
    <w:rsid w:val="000767AD"/>
    <w:rsid w:val="0007685F"/>
    <w:rsid w:val="00077657"/>
    <w:rsid w:val="00077A6B"/>
    <w:rsid w:val="00083577"/>
    <w:rsid w:val="00083D38"/>
    <w:rsid w:val="0008477B"/>
    <w:rsid w:val="00085AB3"/>
    <w:rsid w:val="000863CF"/>
    <w:rsid w:val="000879B1"/>
    <w:rsid w:val="000905C3"/>
    <w:rsid w:val="00091A5B"/>
    <w:rsid w:val="00091B6A"/>
    <w:rsid w:val="00093CBA"/>
    <w:rsid w:val="0009718E"/>
    <w:rsid w:val="00097FE2"/>
    <w:rsid w:val="000A112A"/>
    <w:rsid w:val="000A2472"/>
    <w:rsid w:val="000A30C8"/>
    <w:rsid w:val="000A3746"/>
    <w:rsid w:val="000A570B"/>
    <w:rsid w:val="000B11CC"/>
    <w:rsid w:val="000B16E1"/>
    <w:rsid w:val="000B2622"/>
    <w:rsid w:val="000B5370"/>
    <w:rsid w:val="000B5756"/>
    <w:rsid w:val="000C3155"/>
    <w:rsid w:val="000C324B"/>
    <w:rsid w:val="000C408C"/>
    <w:rsid w:val="000C5007"/>
    <w:rsid w:val="000C69CC"/>
    <w:rsid w:val="000C7AF9"/>
    <w:rsid w:val="000D21BC"/>
    <w:rsid w:val="000D5440"/>
    <w:rsid w:val="000D55CA"/>
    <w:rsid w:val="000D61A2"/>
    <w:rsid w:val="000D7B72"/>
    <w:rsid w:val="000D7DF5"/>
    <w:rsid w:val="000E0797"/>
    <w:rsid w:val="000E3330"/>
    <w:rsid w:val="000E3980"/>
    <w:rsid w:val="000E39D8"/>
    <w:rsid w:val="000E501C"/>
    <w:rsid w:val="000E5A43"/>
    <w:rsid w:val="000E6687"/>
    <w:rsid w:val="000E6871"/>
    <w:rsid w:val="000E6A44"/>
    <w:rsid w:val="000E7696"/>
    <w:rsid w:val="000F7F6E"/>
    <w:rsid w:val="001029F9"/>
    <w:rsid w:val="00106174"/>
    <w:rsid w:val="0011019E"/>
    <w:rsid w:val="00112102"/>
    <w:rsid w:val="00112690"/>
    <w:rsid w:val="00112AD3"/>
    <w:rsid w:val="00114F0A"/>
    <w:rsid w:val="001150D4"/>
    <w:rsid w:val="00116E52"/>
    <w:rsid w:val="001202B8"/>
    <w:rsid w:val="001205A8"/>
    <w:rsid w:val="0012100A"/>
    <w:rsid w:val="001215FC"/>
    <w:rsid w:val="00123147"/>
    <w:rsid w:val="00124411"/>
    <w:rsid w:val="001257DC"/>
    <w:rsid w:val="00125912"/>
    <w:rsid w:val="001265FD"/>
    <w:rsid w:val="00126FD9"/>
    <w:rsid w:val="00132835"/>
    <w:rsid w:val="00132E7D"/>
    <w:rsid w:val="001333B6"/>
    <w:rsid w:val="00135E62"/>
    <w:rsid w:val="001374DC"/>
    <w:rsid w:val="00140610"/>
    <w:rsid w:val="00140FD9"/>
    <w:rsid w:val="00141B86"/>
    <w:rsid w:val="00142E41"/>
    <w:rsid w:val="001440F5"/>
    <w:rsid w:val="00144619"/>
    <w:rsid w:val="00144786"/>
    <w:rsid w:val="0014504B"/>
    <w:rsid w:val="00145569"/>
    <w:rsid w:val="00146021"/>
    <w:rsid w:val="00146A7B"/>
    <w:rsid w:val="00146C3A"/>
    <w:rsid w:val="00151065"/>
    <w:rsid w:val="001516A9"/>
    <w:rsid w:val="001533C6"/>
    <w:rsid w:val="0015656D"/>
    <w:rsid w:val="00156D14"/>
    <w:rsid w:val="001572D0"/>
    <w:rsid w:val="00161C84"/>
    <w:rsid w:val="001623B4"/>
    <w:rsid w:val="0016246C"/>
    <w:rsid w:val="00167C15"/>
    <w:rsid w:val="001715AD"/>
    <w:rsid w:val="001716EC"/>
    <w:rsid w:val="00172F25"/>
    <w:rsid w:val="00174281"/>
    <w:rsid w:val="001753AF"/>
    <w:rsid w:val="00175CE6"/>
    <w:rsid w:val="00176335"/>
    <w:rsid w:val="001769EA"/>
    <w:rsid w:val="0018094C"/>
    <w:rsid w:val="00180A69"/>
    <w:rsid w:val="001830DB"/>
    <w:rsid w:val="00184E36"/>
    <w:rsid w:val="00185802"/>
    <w:rsid w:val="0018605B"/>
    <w:rsid w:val="001865A8"/>
    <w:rsid w:val="00187818"/>
    <w:rsid w:val="001909CD"/>
    <w:rsid w:val="00195410"/>
    <w:rsid w:val="0019665B"/>
    <w:rsid w:val="001A11A4"/>
    <w:rsid w:val="001A2802"/>
    <w:rsid w:val="001A5FCC"/>
    <w:rsid w:val="001A6E99"/>
    <w:rsid w:val="001B0788"/>
    <w:rsid w:val="001B16CA"/>
    <w:rsid w:val="001B4ADD"/>
    <w:rsid w:val="001B4B64"/>
    <w:rsid w:val="001B4D54"/>
    <w:rsid w:val="001B4DE6"/>
    <w:rsid w:val="001C29EC"/>
    <w:rsid w:val="001C3A8D"/>
    <w:rsid w:val="001C6446"/>
    <w:rsid w:val="001C6647"/>
    <w:rsid w:val="001C7A81"/>
    <w:rsid w:val="001D0CF3"/>
    <w:rsid w:val="001D0E1A"/>
    <w:rsid w:val="001D1017"/>
    <w:rsid w:val="001D17E5"/>
    <w:rsid w:val="001D221D"/>
    <w:rsid w:val="001D2FFF"/>
    <w:rsid w:val="001D3B2D"/>
    <w:rsid w:val="001D6D88"/>
    <w:rsid w:val="001E0531"/>
    <w:rsid w:val="001E0F12"/>
    <w:rsid w:val="001E1BF3"/>
    <w:rsid w:val="001E28C0"/>
    <w:rsid w:val="001E2D8E"/>
    <w:rsid w:val="001E2E90"/>
    <w:rsid w:val="001E3BEA"/>
    <w:rsid w:val="001E6238"/>
    <w:rsid w:val="001F09AA"/>
    <w:rsid w:val="001F1BAF"/>
    <w:rsid w:val="002013C5"/>
    <w:rsid w:val="00203B07"/>
    <w:rsid w:val="00207296"/>
    <w:rsid w:val="002075FE"/>
    <w:rsid w:val="002109AA"/>
    <w:rsid w:val="00210BEA"/>
    <w:rsid w:val="0021390B"/>
    <w:rsid w:val="00214A0B"/>
    <w:rsid w:val="00215494"/>
    <w:rsid w:val="00221CB9"/>
    <w:rsid w:val="00223133"/>
    <w:rsid w:val="00223553"/>
    <w:rsid w:val="002241CE"/>
    <w:rsid w:val="00224D54"/>
    <w:rsid w:val="002321BA"/>
    <w:rsid w:val="00232A69"/>
    <w:rsid w:val="002330BD"/>
    <w:rsid w:val="00233311"/>
    <w:rsid w:val="0023431D"/>
    <w:rsid w:val="00235AF1"/>
    <w:rsid w:val="002370F6"/>
    <w:rsid w:val="00241343"/>
    <w:rsid w:val="00241913"/>
    <w:rsid w:val="0024705B"/>
    <w:rsid w:val="0024780F"/>
    <w:rsid w:val="00247ADA"/>
    <w:rsid w:val="00250835"/>
    <w:rsid w:val="002523B8"/>
    <w:rsid w:val="00252CFA"/>
    <w:rsid w:val="002549BD"/>
    <w:rsid w:val="00254D31"/>
    <w:rsid w:val="0025606F"/>
    <w:rsid w:val="0025657A"/>
    <w:rsid w:val="00256598"/>
    <w:rsid w:val="00257C10"/>
    <w:rsid w:val="0026072D"/>
    <w:rsid w:val="00262686"/>
    <w:rsid w:val="00262D48"/>
    <w:rsid w:val="00263497"/>
    <w:rsid w:val="00265693"/>
    <w:rsid w:val="00266016"/>
    <w:rsid w:val="0026748D"/>
    <w:rsid w:val="002710B9"/>
    <w:rsid w:val="0027177E"/>
    <w:rsid w:val="00271F72"/>
    <w:rsid w:val="00272607"/>
    <w:rsid w:val="00273379"/>
    <w:rsid w:val="0027371B"/>
    <w:rsid w:val="00276E63"/>
    <w:rsid w:val="00277B9C"/>
    <w:rsid w:val="00281A60"/>
    <w:rsid w:val="002821FB"/>
    <w:rsid w:val="00282CEF"/>
    <w:rsid w:val="00285AFD"/>
    <w:rsid w:val="002865C5"/>
    <w:rsid w:val="00287180"/>
    <w:rsid w:val="0028753D"/>
    <w:rsid w:val="00290D78"/>
    <w:rsid w:val="00291D50"/>
    <w:rsid w:val="00291FB8"/>
    <w:rsid w:val="002922B7"/>
    <w:rsid w:val="00293B0C"/>
    <w:rsid w:val="0029438B"/>
    <w:rsid w:val="0029464C"/>
    <w:rsid w:val="00295A91"/>
    <w:rsid w:val="00295CF0"/>
    <w:rsid w:val="00295D37"/>
    <w:rsid w:val="00295FB0"/>
    <w:rsid w:val="00296288"/>
    <w:rsid w:val="002A0A89"/>
    <w:rsid w:val="002A279A"/>
    <w:rsid w:val="002A2B67"/>
    <w:rsid w:val="002A4125"/>
    <w:rsid w:val="002A507C"/>
    <w:rsid w:val="002B0923"/>
    <w:rsid w:val="002B152E"/>
    <w:rsid w:val="002B2E2C"/>
    <w:rsid w:val="002B2FDE"/>
    <w:rsid w:val="002B3243"/>
    <w:rsid w:val="002B48AB"/>
    <w:rsid w:val="002B7325"/>
    <w:rsid w:val="002B791E"/>
    <w:rsid w:val="002C0F00"/>
    <w:rsid w:val="002C121A"/>
    <w:rsid w:val="002C1D19"/>
    <w:rsid w:val="002C54EC"/>
    <w:rsid w:val="002C574F"/>
    <w:rsid w:val="002C680E"/>
    <w:rsid w:val="002C7FF0"/>
    <w:rsid w:val="002D0116"/>
    <w:rsid w:val="002D0139"/>
    <w:rsid w:val="002D0E58"/>
    <w:rsid w:val="002D1756"/>
    <w:rsid w:val="002D2159"/>
    <w:rsid w:val="002E5B72"/>
    <w:rsid w:val="002E6DD1"/>
    <w:rsid w:val="002E74D8"/>
    <w:rsid w:val="002E7AF2"/>
    <w:rsid w:val="002F42E6"/>
    <w:rsid w:val="002F5997"/>
    <w:rsid w:val="002F7720"/>
    <w:rsid w:val="00301BE2"/>
    <w:rsid w:val="0030282F"/>
    <w:rsid w:val="00302BD8"/>
    <w:rsid w:val="00302FDA"/>
    <w:rsid w:val="00303B1B"/>
    <w:rsid w:val="00303F5D"/>
    <w:rsid w:val="00306B9B"/>
    <w:rsid w:val="00307142"/>
    <w:rsid w:val="00307A79"/>
    <w:rsid w:val="00310067"/>
    <w:rsid w:val="00310C5E"/>
    <w:rsid w:val="00311008"/>
    <w:rsid w:val="00311618"/>
    <w:rsid w:val="00311A5D"/>
    <w:rsid w:val="00311F4F"/>
    <w:rsid w:val="00314844"/>
    <w:rsid w:val="00314CBD"/>
    <w:rsid w:val="00316929"/>
    <w:rsid w:val="00317863"/>
    <w:rsid w:val="00320600"/>
    <w:rsid w:val="00320664"/>
    <w:rsid w:val="003208CA"/>
    <w:rsid w:val="00321093"/>
    <w:rsid w:val="003210DD"/>
    <w:rsid w:val="00322286"/>
    <w:rsid w:val="003229F7"/>
    <w:rsid w:val="00322AB3"/>
    <w:rsid w:val="00323A1C"/>
    <w:rsid w:val="00323D39"/>
    <w:rsid w:val="00324373"/>
    <w:rsid w:val="00324E28"/>
    <w:rsid w:val="003267D8"/>
    <w:rsid w:val="0032714E"/>
    <w:rsid w:val="003276C1"/>
    <w:rsid w:val="00327B93"/>
    <w:rsid w:val="00330BB8"/>
    <w:rsid w:val="003338BF"/>
    <w:rsid w:val="00333B8A"/>
    <w:rsid w:val="00333D40"/>
    <w:rsid w:val="003350A5"/>
    <w:rsid w:val="00336CED"/>
    <w:rsid w:val="003373A7"/>
    <w:rsid w:val="00337F0D"/>
    <w:rsid w:val="003404A5"/>
    <w:rsid w:val="003409B6"/>
    <w:rsid w:val="00342A9E"/>
    <w:rsid w:val="003433C0"/>
    <w:rsid w:val="00343418"/>
    <w:rsid w:val="003434AC"/>
    <w:rsid w:val="00343513"/>
    <w:rsid w:val="003448D3"/>
    <w:rsid w:val="00345B42"/>
    <w:rsid w:val="00345FF1"/>
    <w:rsid w:val="003466F4"/>
    <w:rsid w:val="00346F77"/>
    <w:rsid w:val="003515FC"/>
    <w:rsid w:val="00355FDD"/>
    <w:rsid w:val="00357594"/>
    <w:rsid w:val="003606F2"/>
    <w:rsid w:val="003608F4"/>
    <w:rsid w:val="00360C43"/>
    <w:rsid w:val="0036135C"/>
    <w:rsid w:val="003613A2"/>
    <w:rsid w:val="00362DB8"/>
    <w:rsid w:val="00362E4B"/>
    <w:rsid w:val="00363F40"/>
    <w:rsid w:val="00366139"/>
    <w:rsid w:val="003665EE"/>
    <w:rsid w:val="00367BDF"/>
    <w:rsid w:val="00370065"/>
    <w:rsid w:val="003728DD"/>
    <w:rsid w:val="00372B63"/>
    <w:rsid w:val="00373B91"/>
    <w:rsid w:val="00374B38"/>
    <w:rsid w:val="003807D2"/>
    <w:rsid w:val="0038083D"/>
    <w:rsid w:val="003861FE"/>
    <w:rsid w:val="00386B96"/>
    <w:rsid w:val="00387843"/>
    <w:rsid w:val="003913E3"/>
    <w:rsid w:val="00391F1D"/>
    <w:rsid w:val="0039209F"/>
    <w:rsid w:val="00392134"/>
    <w:rsid w:val="00393519"/>
    <w:rsid w:val="00397BC0"/>
    <w:rsid w:val="003A0BCE"/>
    <w:rsid w:val="003A4540"/>
    <w:rsid w:val="003A46FB"/>
    <w:rsid w:val="003A478E"/>
    <w:rsid w:val="003A4E6E"/>
    <w:rsid w:val="003A599F"/>
    <w:rsid w:val="003A617C"/>
    <w:rsid w:val="003A67F2"/>
    <w:rsid w:val="003A7594"/>
    <w:rsid w:val="003B0B9E"/>
    <w:rsid w:val="003B1B88"/>
    <w:rsid w:val="003B22D2"/>
    <w:rsid w:val="003B24FD"/>
    <w:rsid w:val="003B4EEB"/>
    <w:rsid w:val="003B77A4"/>
    <w:rsid w:val="003D11E2"/>
    <w:rsid w:val="003D14D2"/>
    <w:rsid w:val="003D4501"/>
    <w:rsid w:val="003D56A7"/>
    <w:rsid w:val="003D79F0"/>
    <w:rsid w:val="003D7E06"/>
    <w:rsid w:val="003E0E9D"/>
    <w:rsid w:val="003E172E"/>
    <w:rsid w:val="003E2DC4"/>
    <w:rsid w:val="003E56BE"/>
    <w:rsid w:val="003E781C"/>
    <w:rsid w:val="003F0274"/>
    <w:rsid w:val="003F0EFE"/>
    <w:rsid w:val="003F3C32"/>
    <w:rsid w:val="003F4564"/>
    <w:rsid w:val="003F4CC5"/>
    <w:rsid w:val="003F5E33"/>
    <w:rsid w:val="003F6AA5"/>
    <w:rsid w:val="00400126"/>
    <w:rsid w:val="0040226B"/>
    <w:rsid w:val="00402C3D"/>
    <w:rsid w:val="00403714"/>
    <w:rsid w:val="00403F78"/>
    <w:rsid w:val="004054FF"/>
    <w:rsid w:val="00406607"/>
    <w:rsid w:val="00407342"/>
    <w:rsid w:val="00410B8D"/>
    <w:rsid w:val="00411687"/>
    <w:rsid w:val="00412419"/>
    <w:rsid w:val="00412EB1"/>
    <w:rsid w:val="00412F22"/>
    <w:rsid w:val="00414780"/>
    <w:rsid w:val="0041515B"/>
    <w:rsid w:val="00415613"/>
    <w:rsid w:val="004158F0"/>
    <w:rsid w:val="004164B1"/>
    <w:rsid w:val="0042043F"/>
    <w:rsid w:val="00421F61"/>
    <w:rsid w:val="004222D7"/>
    <w:rsid w:val="0042313A"/>
    <w:rsid w:val="00423524"/>
    <w:rsid w:val="00424B76"/>
    <w:rsid w:val="00425761"/>
    <w:rsid w:val="00427357"/>
    <w:rsid w:val="00427F94"/>
    <w:rsid w:val="00430A32"/>
    <w:rsid w:val="00430F5F"/>
    <w:rsid w:val="00431040"/>
    <w:rsid w:val="00437E42"/>
    <w:rsid w:val="004401A5"/>
    <w:rsid w:val="004407BD"/>
    <w:rsid w:val="00441B5D"/>
    <w:rsid w:val="0044311C"/>
    <w:rsid w:val="00443DA4"/>
    <w:rsid w:val="004454F0"/>
    <w:rsid w:val="0044586F"/>
    <w:rsid w:val="00446688"/>
    <w:rsid w:val="004533D5"/>
    <w:rsid w:val="00453404"/>
    <w:rsid w:val="004535D4"/>
    <w:rsid w:val="0045395E"/>
    <w:rsid w:val="00453ED8"/>
    <w:rsid w:val="00456024"/>
    <w:rsid w:val="004600AE"/>
    <w:rsid w:val="0046058D"/>
    <w:rsid w:val="00460D82"/>
    <w:rsid w:val="00461C49"/>
    <w:rsid w:val="00461CFF"/>
    <w:rsid w:val="00464C1F"/>
    <w:rsid w:val="00465190"/>
    <w:rsid w:val="00466493"/>
    <w:rsid w:val="00466A9D"/>
    <w:rsid w:val="00466C84"/>
    <w:rsid w:val="00467310"/>
    <w:rsid w:val="00467DB7"/>
    <w:rsid w:val="004707AB"/>
    <w:rsid w:val="00472047"/>
    <w:rsid w:val="004722CD"/>
    <w:rsid w:val="004726C2"/>
    <w:rsid w:val="004753EF"/>
    <w:rsid w:val="00475764"/>
    <w:rsid w:val="00476CB4"/>
    <w:rsid w:val="00477009"/>
    <w:rsid w:val="00477B98"/>
    <w:rsid w:val="00481E28"/>
    <w:rsid w:val="00483A0D"/>
    <w:rsid w:val="00483D84"/>
    <w:rsid w:val="00484EE5"/>
    <w:rsid w:val="0048619F"/>
    <w:rsid w:val="0048625B"/>
    <w:rsid w:val="0049074C"/>
    <w:rsid w:val="00491751"/>
    <w:rsid w:val="00492A4B"/>
    <w:rsid w:val="00494C24"/>
    <w:rsid w:val="00494CF9"/>
    <w:rsid w:val="004957C0"/>
    <w:rsid w:val="0049733D"/>
    <w:rsid w:val="004A2091"/>
    <w:rsid w:val="004A362C"/>
    <w:rsid w:val="004A40D4"/>
    <w:rsid w:val="004A4A2E"/>
    <w:rsid w:val="004A4DA3"/>
    <w:rsid w:val="004A6097"/>
    <w:rsid w:val="004A7194"/>
    <w:rsid w:val="004A7755"/>
    <w:rsid w:val="004B01B6"/>
    <w:rsid w:val="004B01C6"/>
    <w:rsid w:val="004B08F8"/>
    <w:rsid w:val="004B11DD"/>
    <w:rsid w:val="004B2971"/>
    <w:rsid w:val="004C09A6"/>
    <w:rsid w:val="004C1220"/>
    <w:rsid w:val="004C2D92"/>
    <w:rsid w:val="004C31F1"/>
    <w:rsid w:val="004C48E1"/>
    <w:rsid w:val="004C6740"/>
    <w:rsid w:val="004C745C"/>
    <w:rsid w:val="004D28B7"/>
    <w:rsid w:val="004D568C"/>
    <w:rsid w:val="004D7963"/>
    <w:rsid w:val="004E19C3"/>
    <w:rsid w:val="004E24A6"/>
    <w:rsid w:val="004E5A43"/>
    <w:rsid w:val="004E63A1"/>
    <w:rsid w:val="004F0273"/>
    <w:rsid w:val="004F4870"/>
    <w:rsid w:val="004F4965"/>
    <w:rsid w:val="004F4983"/>
    <w:rsid w:val="004F5ABB"/>
    <w:rsid w:val="004F752C"/>
    <w:rsid w:val="00501CCD"/>
    <w:rsid w:val="00502069"/>
    <w:rsid w:val="005030FD"/>
    <w:rsid w:val="00506327"/>
    <w:rsid w:val="00506FB9"/>
    <w:rsid w:val="005104AE"/>
    <w:rsid w:val="00510EF9"/>
    <w:rsid w:val="00511EC2"/>
    <w:rsid w:val="0051206F"/>
    <w:rsid w:val="0051248B"/>
    <w:rsid w:val="005130FE"/>
    <w:rsid w:val="0051391A"/>
    <w:rsid w:val="00513C0E"/>
    <w:rsid w:val="005146D8"/>
    <w:rsid w:val="0051493C"/>
    <w:rsid w:val="00517315"/>
    <w:rsid w:val="00517E48"/>
    <w:rsid w:val="00520000"/>
    <w:rsid w:val="00520D8D"/>
    <w:rsid w:val="005237B2"/>
    <w:rsid w:val="00526FA4"/>
    <w:rsid w:val="00527106"/>
    <w:rsid w:val="0052D490"/>
    <w:rsid w:val="0053022B"/>
    <w:rsid w:val="00530389"/>
    <w:rsid w:val="00530F5A"/>
    <w:rsid w:val="00534618"/>
    <w:rsid w:val="00536170"/>
    <w:rsid w:val="005374B1"/>
    <w:rsid w:val="00540261"/>
    <w:rsid w:val="005407A2"/>
    <w:rsid w:val="00540936"/>
    <w:rsid w:val="00542AF7"/>
    <w:rsid w:val="00545637"/>
    <w:rsid w:val="0054670F"/>
    <w:rsid w:val="00546CF5"/>
    <w:rsid w:val="005507E6"/>
    <w:rsid w:val="005556DE"/>
    <w:rsid w:val="00557310"/>
    <w:rsid w:val="005577DA"/>
    <w:rsid w:val="005618AA"/>
    <w:rsid w:val="00562803"/>
    <w:rsid w:val="00562FD4"/>
    <w:rsid w:val="00563355"/>
    <w:rsid w:val="00563A8F"/>
    <w:rsid w:val="00567083"/>
    <w:rsid w:val="005704B6"/>
    <w:rsid w:val="00570DA8"/>
    <w:rsid w:val="00571DBC"/>
    <w:rsid w:val="0057290C"/>
    <w:rsid w:val="0057486B"/>
    <w:rsid w:val="00574AD1"/>
    <w:rsid w:val="00575807"/>
    <w:rsid w:val="00575F79"/>
    <w:rsid w:val="00576C8A"/>
    <w:rsid w:val="00576F0F"/>
    <w:rsid w:val="00576F8D"/>
    <w:rsid w:val="005770DE"/>
    <w:rsid w:val="0058481D"/>
    <w:rsid w:val="005851C3"/>
    <w:rsid w:val="005855AB"/>
    <w:rsid w:val="00591797"/>
    <w:rsid w:val="00594B17"/>
    <w:rsid w:val="005955F8"/>
    <w:rsid w:val="005970DB"/>
    <w:rsid w:val="005A0E61"/>
    <w:rsid w:val="005A14E2"/>
    <w:rsid w:val="005A210D"/>
    <w:rsid w:val="005A2EAD"/>
    <w:rsid w:val="005A340F"/>
    <w:rsid w:val="005A3B99"/>
    <w:rsid w:val="005B2ECA"/>
    <w:rsid w:val="005B3645"/>
    <w:rsid w:val="005B386A"/>
    <w:rsid w:val="005B3FCA"/>
    <w:rsid w:val="005B4DF2"/>
    <w:rsid w:val="005B7BE1"/>
    <w:rsid w:val="005B7CAE"/>
    <w:rsid w:val="005C06BA"/>
    <w:rsid w:val="005C21B6"/>
    <w:rsid w:val="005C7FDD"/>
    <w:rsid w:val="005D0E99"/>
    <w:rsid w:val="005D17D3"/>
    <w:rsid w:val="005D3461"/>
    <w:rsid w:val="005D375F"/>
    <w:rsid w:val="005D3A99"/>
    <w:rsid w:val="005D5C99"/>
    <w:rsid w:val="005D5DEA"/>
    <w:rsid w:val="005D6911"/>
    <w:rsid w:val="005D74CE"/>
    <w:rsid w:val="005E2FF7"/>
    <w:rsid w:val="005E3710"/>
    <w:rsid w:val="005E6154"/>
    <w:rsid w:val="005F0D2A"/>
    <w:rsid w:val="005F2087"/>
    <w:rsid w:val="005F3FEA"/>
    <w:rsid w:val="005F528A"/>
    <w:rsid w:val="005F5FAC"/>
    <w:rsid w:val="00600981"/>
    <w:rsid w:val="00601742"/>
    <w:rsid w:val="006133A2"/>
    <w:rsid w:val="00616954"/>
    <w:rsid w:val="00617E1E"/>
    <w:rsid w:val="006224CE"/>
    <w:rsid w:val="00623AB3"/>
    <w:rsid w:val="00625EB2"/>
    <w:rsid w:val="00626AB0"/>
    <w:rsid w:val="00627E22"/>
    <w:rsid w:val="0063046D"/>
    <w:rsid w:val="006314F7"/>
    <w:rsid w:val="006326F4"/>
    <w:rsid w:val="00632CDF"/>
    <w:rsid w:val="00633009"/>
    <w:rsid w:val="006352CD"/>
    <w:rsid w:val="00635C35"/>
    <w:rsid w:val="00640C35"/>
    <w:rsid w:val="00650F42"/>
    <w:rsid w:val="00651995"/>
    <w:rsid w:val="00652611"/>
    <w:rsid w:val="00652F6B"/>
    <w:rsid w:val="00653943"/>
    <w:rsid w:val="006540EA"/>
    <w:rsid w:val="006550EB"/>
    <w:rsid w:val="00656829"/>
    <w:rsid w:val="006575AA"/>
    <w:rsid w:val="0066024C"/>
    <w:rsid w:val="00660A7F"/>
    <w:rsid w:val="00660AC5"/>
    <w:rsid w:val="006616D5"/>
    <w:rsid w:val="00662ABA"/>
    <w:rsid w:val="00663B7D"/>
    <w:rsid w:val="006642DB"/>
    <w:rsid w:val="00664CBC"/>
    <w:rsid w:val="00666834"/>
    <w:rsid w:val="006704B9"/>
    <w:rsid w:val="00670A0C"/>
    <w:rsid w:val="00670EB2"/>
    <w:rsid w:val="00671BB4"/>
    <w:rsid w:val="00671CCC"/>
    <w:rsid w:val="00672591"/>
    <w:rsid w:val="00673C50"/>
    <w:rsid w:val="0067503B"/>
    <w:rsid w:val="0067632F"/>
    <w:rsid w:val="0067743D"/>
    <w:rsid w:val="006777B3"/>
    <w:rsid w:val="00681101"/>
    <w:rsid w:val="00681554"/>
    <w:rsid w:val="0068310D"/>
    <w:rsid w:val="00683F6C"/>
    <w:rsid w:val="006854A9"/>
    <w:rsid w:val="00685F25"/>
    <w:rsid w:val="00686F38"/>
    <w:rsid w:val="00690042"/>
    <w:rsid w:val="00690269"/>
    <w:rsid w:val="006908F4"/>
    <w:rsid w:val="00690A06"/>
    <w:rsid w:val="00691619"/>
    <w:rsid w:val="00692279"/>
    <w:rsid w:val="006941FE"/>
    <w:rsid w:val="00695195"/>
    <w:rsid w:val="006A0246"/>
    <w:rsid w:val="006A071C"/>
    <w:rsid w:val="006A2460"/>
    <w:rsid w:val="006A2CB8"/>
    <w:rsid w:val="006A3C9F"/>
    <w:rsid w:val="006A4B7E"/>
    <w:rsid w:val="006A7065"/>
    <w:rsid w:val="006A7A9A"/>
    <w:rsid w:val="006A7CB6"/>
    <w:rsid w:val="006B2440"/>
    <w:rsid w:val="006B2FD2"/>
    <w:rsid w:val="006B3B3C"/>
    <w:rsid w:val="006B688F"/>
    <w:rsid w:val="006C09CB"/>
    <w:rsid w:val="006C1148"/>
    <w:rsid w:val="006C1DE1"/>
    <w:rsid w:val="006C2349"/>
    <w:rsid w:val="006C486B"/>
    <w:rsid w:val="006C4D2D"/>
    <w:rsid w:val="006C5795"/>
    <w:rsid w:val="006C68B8"/>
    <w:rsid w:val="006D06F4"/>
    <w:rsid w:val="006D1118"/>
    <w:rsid w:val="006D1206"/>
    <w:rsid w:val="006D37ED"/>
    <w:rsid w:val="006D55A3"/>
    <w:rsid w:val="006D55C4"/>
    <w:rsid w:val="006E243E"/>
    <w:rsid w:val="006E269B"/>
    <w:rsid w:val="006E453E"/>
    <w:rsid w:val="006F0783"/>
    <w:rsid w:val="006F4220"/>
    <w:rsid w:val="006F5021"/>
    <w:rsid w:val="006F6EF7"/>
    <w:rsid w:val="006F73ED"/>
    <w:rsid w:val="00700C6B"/>
    <w:rsid w:val="00702402"/>
    <w:rsid w:val="00702521"/>
    <w:rsid w:val="00702E3F"/>
    <w:rsid w:val="0070725F"/>
    <w:rsid w:val="00710F11"/>
    <w:rsid w:val="007127E4"/>
    <w:rsid w:val="007143C6"/>
    <w:rsid w:val="007148C4"/>
    <w:rsid w:val="0071779A"/>
    <w:rsid w:val="007220C2"/>
    <w:rsid w:val="007232C4"/>
    <w:rsid w:val="00724159"/>
    <w:rsid w:val="0072635A"/>
    <w:rsid w:val="0072697E"/>
    <w:rsid w:val="0072790F"/>
    <w:rsid w:val="007304C9"/>
    <w:rsid w:val="007311AE"/>
    <w:rsid w:val="00731DC2"/>
    <w:rsid w:val="00731F96"/>
    <w:rsid w:val="00733269"/>
    <w:rsid w:val="00734E0D"/>
    <w:rsid w:val="0073591E"/>
    <w:rsid w:val="00735B5C"/>
    <w:rsid w:val="00736BF8"/>
    <w:rsid w:val="007370B3"/>
    <w:rsid w:val="00737CB4"/>
    <w:rsid w:val="007408D9"/>
    <w:rsid w:val="00740BAE"/>
    <w:rsid w:val="00741D11"/>
    <w:rsid w:val="0074258F"/>
    <w:rsid w:val="00745000"/>
    <w:rsid w:val="00747F7E"/>
    <w:rsid w:val="007558E9"/>
    <w:rsid w:val="00755913"/>
    <w:rsid w:val="00760E78"/>
    <w:rsid w:val="0076176C"/>
    <w:rsid w:val="007626AE"/>
    <w:rsid w:val="00763BB3"/>
    <w:rsid w:val="00765190"/>
    <w:rsid w:val="00766FD1"/>
    <w:rsid w:val="00770341"/>
    <w:rsid w:val="00770EC4"/>
    <w:rsid w:val="007725F4"/>
    <w:rsid w:val="00772E8C"/>
    <w:rsid w:val="00774168"/>
    <w:rsid w:val="00774512"/>
    <w:rsid w:val="0077496A"/>
    <w:rsid w:val="00774F55"/>
    <w:rsid w:val="00776963"/>
    <w:rsid w:val="00776CA8"/>
    <w:rsid w:val="00776CAF"/>
    <w:rsid w:val="00777F53"/>
    <w:rsid w:val="00780D3B"/>
    <w:rsid w:val="00780E07"/>
    <w:rsid w:val="007814C7"/>
    <w:rsid w:val="00781811"/>
    <w:rsid w:val="007818D1"/>
    <w:rsid w:val="00785100"/>
    <w:rsid w:val="00785B95"/>
    <w:rsid w:val="007863FC"/>
    <w:rsid w:val="00790012"/>
    <w:rsid w:val="007905D4"/>
    <w:rsid w:val="00790AFC"/>
    <w:rsid w:val="00792208"/>
    <w:rsid w:val="00793391"/>
    <w:rsid w:val="00793446"/>
    <w:rsid w:val="00793518"/>
    <w:rsid w:val="00796498"/>
    <w:rsid w:val="007A026B"/>
    <w:rsid w:val="007A08C1"/>
    <w:rsid w:val="007A0909"/>
    <w:rsid w:val="007A1269"/>
    <w:rsid w:val="007A443F"/>
    <w:rsid w:val="007A5E0B"/>
    <w:rsid w:val="007B1B78"/>
    <w:rsid w:val="007B2C5F"/>
    <w:rsid w:val="007B33D2"/>
    <w:rsid w:val="007B3EC0"/>
    <w:rsid w:val="007B4E9D"/>
    <w:rsid w:val="007C0CFA"/>
    <w:rsid w:val="007C1886"/>
    <w:rsid w:val="007C7030"/>
    <w:rsid w:val="007C77CC"/>
    <w:rsid w:val="007C7BE4"/>
    <w:rsid w:val="007D0068"/>
    <w:rsid w:val="007D206A"/>
    <w:rsid w:val="007D310E"/>
    <w:rsid w:val="007D4994"/>
    <w:rsid w:val="007D569C"/>
    <w:rsid w:val="007D57D0"/>
    <w:rsid w:val="007D5CC1"/>
    <w:rsid w:val="007D6D44"/>
    <w:rsid w:val="007D79E5"/>
    <w:rsid w:val="007D7E44"/>
    <w:rsid w:val="007E0376"/>
    <w:rsid w:val="007E4CE4"/>
    <w:rsid w:val="007E4EDE"/>
    <w:rsid w:val="007E5954"/>
    <w:rsid w:val="007E59A9"/>
    <w:rsid w:val="007E79B2"/>
    <w:rsid w:val="007E7AC2"/>
    <w:rsid w:val="007F21A0"/>
    <w:rsid w:val="007F4498"/>
    <w:rsid w:val="007F51A5"/>
    <w:rsid w:val="007F6117"/>
    <w:rsid w:val="007F6A45"/>
    <w:rsid w:val="00800E8C"/>
    <w:rsid w:val="008010AD"/>
    <w:rsid w:val="00803381"/>
    <w:rsid w:val="00804C04"/>
    <w:rsid w:val="00805828"/>
    <w:rsid w:val="00806144"/>
    <w:rsid w:val="00811959"/>
    <w:rsid w:val="00811DA7"/>
    <w:rsid w:val="00813010"/>
    <w:rsid w:val="0081315B"/>
    <w:rsid w:val="008170CB"/>
    <w:rsid w:val="00817734"/>
    <w:rsid w:val="00821CE5"/>
    <w:rsid w:val="00822A6A"/>
    <w:rsid w:val="00824C3F"/>
    <w:rsid w:val="0082577B"/>
    <w:rsid w:val="008312ED"/>
    <w:rsid w:val="00832241"/>
    <w:rsid w:val="00832847"/>
    <w:rsid w:val="00833A47"/>
    <w:rsid w:val="00835700"/>
    <w:rsid w:val="00835C8D"/>
    <w:rsid w:val="00836D24"/>
    <w:rsid w:val="00836DC8"/>
    <w:rsid w:val="00843AAA"/>
    <w:rsid w:val="00845D55"/>
    <w:rsid w:val="00845ECE"/>
    <w:rsid w:val="008476B8"/>
    <w:rsid w:val="00847D2C"/>
    <w:rsid w:val="00850104"/>
    <w:rsid w:val="00850333"/>
    <w:rsid w:val="008504BD"/>
    <w:rsid w:val="00850911"/>
    <w:rsid w:val="00854AF8"/>
    <w:rsid w:val="00857135"/>
    <w:rsid w:val="0085717C"/>
    <w:rsid w:val="00860C17"/>
    <w:rsid w:val="00860F8B"/>
    <w:rsid w:val="008616E9"/>
    <w:rsid w:val="00861C6B"/>
    <w:rsid w:val="0086202C"/>
    <w:rsid w:val="008648C5"/>
    <w:rsid w:val="0086636D"/>
    <w:rsid w:val="00866429"/>
    <w:rsid w:val="00866510"/>
    <w:rsid w:val="00866F24"/>
    <w:rsid w:val="00867EEF"/>
    <w:rsid w:val="00870D0E"/>
    <w:rsid w:val="00872236"/>
    <w:rsid w:val="00875699"/>
    <w:rsid w:val="00875AF0"/>
    <w:rsid w:val="00876905"/>
    <w:rsid w:val="008775D1"/>
    <w:rsid w:val="00877659"/>
    <w:rsid w:val="0088039E"/>
    <w:rsid w:val="00880503"/>
    <w:rsid w:val="00881A22"/>
    <w:rsid w:val="00882933"/>
    <w:rsid w:val="00882C7C"/>
    <w:rsid w:val="00883589"/>
    <w:rsid w:val="008839EE"/>
    <w:rsid w:val="0088511F"/>
    <w:rsid w:val="00885289"/>
    <w:rsid w:val="00887455"/>
    <w:rsid w:val="00892F6E"/>
    <w:rsid w:val="00893A7E"/>
    <w:rsid w:val="00894483"/>
    <w:rsid w:val="0089678B"/>
    <w:rsid w:val="0089703C"/>
    <w:rsid w:val="008A1038"/>
    <w:rsid w:val="008A12D0"/>
    <w:rsid w:val="008A1AB9"/>
    <w:rsid w:val="008A3BCB"/>
    <w:rsid w:val="008A5DA5"/>
    <w:rsid w:val="008A6E4E"/>
    <w:rsid w:val="008B0E6F"/>
    <w:rsid w:val="008B14F8"/>
    <w:rsid w:val="008B1710"/>
    <w:rsid w:val="008B2D5D"/>
    <w:rsid w:val="008B37FE"/>
    <w:rsid w:val="008B6809"/>
    <w:rsid w:val="008B6AA4"/>
    <w:rsid w:val="008B70D4"/>
    <w:rsid w:val="008B71D2"/>
    <w:rsid w:val="008C195E"/>
    <w:rsid w:val="008C2B39"/>
    <w:rsid w:val="008C3148"/>
    <w:rsid w:val="008C3177"/>
    <w:rsid w:val="008C4E1F"/>
    <w:rsid w:val="008C59C5"/>
    <w:rsid w:val="008C5D9E"/>
    <w:rsid w:val="008C6AA3"/>
    <w:rsid w:val="008C7C1E"/>
    <w:rsid w:val="008D019D"/>
    <w:rsid w:val="008D0B1A"/>
    <w:rsid w:val="008D0DAA"/>
    <w:rsid w:val="008D0EB8"/>
    <w:rsid w:val="008D1E46"/>
    <w:rsid w:val="008D2647"/>
    <w:rsid w:val="008D2AB5"/>
    <w:rsid w:val="008D4430"/>
    <w:rsid w:val="008D64EB"/>
    <w:rsid w:val="008D7469"/>
    <w:rsid w:val="008D7A1E"/>
    <w:rsid w:val="008E3224"/>
    <w:rsid w:val="008E529A"/>
    <w:rsid w:val="008E55C9"/>
    <w:rsid w:val="008E682A"/>
    <w:rsid w:val="008E73EF"/>
    <w:rsid w:val="008E7C9B"/>
    <w:rsid w:val="008F0198"/>
    <w:rsid w:val="008F126D"/>
    <w:rsid w:val="008F1547"/>
    <w:rsid w:val="008F1B6D"/>
    <w:rsid w:val="008F245E"/>
    <w:rsid w:val="008F379B"/>
    <w:rsid w:val="008F5ED1"/>
    <w:rsid w:val="008F6AD5"/>
    <w:rsid w:val="008F7ACC"/>
    <w:rsid w:val="00900AE5"/>
    <w:rsid w:val="00902582"/>
    <w:rsid w:val="00902832"/>
    <w:rsid w:val="00903848"/>
    <w:rsid w:val="00904BEC"/>
    <w:rsid w:val="00905A6E"/>
    <w:rsid w:val="00906B1C"/>
    <w:rsid w:val="009074C8"/>
    <w:rsid w:val="009152B2"/>
    <w:rsid w:val="009153BD"/>
    <w:rsid w:val="009167EA"/>
    <w:rsid w:val="009203E9"/>
    <w:rsid w:val="009220B3"/>
    <w:rsid w:val="00922779"/>
    <w:rsid w:val="00923CD6"/>
    <w:rsid w:val="0092472E"/>
    <w:rsid w:val="00925000"/>
    <w:rsid w:val="00925D1B"/>
    <w:rsid w:val="00926272"/>
    <w:rsid w:val="0092648E"/>
    <w:rsid w:val="00926924"/>
    <w:rsid w:val="00926F7E"/>
    <w:rsid w:val="00927CD7"/>
    <w:rsid w:val="00927F70"/>
    <w:rsid w:val="0093002E"/>
    <w:rsid w:val="0093017E"/>
    <w:rsid w:val="00930D74"/>
    <w:rsid w:val="009321DA"/>
    <w:rsid w:val="00933053"/>
    <w:rsid w:val="009335F6"/>
    <w:rsid w:val="009360D7"/>
    <w:rsid w:val="009364E6"/>
    <w:rsid w:val="0093671A"/>
    <w:rsid w:val="00936869"/>
    <w:rsid w:val="00941493"/>
    <w:rsid w:val="0094258A"/>
    <w:rsid w:val="00945BA7"/>
    <w:rsid w:val="009461DE"/>
    <w:rsid w:val="00946353"/>
    <w:rsid w:val="00946768"/>
    <w:rsid w:val="00946BEE"/>
    <w:rsid w:val="00947A2A"/>
    <w:rsid w:val="00947E0B"/>
    <w:rsid w:val="009524F7"/>
    <w:rsid w:val="0095318C"/>
    <w:rsid w:val="00954DFF"/>
    <w:rsid w:val="0095644C"/>
    <w:rsid w:val="0095691F"/>
    <w:rsid w:val="009602FC"/>
    <w:rsid w:val="0096081F"/>
    <w:rsid w:val="00964292"/>
    <w:rsid w:val="00965DA9"/>
    <w:rsid w:val="00967162"/>
    <w:rsid w:val="0097091E"/>
    <w:rsid w:val="0097093D"/>
    <w:rsid w:val="00970AED"/>
    <w:rsid w:val="009712D6"/>
    <w:rsid w:val="00971D94"/>
    <w:rsid w:val="00972008"/>
    <w:rsid w:val="00972211"/>
    <w:rsid w:val="0097274D"/>
    <w:rsid w:val="009735C2"/>
    <w:rsid w:val="009740B6"/>
    <w:rsid w:val="00976D02"/>
    <w:rsid w:val="009801E1"/>
    <w:rsid w:val="00980623"/>
    <w:rsid w:val="0098362F"/>
    <w:rsid w:val="0098431F"/>
    <w:rsid w:val="00985535"/>
    <w:rsid w:val="009873C8"/>
    <w:rsid w:val="00991B37"/>
    <w:rsid w:val="00992282"/>
    <w:rsid w:val="00992650"/>
    <w:rsid w:val="0099350F"/>
    <w:rsid w:val="00995070"/>
    <w:rsid w:val="009955F0"/>
    <w:rsid w:val="009961DD"/>
    <w:rsid w:val="00997D98"/>
    <w:rsid w:val="009A0A53"/>
    <w:rsid w:val="009A27D8"/>
    <w:rsid w:val="009A3074"/>
    <w:rsid w:val="009A332F"/>
    <w:rsid w:val="009B19DA"/>
    <w:rsid w:val="009B2285"/>
    <w:rsid w:val="009B23A6"/>
    <w:rsid w:val="009B2D91"/>
    <w:rsid w:val="009B3555"/>
    <w:rsid w:val="009B3CBC"/>
    <w:rsid w:val="009B5071"/>
    <w:rsid w:val="009B531E"/>
    <w:rsid w:val="009B5792"/>
    <w:rsid w:val="009B5E85"/>
    <w:rsid w:val="009C15D9"/>
    <w:rsid w:val="009C1767"/>
    <w:rsid w:val="009C1CCF"/>
    <w:rsid w:val="009C2FF7"/>
    <w:rsid w:val="009C30EE"/>
    <w:rsid w:val="009C3EBF"/>
    <w:rsid w:val="009C49C3"/>
    <w:rsid w:val="009C56E6"/>
    <w:rsid w:val="009C5867"/>
    <w:rsid w:val="009C7065"/>
    <w:rsid w:val="009D0B5F"/>
    <w:rsid w:val="009D2C97"/>
    <w:rsid w:val="009D6BD1"/>
    <w:rsid w:val="009D728C"/>
    <w:rsid w:val="009E07D8"/>
    <w:rsid w:val="009E0D3C"/>
    <w:rsid w:val="009E1824"/>
    <w:rsid w:val="009E1FB7"/>
    <w:rsid w:val="009E4124"/>
    <w:rsid w:val="009E7A47"/>
    <w:rsid w:val="009F070D"/>
    <w:rsid w:val="009F2313"/>
    <w:rsid w:val="009F3A32"/>
    <w:rsid w:val="009F43BB"/>
    <w:rsid w:val="009F475D"/>
    <w:rsid w:val="009F5089"/>
    <w:rsid w:val="009F5C43"/>
    <w:rsid w:val="009F6D65"/>
    <w:rsid w:val="009F7977"/>
    <w:rsid w:val="00A002BB"/>
    <w:rsid w:val="00A007E7"/>
    <w:rsid w:val="00A00BFA"/>
    <w:rsid w:val="00A01520"/>
    <w:rsid w:val="00A031EA"/>
    <w:rsid w:val="00A032C6"/>
    <w:rsid w:val="00A0575C"/>
    <w:rsid w:val="00A06579"/>
    <w:rsid w:val="00A06D48"/>
    <w:rsid w:val="00A07AA2"/>
    <w:rsid w:val="00A07FC0"/>
    <w:rsid w:val="00A1071C"/>
    <w:rsid w:val="00A107D1"/>
    <w:rsid w:val="00A11C44"/>
    <w:rsid w:val="00A11D58"/>
    <w:rsid w:val="00A12544"/>
    <w:rsid w:val="00A12CB8"/>
    <w:rsid w:val="00A1486A"/>
    <w:rsid w:val="00A15384"/>
    <w:rsid w:val="00A1598B"/>
    <w:rsid w:val="00A15AA8"/>
    <w:rsid w:val="00A164B9"/>
    <w:rsid w:val="00A168D3"/>
    <w:rsid w:val="00A16B4F"/>
    <w:rsid w:val="00A20D0E"/>
    <w:rsid w:val="00A2155B"/>
    <w:rsid w:val="00A2311A"/>
    <w:rsid w:val="00A23EAC"/>
    <w:rsid w:val="00A24ADF"/>
    <w:rsid w:val="00A2510B"/>
    <w:rsid w:val="00A275B7"/>
    <w:rsid w:val="00A27FAA"/>
    <w:rsid w:val="00A30740"/>
    <w:rsid w:val="00A30D76"/>
    <w:rsid w:val="00A31718"/>
    <w:rsid w:val="00A32861"/>
    <w:rsid w:val="00A3358E"/>
    <w:rsid w:val="00A33DBF"/>
    <w:rsid w:val="00A353C1"/>
    <w:rsid w:val="00A35C08"/>
    <w:rsid w:val="00A3638E"/>
    <w:rsid w:val="00A37944"/>
    <w:rsid w:val="00A403B7"/>
    <w:rsid w:val="00A42AB1"/>
    <w:rsid w:val="00A43286"/>
    <w:rsid w:val="00A4371C"/>
    <w:rsid w:val="00A438AD"/>
    <w:rsid w:val="00A44141"/>
    <w:rsid w:val="00A44C15"/>
    <w:rsid w:val="00A45D66"/>
    <w:rsid w:val="00A51CDA"/>
    <w:rsid w:val="00A55BE9"/>
    <w:rsid w:val="00A573E9"/>
    <w:rsid w:val="00A60279"/>
    <w:rsid w:val="00A60C07"/>
    <w:rsid w:val="00A6169C"/>
    <w:rsid w:val="00A624B1"/>
    <w:rsid w:val="00A62823"/>
    <w:rsid w:val="00A62B3C"/>
    <w:rsid w:val="00A64075"/>
    <w:rsid w:val="00A66BB2"/>
    <w:rsid w:val="00A66BD1"/>
    <w:rsid w:val="00A67713"/>
    <w:rsid w:val="00A67C81"/>
    <w:rsid w:val="00A717BA"/>
    <w:rsid w:val="00A72CB9"/>
    <w:rsid w:val="00A7345E"/>
    <w:rsid w:val="00A7366E"/>
    <w:rsid w:val="00A76396"/>
    <w:rsid w:val="00A82BDF"/>
    <w:rsid w:val="00A83FBC"/>
    <w:rsid w:val="00A849C2"/>
    <w:rsid w:val="00A87E97"/>
    <w:rsid w:val="00A91FF3"/>
    <w:rsid w:val="00A92765"/>
    <w:rsid w:val="00A92890"/>
    <w:rsid w:val="00A94CAB"/>
    <w:rsid w:val="00A965CF"/>
    <w:rsid w:val="00A96850"/>
    <w:rsid w:val="00AA03AC"/>
    <w:rsid w:val="00AA0BBE"/>
    <w:rsid w:val="00AA1E9F"/>
    <w:rsid w:val="00AA3859"/>
    <w:rsid w:val="00AA5D57"/>
    <w:rsid w:val="00AA5E3B"/>
    <w:rsid w:val="00AA6C0E"/>
    <w:rsid w:val="00AA7AAA"/>
    <w:rsid w:val="00AA7DC2"/>
    <w:rsid w:val="00AA7F1F"/>
    <w:rsid w:val="00AB4085"/>
    <w:rsid w:val="00AB4BA6"/>
    <w:rsid w:val="00AB5665"/>
    <w:rsid w:val="00AB6D23"/>
    <w:rsid w:val="00AC043E"/>
    <w:rsid w:val="00AC0B8C"/>
    <w:rsid w:val="00AC29C2"/>
    <w:rsid w:val="00AC2B1F"/>
    <w:rsid w:val="00AC360C"/>
    <w:rsid w:val="00AC3AE8"/>
    <w:rsid w:val="00AC3BA0"/>
    <w:rsid w:val="00AC3BA9"/>
    <w:rsid w:val="00AC445F"/>
    <w:rsid w:val="00AC52F5"/>
    <w:rsid w:val="00AC6B8E"/>
    <w:rsid w:val="00AC6BFE"/>
    <w:rsid w:val="00AC7387"/>
    <w:rsid w:val="00AD07A1"/>
    <w:rsid w:val="00AD163E"/>
    <w:rsid w:val="00AD2745"/>
    <w:rsid w:val="00AD31C5"/>
    <w:rsid w:val="00AD41B9"/>
    <w:rsid w:val="00AD5FD9"/>
    <w:rsid w:val="00AD655A"/>
    <w:rsid w:val="00AD6AA6"/>
    <w:rsid w:val="00AE031F"/>
    <w:rsid w:val="00AE0C00"/>
    <w:rsid w:val="00AE0C6B"/>
    <w:rsid w:val="00AE1099"/>
    <w:rsid w:val="00AE1E1C"/>
    <w:rsid w:val="00AE34E9"/>
    <w:rsid w:val="00AE48E9"/>
    <w:rsid w:val="00AE738B"/>
    <w:rsid w:val="00AE7A42"/>
    <w:rsid w:val="00AF0193"/>
    <w:rsid w:val="00AF035F"/>
    <w:rsid w:val="00AF086B"/>
    <w:rsid w:val="00AF13A0"/>
    <w:rsid w:val="00AF29A4"/>
    <w:rsid w:val="00AF2D7F"/>
    <w:rsid w:val="00AF3403"/>
    <w:rsid w:val="00B00F06"/>
    <w:rsid w:val="00B0171D"/>
    <w:rsid w:val="00B01C10"/>
    <w:rsid w:val="00B0548F"/>
    <w:rsid w:val="00B06BAD"/>
    <w:rsid w:val="00B101A2"/>
    <w:rsid w:val="00B10DDB"/>
    <w:rsid w:val="00B1156E"/>
    <w:rsid w:val="00B123F5"/>
    <w:rsid w:val="00B13787"/>
    <w:rsid w:val="00B14823"/>
    <w:rsid w:val="00B153DB"/>
    <w:rsid w:val="00B215E4"/>
    <w:rsid w:val="00B218FE"/>
    <w:rsid w:val="00B22AC3"/>
    <w:rsid w:val="00B232D2"/>
    <w:rsid w:val="00B24837"/>
    <w:rsid w:val="00B27749"/>
    <w:rsid w:val="00B30422"/>
    <w:rsid w:val="00B30B12"/>
    <w:rsid w:val="00B318A2"/>
    <w:rsid w:val="00B319D7"/>
    <w:rsid w:val="00B322E9"/>
    <w:rsid w:val="00B3260C"/>
    <w:rsid w:val="00B35752"/>
    <w:rsid w:val="00B437E3"/>
    <w:rsid w:val="00B463AB"/>
    <w:rsid w:val="00B466A1"/>
    <w:rsid w:val="00B50AAD"/>
    <w:rsid w:val="00B50B02"/>
    <w:rsid w:val="00B5103E"/>
    <w:rsid w:val="00B515E8"/>
    <w:rsid w:val="00B52480"/>
    <w:rsid w:val="00B52A79"/>
    <w:rsid w:val="00B5303A"/>
    <w:rsid w:val="00B5494A"/>
    <w:rsid w:val="00B57AD4"/>
    <w:rsid w:val="00B57EE4"/>
    <w:rsid w:val="00B600F1"/>
    <w:rsid w:val="00B61021"/>
    <w:rsid w:val="00B611BD"/>
    <w:rsid w:val="00B635D8"/>
    <w:rsid w:val="00B643D1"/>
    <w:rsid w:val="00B65A6E"/>
    <w:rsid w:val="00B67E38"/>
    <w:rsid w:val="00B70348"/>
    <w:rsid w:val="00B71D4D"/>
    <w:rsid w:val="00B7403F"/>
    <w:rsid w:val="00B74BFC"/>
    <w:rsid w:val="00B74C5D"/>
    <w:rsid w:val="00B7576E"/>
    <w:rsid w:val="00B75EF2"/>
    <w:rsid w:val="00B7647A"/>
    <w:rsid w:val="00B77B63"/>
    <w:rsid w:val="00B82716"/>
    <w:rsid w:val="00B82E46"/>
    <w:rsid w:val="00B83F74"/>
    <w:rsid w:val="00B849FE"/>
    <w:rsid w:val="00B85241"/>
    <w:rsid w:val="00B87A80"/>
    <w:rsid w:val="00B90AA2"/>
    <w:rsid w:val="00B930C0"/>
    <w:rsid w:val="00B933B8"/>
    <w:rsid w:val="00B94D6D"/>
    <w:rsid w:val="00B953EE"/>
    <w:rsid w:val="00B967DA"/>
    <w:rsid w:val="00B96A0F"/>
    <w:rsid w:val="00B96EBB"/>
    <w:rsid w:val="00BA17C3"/>
    <w:rsid w:val="00BA1DCE"/>
    <w:rsid w:val="00BA4C16"/>
    <w:rsid w:val="00BA4CFA"/>
    <w:rsid w:val="00BA5515"/>
    <w:rsid w:val="00BA5918"/>
    <w:rsid w:val="00BA6288"/>
    <w:rsid w:val="00BA7ACB"/>
    <w:rsid w:val="00BA7F41"/>
    <w:rsid w:val="00BB05CA"/>
    <w:rsid w:val="00BB0DC5"/>
    <w:rsid w:val="00BB10CB"/>
    <w:rsid w:val="00BB1E4D"/>
    <w:rsid w:val="00BB2417"/>
    <w:rsid w:val="00BB2BE2"/>
    <w:rsid w:val="00BB2C10"/>
    <w:rsid w:val="00BB41F3"/>
    <w:rsid w:val="00BB4B26"/>
    <w:rsid w:val="00BB55B4"/>
    <w:rsid w:val="00BB6C06"/>
    <w:rsid w:val="00BB6CA4"/>
    <w:rsid w:val="00BC38A3"/>
    <w:rsid w:val="00BC5EC6"/>
    <w:rsid w:val="00BC6C14"/>
    <w:rsid w:val="00BD140F"/>
    <w:rsid w:val="00BD3F91"/>
    <w:rsid w:val="00BD41D3"/>
    <w:rsid w:val="00BD5F63"/>
    <w:rsid w:val="00BD6793"/>
    <w:rsid w:val="00BD72C4"/>
    <w:rsid w:val="00BD7561"/>
    <w:rsid w:val="00BE03AD"/>
    <w:rsid w:val="00BE136D"/>
    <w:rsid w:val="00BE1BA1"/>
    <w:rsid w:val="00BE3F73"/>
    <w:rsid w:val="00BE4017"/>
    <w:rsid w:val="00BE6F76"/>
    <w:rsid w:val="00BF4375"/>
    <w:rsid w:val="00BF6E71"/>
    <w:rsid w:val="00C00F68"/>
    <w:rsid w:val="00C01400"/>
    <w:rsid w:val="00C014EE"/>
    <w:rsid w:val="00C03078"/>
    <w:rsid w:val="00C04DBE"/>
    <w:rsid w:val="00C11734"/>
    <w:rsid w:val="00C12D20"/>
    <w:rsid w:val="00C141DB"/>
    <w:rsid w:val="00C1490C"/>
    <w:rsid w:val="00C1567C"/>
    <w:rsid w:val="00C172E6"/>
    <w:rsid w:val="00C17A6C"/>
    <w:rsid w:val="00C21A66"/>
    <w:rsid w:val="00C21A67"/>
    <w:rsid w:val="00C234FA"/>
    <w:rsid w:val="00C248BF"/>
    <w:rsid w:val="00C24F65"/>
    <w:rsid w:val="00C25C75"/>
    <w:rsid w:val="00C25FEF"/>
    <w:rsid w:val="00C264D6"/>
    <w:rsid w:val="00C26F1F"/>
    <w:rsid w:val="00C34BF9"/>
    <w:rsid w:val="00C44C44"/>
    <w:rsid w:val="00C45DCE"/>
    <w:rsid w:val="00C479D3"/>
    <w:rsid w:val="00C50FCA"/>
    <w:rsid w:val="00C517D5"/>
    <w:rsid w:val="00C51EDB"/>
    <w:rsid w:val="00C54CCB"/>
    <w:rsid w:val="00C55F48"/>
    <w:rsid w:val="00C606B2"/>
    <w:rsid w:val="00C61F65"/>
    <w:rsid w:val="00C62546"/>
    <w:rsid w:val="00C641AB"/>
    <w:rsid w:val="00C64974"/>
    <w:rsid w:val="00C666C7"/>
    <w:rsid w:val="00C70C91"/>
    <w:rsid w:val="00C71DF2"/>
    <w:rsid w:val="00C72039"/>
    <w:rsid w:val="00C74965"/>
    <w:rsid w:val="00C74D36"/>
    <w:rsid w:val="00C7512C"/>
    <w:rsid w:val="00C756C7"/>
    <w:rsid w:val="00C76DCE"/>
    <w:rsid w:val="00C8166A"/>
    <w:rsid w:val="00C81A58"/>
    <w:rsid w:val="00C8505F"/>
    <w:rsid w:val="00C8610F"/>
    <w:rsid w:val="00C90C03"/>
    <w:rsid w:val="00C91290"/>
    <w:rsid w:val="00C92A67"/>
    <w:rsid w:val="00C93DC5"/>
    <w:rsid w:val="00C95471"/>
    <w:rsid w:val="00C95996"/>
    <w:rsid w:val="00C97B55"/>
    <w:rsid w:val="00C97CA7"/>
    <w:rsid w:val="00CA004F"/>
    <w:rsid w:val="00CA113A"/>
    <w:rsid w:val="00CA29AD"/>
    <w:rsid w:val="00CA32D4"/>
    <w:rsid w:val="00CA4404"/>
    <w:rsid w:val="00CA4DED"/>
    <w:rsid w:val="00CA4F51"/>
    <w:rsid w:val="00CA55B1"/>
    <w:rsid w:val="00CA5D08"/>
    <w:rsid w:val="00CA6609"/>
    <w:rsid w:val="00CA6975"/>
    <w:rsid w:val="00CA7E5B"/>
    <w:rsid w:val="00CB08AC"/>
    <w:rsid w:val="00CB1013"/>
    <w:rsid w:val="00CB5C4F"/>
    <w:rsid w:val="00CB72F4"/>
    <w:rsid w:val="00CC1654"/>
    <w:rsid w:val="00CC1984"/>
    <w:rsid w:val="00CC2858"/>
    <w:rsid w:val="00CC2ED4"/>
    <w:rsid w:val="00CC2F32"/>
    <w:rsid w:val="00CC4FAB"/>
    <w:rsid w:val="00CC64FB"/>
    <w:rsid w:val="00CC684F"/>
    <w:rsid w:val="00CD0DC4"/>
    <w:rsid w:val="00CD28C4"/>
    <w:rsid w:val="00CD4371"/>
    <w:rsid w:val="00CD4391"/>
    <w:rsid w:val="00CD4ADE"/>
    <w:rsid w:val="00CD4AFE"/>
    <w:rsid w:val="00CD4D7A"/>
    <w:rsid w:val="00CD5093"/>
    <w:rsid w:val="00CD5E7A"/>
    <w:rsid w:val="00CD6E42"/>
    <w:rsid w:val="00CD6E65"/>
    <w:rsid w:val="00CD6F4C"/>
    <w:rsid w:val="00CE0556"/>
    <w:rsid w:val="00CE0EB4"/>
    <w:rsid w:val="00CE228C"/>
    <w:rsid w:val="00CE45B2"/>
    <w:rsid w:val="00CE486E"/>
    <w:rsid w:val="00CE58E4"/>
    <w:rsid w:val="00CE70E4"/>
    <w:rsid w:val="00CE726B"/>
    <w:rsid w:val="00CE7A4E"/>
    <w:rsid w:val="00CF2554"/>
    <w:rsid w:val="00CF4532"/>
    <w:rsid w:val="00CF4BCC"/>
    <w:rsid w:val="00CF5E50"/>
    <w:rsid w:val="00CF5F07"/>
    <w:rsid w:val="00CF61EE"/>
    <w:rsid w:val="00CF65A7"/>
    <w:rsid w:val="00CF6BC0"/>
    <w:rsid w:val="00D00AB6"/>
    <w:rsid w:val="00D01D18"/>
    <w:rsid w:val="00D025C3"/>
    <w:rsid w:val="00D03226"/>
    <w:rsid w:val="00D03F77"/>
    <w:rsid w:val="00D05A37"/>
    <w:rsid w:val="00D128FE"/>
    <w:rsid w:val="00D1312B"/>
    <w:rsid w:val="00D17A3C"/>
    <w:rsid w:val="00D214CB"/>
    <w:rsid w:val="00D2367D"/>
    <w:rsid w:val="00D23905"/>
    <w:rsid w:val="00D3099E"/>
    <w:rsid w:val="00D30AC5"/>
    <w:rsid w:val="00D33AA6"/>
    <w:rsid w:val="00D40079"/>
    <w:rsid w:val="00D40FDD"/>
    <w:rsid w:val="00D47DDE"/>
    <w:rsid w:val="00D51C6E"/>
    <w:rsid w:val="00D529CC"/>
    <w:rsid w:val="00D52BB8"/>
    <w:rsid w:val="00D55A3A"/>
    <w:rsid w:val="00D55EF4"/>
    <w:rsid w:val="00D56693"/>
    <w:rsid w:val="00D57B9A"/>
    <w:rsid w:val="00D6016E"/>
    <w:rsid w:val="00D60AC8"/>
    <w:rsid w:val="00D61B58"/>
    <w:rsid w:val="00D61DF8"/>
    <w:rsid w:val="00D62498"/>
    <w:rsid w:val="00D62FAE"/>
    <w:rsid w:val="00D65809"/>
    <w:rsid w:val="00D65C75"/>
    <w:rsid w:val="00D6603D"/>
    <w:rsid w:val="00D66A66"/>
    <w:rsid w:val="00D67DF7"/>
    <w:rsid w:val="00D71792"/>
    <w:rsid w:val="00D72F18"/>
    <w:rsid w:val="00D73913"/>
    <w:rsid w:val="00D74FD6"/>
    <w:rsid w:val="00D764AD"/>
    <w:rsid w:val="00D774A1"/>
    <w:rsid w:val="00D7753F"/>
    <w:rsid w:val="00D775D6"/>
    <w:rsid w:val="00D80ACD"/>
    <w:rsid w:val="00D810EA"/>
    <w:rsid w:val="00D8541A"/>
    <w:rsid w:val="00D86AE3"/>
    <w:rsid w:val="00D875B5"/>
    <w:rsid w:val="00D87C87"/>
    <w:rsid w:val="00D911BB"/>
    <w:rsid w:val="00D94748"/>
    <w:rsid w:val="00D96F7D"/>
    <w:rsid w:val="00D9734A"/>
    <w:rsid w:val="00DA0061"/>
    <w:rsid w:val="00DA1577"/>
    <w:rsid w:val="00DA1A6C"/>
    <w:rsid w:val="00DA3C97"/>
    <w:rsid w:val="00DA6130"/>
    <w:rsid w:val="00DA66C3"/>
    <w:rsid w:val="00DB1EF8"/>
    <w:rsid w:val="00DB366F"/>
    <w:rsid w:val="00DB6C77"/>
    <w:rsid w:val="00DB7DEB"/>
    <w:rsid w:val="00DC1916"/>
    <w:rsid w:val="00DC248D"/>
    <w:rsid w:val="00DC2863"/>
    <w:rsid w:val="00DC2D6C"/>
    <w:rsid w:val="00DC3775"/>
    <w:rsid w:val="00DC642A"/>
    <w:rsid w:val="00DC73FE"/>
    <w:rsid w:val="00DD036D"/>
    <w:rsid w:val="00DD0EAF"/>
    <w:rsid w:val="00DD184C"/>
    <w:rsid w:val="00DD1D26"/>
    <w:rsid w:val="00DD2214"/>
    <w:rsid w:val="00DD2A05"/>
    <w:rsid w:val="00DD2CB0"/>
    <w:rsid w:val="00DD2E48"/>
    <w:rsid w:val="00DD4528"/>
    <w:rsid w:val="00DD56FB"/>
    <w:rsid w:val="00DD6F01"/>
    <w:rsid w:val="00DE1ADD"/>
    <w:rsid w:val="00DE41AA"/>
    <w:rsid w:val="00DE71F9"/>
    <w:rsid w:val="00DE725C"/>
    <w:rsid w:val="00DE7799"/>
    <w:rsid w:val="00DF05FD"/>
    <w:rsid w:val="00DF0720"/>
    <w:rsid w:val="00DF143C"/>
    <w:rsid w:val="00DF2DC3"/>
    <w:rsid w:val="00DF3A5C"/>
    <w:rsid w:val="00DF43BB"/>
    <w:rsid w:val="00E034F7"/>
    <w:rsid w:val="00E04715"/>
    <w:rsid w:val="00E1072B"/>
    <w:rsid w:val="00E10DFA"/>
    <w:rsid w:val="00E13055"/>
    <w:rsid w:val="00E131A7"/>
    <w:rsid w:val="00E148EA"/>
    <w:rsid w:val="00E16EB5"/>
    <w:rsid w:val="00E21658"/>
    <w:rsid w:val="00E22794"/>
    <w:rsid w:val="00E24F47"/>
    <w:rsid w:val="00E26F31"/>
    <w:rsid w:val="00E32CFB"/>
    <w:rsid w:val="00E32FE7"/>
    <w:rsid w:val="00E343E5"/>
    <w:rsid w:val="00E3453A"/>
    <w:rsid w:val="00E353CB"/>
    <w:rsid w:val="00E3578E"/>
    <w:rsid w:val="00E35822"/>
    <w:rsid w:val="00E3635B"/>
    <w:rsid w:val="00E37C02"/>
    <w:rsid w:val="00E408C6"/>
    <w:rsid w:val="00E4124B"/>
    <w:rsid w:val="00E45234"/>
    <w:rsid w:val="00E461DA"/>
    <w:rsid w:val="00E47E62"/>
    <w:rsid w:val="00E509B1"/>
    <w:rsid w:val="00E518CA"/>
    <w:rsid w:val="00E522FA"/>
    <w:rsid w:val="00E54D09"/>
    <w:rsid w:val="00E60D7F"/>
    <w:rsid w:val="00E61383"/>
    <w:rsid w:val="00E61BC0"/>
    <w:rsid w:val="00E63245"/>
    <w:rsid w:val="00E67EB6"/>
    <w:rsid w:val="00E73B26"/>
    <w:rsid w:val="00E7500E"/>
    <w:rsid w:val="00E80FC8"/>
    <w:rsid w:val="00E820A4"/>
    <w:rsid w:val="00E82238"/>
    <w:rsid w:val="00E863E4"/>
    <w:rsid w:val="00E867F1"/>
    <w:rsid w:val="00E87DF6"/>
    <w:rsid w:val="00E90C09"/>
    <w:rsid w:val="00E923E9"/>
    <w:rsid w:val="00E92A9E"/>
    <w:rsid w:val="00E93A12"/>
    <w:rsid w:val="00E9614B"/>
    <w:rsid w:val="00E974B1"/>
    <w:rsid w:val="00EA1088"/>
    <w:rsid w:val="00EA1DD1"/>
    <w:rsid w:val="00EA2C67"/>
    <w:rsid w:val="00EA5182"/>
    <w:rsid w:val="00EA6FB0"/>
    <w:rsid w:val="00EB11CB"/>
    <w:rsid w:val="00EB41D6"/>
    <w:rsid w:val="00EB434F"/>
    <w:rsid w:val="00EB6CB5"/>
    <w:rsid w:val="00EB6F3D"/>
    <w:rsid w:val="00EC37F9"/>
    <w:rsid w:val="00EC46F7"/>
    <w:rsid w:val="00EC6F90"/>
    <w:rsid w:val="00ED063F"/>
    <w:rsid w:val="00ED318C"/>
    <w:rsid w:val="00ED3ACA"/>
    <w:rsid w:val="00ED4053"/>
    <w:rsid w:val="00ED45C8"/>
    <w:rsid w:val="00ED4797"/>
    <w:rsid w:val="00ED47A1"/>
    <w:rsid w:val="00ED618A"/>
    <w:rsid w:val="00ED70FF"/>
    <w:rsid w:val="00EE10EA"/>
    <w:rsid w:val="00EE4C53"/>
    <w:rsid w:val="00EE5740"/>
    <w:rsid w:val="00EE5EC1"/>
    <w:rsid w:val="00EE66AF"/>
    <w:rsid w:val="00EF0061"/>
    <w:rsid w:val="00EF01AA"/>
    <w:rsid w:val="00EF1D78"/>
    <w:rsid w:val="00EF2421"/>
    <w:rsid w:val="00EF344D"/>
    <w:rsid w:val="00EF384C"/>
    <w:rsid w:val="00F00150"/>
    <w:rsid w:val="00F032F2"/>
    <w:rsid w:val="00F036DC"/>
    <w:rsid w:val="00F053ED"/>
    <w:rsid w:val="00F074F2"/>
    <w:rsid w:val="00F10253"/>
    <w:rsid w:val="00F128F3"/>
    <w:rsid w:val="00F14AA1"/>
    <w:rsid w:val="00F14B5F"/>
    <w:rsid w:val="00F15173"/>
    <w:rsid w:val="00F20956"/>
    <w:rsid w:val="00F211C8"/>
    <w:rsid w:val="00F219C2"/>
    <w:rsid w:val="00F24EC3"/>
    <w:rsid w:val="00F251CE"/>
    <w:rsid w:val="00F25637"/>
    <w:rsid w:val="00F2616B"/>
    <w:rsid w:val="00F263C2"/>
    <w:rsid w:val="00F26638"/>
    <w:rsid w:val="00F27BA6"/>
    <w:rsid w:val="00F31631"/>
    <w:rsid w:val="00F31F1A"/>
    <w:rsid w:val="00F32998"/>
    <w:rsid w:val="00F32FC8"/>
    <w:rsid w:val="00F35412"/>
    <w:rsid w:val="00F40154"/>
    <w:rsid w:val="00F41147"/>
    <w:rsid w:val="00F4251B"/>
    <w:rsid w:val="00F42899"/>
    <w:rsid w:val="00F428D8"/>
    <w:rsid w:val="00F42DB1"/>
    <w:rsid w:val="00F434DB"/>
    <w:rsid w:val="00F445A5"/>
    <w:rsid w:val="00F44B1A"/>
    <w:rsid w:val="00F461FF"/>
    <w:rsid w:val="00F53CFF"/>
    <w:rsid w:val="00F55A41"/>
    <w:rsid w:val="00F56972"/>
    <w:rsid w:val="00F63441"/>
    <w:rsid w:val="00F6384C"/>
    <w:rsid w:val="00F65F39"/>
    <w:rsid w:val="00F67479"/>
    <w:rsid w:val="00F71C1C"/>
    <w:rsid w:val="00F7208A"/>
    <w:rsid w:val="00F72A79"/>
    <w:rsid w:val="00F73234"/>
    <w:rsid w:val="00F7744B"/>
    <w:rsid w:val="00F8110C"/>
    <w:rsid w:val="00F83059"/>
    <w:rsid w:val="00F83DEA"/>
    <w:rsid w:val="00F85220"/>
    <w:rsid w:val="00F85B51"/>
    <w:rsid w:val="00F86F95"/>
    <w:rsid w:val="00F876C6"/>
    <w:rsid w:val="00F8787E"/>
    <w:rsid w:val="00F9110C"/>
    <w:rsid w:val="00F913A7"/>
    <w:rsid w:val="00F92482"/>
    <w:rsid w:val="00F9374A"/>
    <w:rsid w:val="00F94995"/>
    <w:rsid w:val="00F966F9"/>
    <w:rsid w:val="00F96F9B"/>
    <w:rsid w:val="00F97898"/>
    <w:rsid w:val="00F97F17"/>
    <w:rsid w:val="00FA04AA"/>
    <w:rsid w:val="00FA20A8"/>
    <w:rsid w:val="00FA5D8F"/>
    <w:rsid w:val="00FA7353"/>
    <w:rsid w:val="00FA7636"/>
    <w:rsid w:val="00FB246D"/>
    <w:rsid w:val="00FB6201"/>
    <w:rsid w:val="00FB75AD"/>
    <w:rsid w:val="00FC1CDD"/>
    <w:rsid w:val="00FC2455"/>
    <w:rsid w:val="00FC2465"/>
    <w:rsid w:val="00FC54D3"/>
    <w:rsid w:val="00FC6023"/>
    <w:rsid w:val="00FC7E04"/>
    <w:rsid w:val="00FD0AAF"/>
    <w:rsid w:val="00FD0D09"/>
    <w:rsid w:val="00FD0F47"/>
    <w:rsid w:val="00FD270C"/>
    <w:rsid w:val="00FD5E59"/>
    <w:rsid w:val="00FD6ABE"/>
    <w:rsid w:val="00FD6C4B"/>
    <w:rsid w:val="00FD7F83"/>
    <w:rsid w:val="00FE03F6"/>
    <w:rsid w:val="00FE1559"/>
    <w:rsid w:val="00FE3FE7"/>
    <w:rsid w:val="00FE4F15"/>
    <w:rsid w:val="00FE5D99"/>
    <w:rsid w:val="00FE6647"/>
    <w:rsid w:val="00FE70A3"/>
    <w:rsid w:val="00FF3DB5"/>
    <w:rsid w:val="00FF41FF"/>
    <w:rsid w:val="00FF4822"/>
    <w:rsid w:val="00FF4CC4"/>
    <w:rsid w:val="00FF53E2"/>
    <w:rsid w:val="00FF588B"/>
    <w:rsid w:val="012AB4F1"/>
    <w:rsid w:val="016086D6"/>
    <w:rsid w:val="01ABD21F"/>
    <w:rsid w:val="022167C8"/>
    <w:rsid w:val="02A3745F"/>
    <w:rsid w:val="02C6C2C9"/>
    <w:rsid w:val="02D65F42"/>
    <w:rsid w:val="0307B5FB"/>
    <w:rsid w:val="04A28F5B"/>
    <w:rsid w:val="04A9A94C"/>
    <w:rsid w:val="04D8ED70"/>
    <w:rsid w:val="04E4FD43"/>
    <w:rsid w:val="0532BC3B"/>
    <w:rsid w:val="06975EE0"/>
    <w:rsid w:val="06A1EBBA"/>
    <w:rsid w:val="0785163E"/>
    <w:rsid w:val="07853024"/>
    <w:rsid w:val="07A61CF2"/>
    <w:rsid w:val="08044C87"/>
    <w:rsid w:val="083D141E"/>
    <w:rsid w:val="0845CE39"/>
    <w:rsid w:val="08E3C5C5"/>
    <w:rsid w:val="0964701D"/>
    <w:rsid w:val="0A21D605"/>
    <w:rsid w:val="0A2B6A71"/>
    <w:rsid w:val="0A44B22D"/>
    <w:rsid w:val="0A6100B0"/>
    <w:rsid w:val="0A61CBC3"/>
    <w:rsid w:val="0AE013E1"/>
    <w:rsid w:val="0B121D2C"/>
    <w:rsid w:val="0BB0E819"/>
    <w:rsid w:val="0BDCBCD1"/>
    <w:rsid w:val="0BFF3EA7"/>
    <w:rsid w:val="0C0DE70F"/>
    <w:rsid w:val="0CEBA58C"/>
    <w:rsid w:val="0DBF69E1"/>
    <w:rsid w:val="0DCF08F2"/>
    <w:rsid w:val="0DEF3E6B"/>
    <w:rsid w:val="0DF00B61"/>
    <w:rsid w:val="0E0EC6FC"/>
    <w:rsid w:val="0EA78979"/>
    <w:rsid w:val="0F327D50"/>
    <w:rsid w:val="0F382EB5"/>
    <w:rsid w:val="0F409053"/>
    <w:rsid w:val="0F93C0AF"/>
    <w:rsid w:val="0FF9EEF4"/>
    <w:rsid w:val="10036457"/>
    <w:rsid w:val="107EA3BF"/>
    <w:rsid w:val="10BFE8E2"/>
    <w:rsid w:val="10C0AE6D"/>
    <w:rsid w:val="1104F2BD"/>
    <w:rsid w:val="110E0810"/>
    <w:rsid w:val="111EAF3E"/>
    <w:rsid w:val="11B0161A"/>
    <w:rsid w:val="11B6879C"/>
    <w:rsid w:val="11BC2E98"/>
    <w:rsid w:val="11C4A655"/>
    <w:rsid w:val="11F46B3D"/>
    <w:rsid w:val="12504349"/>
    <w:rsid w:val="13CE2976"/>
    <w:rsid w:val="1422C14E"/>
    <w:rsid w:val="144E68AD"/>
    <w:rsid w:val="154963D7"/>
    <w:rsid w:val="1557626D"/>
    <w:rsid w:val="156C9A89"/>
    <w:rsid w:val="162F86AB"/>
    <w:rsid w:val="16347CA9"/>
    <w:rsid w:val="16691CF7"/>
    <w:rsid w:val="16819960"/>
    <w:rsid w:val="16A673BD"/>
    <w:rsid w:val="17A318D5"/>
    <w:rsid w:val="17F7C578"/>
    <w:rsid w:val="18BDAF98"/>
    <w:rsid w:val="19102C8A"/>
    <w:rsid w:val="19367AEA"/>
    <w:rsid w:val="19582DBF"/>
    <w:rsid w:val="19877F4F"/>
    <w:rsid w:val="19F2A17A"/>
    <w:rsid w:val="1A2E4112"/>
    <w:rsid w:val="1B8DD1F0"/>
    <w:rsid w:val="1BBF8C3B"/>
    <w:rsid w:val="1C058536"/>
    <w:rsid w:val="1C05AD5F"/>
    <w:rsid w:val="1C4249E3"/>
    <w:rsid w:val="1C4E986A"/>
    <w:rsid w:val="1CEB929D"/>
    <w:rsid w:val="1D66684A"/>
    <w:rsid w:val="1D7A9085"/>
    <w:rsid w:val="1DDD893F"/>
    <w:rsid w:val="1E72A51B"/>
    <w:rsid w:val="1EC16D58"/>
    <w:rsid w:val="1F19D0B7"/>
    <w:rsid w:val="1F9E3728"/>
    <w:rsid w:val="1FA2A5EA"/>
    <w:rsid w:val="1FCDED96"/>
    <w:rsid w:val="2008DFFD"/>
    <w:rsid w:val="202FB923"/>
    <w:rsid w:val="208F5D59"/>
    <w:rsid w:val="2186D2B8"/>
    <w:rsid w:val="22130DFE"/>
    <w:rsid w:val="238C953E"/>
    <w:rsid w:val="23B85A0A"/>
    <w:rsid w:val="24322515"/>
    <w:rsid w:val="243D4C5D"/>
    <w:rsid w:val="2458769B"/>
    <w:rsid w:val="24F6C229"/>
    <w:rsid w:val="2521744F"/>
    <w:rsid w:val="253C38BD"/>
    <w:rsid w:val="2566F417"/>
    <w:rsid w:val="2580ADE5"/>
    <w:rsid w:val="25875E9E"/>
    <w:rsid w:val="25A32C91"/>
    <w:rsid w:val="25F3DAB4"/>
    <w:rsid w:val="25F45E9E"/>
    <w:rsid w:val="263766A7"/>
    <w:rsid w:val="265F6F17"/>
    <w:rsid w:val="274F3C5A"/>
    <w:rsid w:val="2774827E"/>
    <w:rsid w:val="277747BA"/>
    <w:rsid w:val="278418DE"/>
    <w:rsid w:val="27A40F80"/>
    <w:rsid w:val="280F8622"/>
    <w:rsid w:val="281334DA"/>
    <w:rsid w:val="2843AF9D"/>
    <w:rsid w:val="28630AAD"/>
    <w:rsid w:val="287B1A20"/>
    <w:rsid w:val="28C88EFC"/>
    <w:rsid w:val="290FB9DE"/>
    <w:rsid w:val="29B9934A"/>
    <w:rsid w:val="29E625D8"/>
    <w:rsid w:val="29E6D0D6"/>
    <w:rsid w:val="29F06DBC"/>
    <w:rsid w:val="2A12221B"/>
    <w:rsid w:val="2A251E3A"/>
    <w:rsid w:val="2A33039F"/>
    <w:rsid w:val="2AA03858"/>
    <w:rsid w:val="2AD96C31"/>
    <w:rsid w:val="2B049035"/>
    <w:rsid w:val="2B12D178"/>
    <w:rsid w:val="2B694875"/>
    <w:rsid w:val="2BA61B1D"/>
    <w:rsid w:val="2BEDB4C4"/>
    <w:rsid w:val="2BFBB952"/>
    <w:rsid w:val="2C05F70C"/>
    <w:rsid w:val="2C5B9EE4"/>
    <w:rsid w:val="2C861334"/>
    <w:rsid w:val="2D0C1F0E"/>
    <w:rsid w:val="2D2DA1CF"/>
    <w:rsid w:val="2D61A348"/>
    <w:rsid w:val="2E3657F3"/>
    <w:rsid w:val="2F1B7CCE"/>
    <w:rsid w:val="2F5A4788"/>
    <w:rsid w:val="2F6A9F28"/>
    <w:rsid w:val="308B8996"/>
    <w:rsid w:val="30925D6B"/>
    <w:rsid w:val="30CF7DBD"/>
    <w:rsid w:val="319346D3"/>
    <w:rsid w:val="319457CE"/>
    <w:rsid w:val="319EE301"/>
    <w:rsid w:val="31A5ABC3"/>
    <w:rsid w:val="31BDCFC4"/>
    <w:rsid w:val="31C99045"/>
    <w:rsid w:val="31F5DE47"/>
    <w:rsid w:val="32439D59"/>
    <w:rsid w:val="32D6EE11"/>
    <w:rsid w:val="33F551CF"/>
    <w:rsid w:val="33F866CD"/>
    <w:rsid w:val="342557C7"/>
    <w:rsid w:val="3462076E"/>
    <w:rsid w:val="34796D86"/>
    <w:rsid w:val="347BAA43"/>
    <w:rsid w:val="3493E461"/>
    <w:rsid w:val="34999BA5"/>
    <w:rsid w:val="34DF5693"/>
    <w:rsid w:val="352E7958"/>
    <w:rsid w:val="3580C9CA"/>
    <w:rsid w:val="35EFC2C4"/>
    <w:rsid w:val="36015617"/>
    <w:rsid w:val="363DEFA0"/>
    <w:rsid w:val="36AEC6F9"/>
    <w:rsid w:val="374F83DF"/>
    <w:rsid w:val="376254BC"/>
    <w:rsid w:val="37B5838A"/>
    <w:rsid w:val="37E70FC6"/>
    <w:rsid w:val="37F8AEBF"/>
    <w:rsid w:val="3801652A"/>
    <w:rsid w:val="38BD9131"/>
    <w:rsid w:val="38D7BD26"/>
    <w:rsid w:val="390D5470"/>
    <w:rsid w:val="3938E5DA"/>
    <w:rsid w:val="3A4858D3"/>
    <w:rsid w:val="3A788BEA"/>
    <w:rsid w:val="3AC2AAE6"/>
    <w:rsid w:val="3AEE369D"/>
    <w:rsid w:val="3B513918"/>
    <w:rsid w:val="3B8A0E86"/>
    <w:rsid w:val="3C241DC2"/>
    <w:rsid w:val="3CED2CDD"/>
    <w:rsid w:val="3D2D683F"/>
    <w:rsid w:val="3D626824"/>
    <w:rsid w:val="3D664E5D"/>
    <w:rsid w:val="3DC7CC35"/>
    <w:rsid w:val="3E019DE5"/>
    <w:rsid w:val="3E05A661"/>
    <w:rsid w:val="3E1075E3"/>
    <w:rsid w:val="3E391F3A"/>
    <w:rsid w:val="3E737059"/>
    <w:rsid w:val="3E807900"/>
    <w:rsid w:val="3EE31FAE"/>
    <w:rsid w:val="3EEFDB43"/>
    <w:rsid w:val="3EFB0C15"/>
    <w:rsid w:val="3F6912E0"/>
    <w:rsid w:val="3F7621BC"/>
    <w:rsid w:val="3FD5F185"/>
    <w:rsid w:val="40479723"/>
    <w:rsid w:val="4050CDB9"/>
    <w:rsid w:val="40784451"/>
    <w:rsid w:val="409A399E"/>
    <w:rsid w:val="40A7E637"/>
    <w:rsid w:val="40FDD29D"/>
    <w:rsid w:val="41389409"/>
    <w:rsid w:val="41735AD4"/>
    <w:rsid w:val="41C23F7A"/>
    <w:rsid w:val="41E592ED"/>
    <w:rsid w:val="421E328D"/>
    <w:rsid w:val="427E8265"/>
    <w:rsid w:val="42D23858"/>
    <w:rsid w:val="434F150B"/>
    <w:rsid w:val="435FECFE"/>
    <w:rsid w:val="43B6604C"/>
    <w:rsid w:val="43C57037"/>
    <w:rsid w:val="43FBE7EB"/>
    <w:rsid w:val="44079FE0"/>
    <w:rsid w:val="455A005F"/>
    <w:rsid w:val="45817084"/>
    <w:rsid w:val="45EAE19E"/>
    <w:rsid w:val="460928C8"/>
    <w:rsid w:val="46597F7B"/>
    <w:rsid w:val="4674B852"/>
    <w:rsid w:val="468C44F6"/>
    <w:rsid w:val="46B4E08D"/>
    <w:rsid w:val="46F19D5F"/>
    <w:rsid w:val="472CD682"/>
    <w:rsid w:val="47581A0D"/>
    <w:rsid w:val="47C7E00F"/>
    <w:rsid w:val="47CF112A"/>
    <w:rsid w:val="47F68CD9"/>
    <w:rsid w:val="490662D1"/>
    <w:rsid w:val="4977832D"/>
    <w:rsid w:val="4980605D"/>
    <w:rsid w:val="4987C359"/>
    <w:rsid w:val="4995ACC7"/>
    <w:rsid w:val="49F83B18"/>
    <w:rsid w:val="4A2B61E8"/>
    <w:rsid w:val="4A6F52A1"/>
    <w:rsid w:val="4A86B385"/>
    <w:rsid w:val="4C41E00B"/>
    <w:rsid w:val="4C43F9E4"/>
    <w:rsid w:val="4C976ABB"/>
    <w:rsid w:val="4C9AC920"/>
    <w:rsid w:val="4CD5EFD6"/>
    <w:rsid w:val="4CE46DB9"/>
    <w:rsid w:val="4CE7FBB6"/>
    <w:rsid w:val="4D158E79"/>
    <w:rsid w:val="4D986DCF"/>
    <w:rsid w:val="4DFCB35E"/>
    <w:rsid w:val="4E646C70"/>
    <w:rsid w:val="4ED36169"/>
    <w:rsid w:val="4F0B9C80"/>
    <w:rsid w:val="4F0DA6B5"/>
    <w:rsid w:val="4F279403"/>
    <w:rsid w:val="4F2EC970"/>
    <w:rsid w:val="4FA780BF"/>
    <w:rsid w:val="4FCE516A"/>
    <w:rsid w:val="5054464A"/>
    <w:rsid w:val="5127E133"/>
    <w:rsid w:val="5132D654"/>
    <w:rsid w:val="51B60A36"/>
    <w:rsid w:val="52176EA3"/>
    <w:rsid w:val="527A63D5"/>
    <w:rsid w:val="5287AB26"/>
    <w:rsid w:val="52AEE558"/>
    <w:rsid w:val="52C1C339"/>
    <w:rsid w:val="53528D55"/>
    <w:rsid w:val="53AA0504"/>
    <w:rsid w:val="53DF4C0D"/>
    <w:rsid w:val="53EACCE5"/>
    <w:rsid w:val="540BB4BD"/>
    <w:rsid w:val="543F41A8"/>
    <w:rsid w:val="5469F884"/>
    <w:rsid w:val="5488DE0B"/>
    <w:rsid w:val="54BFBD74"/>
    <w:rsid w:val="5506ADA9"/>
    <w:rsid w:val="55B346F6"/>
    <w:rsid w:val="55DB57BA"/>
    <w:rsid w:val="567C8EA4"/>
    <w:rsid w:val="568DE601"/>
    <w:rsid w:val="56D4B621"/>
    <w:rsid w:val="5737EF1D"/>
    <w:rsid w:val="575569D3"/>
    <w:rsid w:val="578F6CE7"/>
    <w:rsid w:val="57D499C5"/>
    <w:rsid w:val="5834CB58"/>
    <w:rsid w:val="58AEE1FF"/>
    <w:rsid w:val="59239837"/>
    <w:rsid w:val="59330CF2"/>
    <w:rsid w:val="59485227"/>
    <w:rsid w:val="595E0054"/>
    <w:rsid w:val="59714E89"/>
    <w:rsid w:val="59B31C64"/>
    <w:rsid w:val="59D85A09"/>
    <w:rsid w:val="5A74BE06"/>
    <w:rsid w:val="5B2FE048"/>
    <w:rsid w:val="5B5A8182"/>
    <w:rsid w:val="5C68E0B4"/>
    <w:rsid w:val="5CAA3C17"/>
    <w:rsid w:val="5D0B3B85"/>
    <w:rsid w:val="5D91E86B"/>
    <w:rsid w:val="5DACD33C"/>
    <w:rsid w:val="5E2A701C"/>
    <w:rsid w:val="5EA33352"/>
    <w:rsid w:val="5ED0BB9A"/>
    <w:rsid w:val="5F02D342"/>
    <w:rsid w:val="5F14A124"/>
    <w:rsid w:val="5F520A4B"/>
    <w:rsid w:val="5F98FA51"/>
    <w:rsid w:val="5FB3679B"/>
    <w:rsid w:val="5FB430E8"/>
    <w:rsid w:val="5FE05DC5"/>
    <w:rsid w:val="6027135B"/>
    <w:rsid w:val="6050F548"/>
    <w:rsid w:val="6095A679"/>
    <w:rsid w:val="61396FEE"/>
    <w:rsid w:val="6173A3AE"/>
    <w:rsid w:val="617F247A"/>
    <w:rsid w:val="6184AA40"/>
    <w:rsid w:val="61D34305"/>
    <w:rsid w:val="620A2BAD"/>
    <w:rsid w:val="621E8388"/>
    <w:rsid w:val="6351A9AB"/>
    <w:rsid w:val="6358C868"/>
    <w:rsid w:val="63803964"/>
    <w:rsid w:val="643A0EC6"/>
    <w:rsid w:val="6457170B"/>
    <w:rsid w:val="648A066C"/>
    <w:rsid w:val="64A63F33"/>
    <w:rsid w:val="6547CA2A"/>
    <w:rsid w:val="65D0C417"/>
    <w:rsid w:val="65DF38DC"/>
    <w:rsid w:val="667DEB8F"/>
    <w:rsid w:val="66B36DCD"/>
    <w:rsid w:val="66BF5E91"/>
    <w:rsid w:val="670CA1BF"/>
    <w:rsid w:val="676FC94D"/>
    <w:rsid w:val="677D9D89"/>
    <w:rsid w:val="677FA8CB"/>
    <w:rsid w:val="687258EE"/>
    <w:rsid w:val="6A021CC1"/>
    <w:rsid w:val="6A0F60F6"/>
    <w:rsid w:val="6A55B1C6"/>
    <w:rsid w:val="6A5FA5DB"/>
    <w:rsid w:val="6ACD5D0D"/>
    <w:rsid w:val="6B8725C1"/>
    <w:rsid w:val="6BC8EF81"/>
    <w:rsid w:val="6C1C63B7"/>
    <w:rsid w:val="6CBD03A8"/>
    <w:rsid w:val="6D0B4433"/>
    <w:rsid w:val="6DC3BD35"/>
    <w:rsid w:val="6DF11C83"/>
    <w:rsid w:val="6E0978F2"/>
    <w:rsid w:val="6E1DC34B"/>
    <w:rsid w:val="6E45C657"/>
    <w:rsid w:val="6E6D8D51"/>
    <w:rsid w:val="6E77496E"/>
    <w:rsid w:val="6EA514AB"/>
    <w:rsid w:val="6EB395EF"/>
    <w:rsid w:val="6EC0AEAB"/>
    <w:rsid w:val="6F11ABE4"/>
    <w:rsid w:val="6F4328FC"/>
    <w:rsid w:val="6F526EF5"/>
    <w:rsid w:val="6F68417B"/>
    <w:rsid w:val="6F89D1FA"/>
    <w:rsid w:val="6FAF831F"/>
    <w:rsid w:val="6FAF8BD5"/>
    <w:rsid w:val="6FD94A87"/>
    <w:rsid w:val="700F586B"/>
    <w:rsid w:val="7016D599"/>
    <w:rsid w:val="703B1081"/>
    <w:rsid w:val="70AC12A6"/>
    <w:rsid w:val="70E75F22"/>
    <w:rsid w:val="70EA0CC2"/>
    <w:rsid w:val="71BB9832"/>
    <w:rsid w:val="71C6AB2B"/>
    <w:rsid w:val="71D438A0"/>
    <w:rsid w:val="721E8869"/>
    <w:rsid w:val="7229C6C6"/>
    <w:rsid w:val="723CF6A1"/>
    <w:rsid w:val="72B54DC6"/>
    <w:rsid w:val="7304118C"/>
    <w:rsid w:val="734FC812"/>
    <w:rsid w:val="737B9189"/>
    <w:rsid w:val="73965FA7"/>
    <w:rsid w:val="73F55B49"/>
    <w:rsid w:val="743D4550"/>
    <w:rsid w:val="746CB4BF"/>
    <w:rsid w:val="753E9934"/>
    <w:rsid w:val="756F2E55"/>
    <w:rsid w:val="75FCF07B"/>
    <w:rsid w:val="7671AFC4"/>
    <w:rsid w:val="76BEA09E"/>
    <w:rsid w:val="76C6971D"/>
    <w:rsid w:val="76DCBD47"/>
    <w:rsid w:val="7793D506"/>
    <w:rsid w:val="779CB6F6"/>
    <w:rsid w:val="77A32EE8"/>
    <w:rsid w:val="77CAED07"/>
    <w:rsid w:val="77F030CD"/>
    <w:rsid w:val="77FEE5F6"/>
    <w:rsid w:val="780EB470"/>
    <w:rsid w:val="78724F26"/>
    <w:rsid w:val="78F8C645"/>
    <w:rsid w:val="79D2E9C9"/>
    <w:rsid w:val="7ACE7D2F"/>
    <w:rsid w:val="7AF4FFCC"/>
    <w:rsid w:val="7B4E64F1"/>
    <w:rsid w:val="7B94C677"/>
    <w:rsid w:val="7BAD8B48"/>
    <w:rsid w:val="7BBB67F9"/>
    <w:rsid w:val="7D25E727"/>
    <w:rsid w:val="7DFD9B63"/>
    <w:rsid w:val="7E2C41FD"/>
    <w:rsid w:val="7E5A34E3"/>
    <w:rsid w:val="7ECF8443"/>
    <w:rsid w:val="7ED9EC8B"/>
    <w:rsid w:val="7F01934B"/>
    <w:rsid w:val="7F2EEB52"/>
    <w:rsid w:val="7F56039F"/>
    <w:rsid w:val="7F5CCFEF"/>
    <w:rsid w:val="7F9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F284"/>
  <w15:docId w15:val="{2A975DA8-3FC0-4A4D-8984-6D11ED64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1D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617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A617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A6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617C"/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basedOn w:val="Fontepargpadro"/>
    <w:uiPriority w:val="99"/>
    <w:semiHidden/>
    <w:rsid w:val="00F9110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9110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234F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33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335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09D5A-AB73-46DD-B8E0-A2E36435A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54</Pages>
  <Words>13907</Words>
  <Characters>75104</Characters>
  <Application>Microsoft Office Word</Application>
  <DocSecurity>0</DocSecurity>
  <Lines>625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Barreto</dc:creator>
  <cp:keywords/>
  <cp:lastModifiedBy>User</cp:lastModifiedBy>
  <cp:revision>704</cp:revision>
  <cp:lastPrinted>2010-09-26T13:39:00Z</cp:lastPrinted>
  <dcterms:created xsi:type="dcterms:W3CDTF">2026-03-29T11:27:00Z</dcterms:created>
  <dcterms:modified xsi:type="dcterms:W3CDTF">2026-07-11T14:15:00Z</dcterms:modified>
</cp:coreProperties>
</file>